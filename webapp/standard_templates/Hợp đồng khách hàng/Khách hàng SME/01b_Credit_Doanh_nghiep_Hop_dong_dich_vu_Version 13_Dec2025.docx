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D2E2" w14:textId="00BCB68D" w:rsidR="000374CD" w:rsidRPr="00961951" w:rsidRDefault="000374CD" w:rsidP="00BA253D">
      <w:pPr>
        <w:tabs>
          <w:tab w:val="left" w:pos="-720"/>
        </w:tabs>
        <w:spacing w:after="120"/>
        <w:jc w:val="center"/>
        <w:rPr>
          <w:rFonts w:ascii="Tahoma" w:hAnsi="Tahoma" w:cs="Tahoma"/>
          <w:color w:val="auto"/>
          <w:szCs w:val="20"/>
          <w:lang w:val="en-US"/>
        </w:rPr>
      </w:pPr>
      <w:r w:rsidRPr="00961951">
        <w:rPr>
          <w:rFonts w:ascii="Tahoma" w:hAnsi="Tahoma" w:cs="Tahoma"/>
          <w:b/>
          <w:color w:val="auto"/>
          <w:szCs w:val="20"/>
          <w:lang w:val="en-US"/>
        </w:rPr>
        <w:t>HỢP ĐỒNG DỊCH VỤ</w:t>
      </w:r>
    </w:p>
    <w:p w14:paraId="3E5F0C14" w14:textId="5E58218B" w:rsidR="000374CD" w:rsidRDefault="0096254E" w:rsidP="00D1610D">
      <w:pPr>
        <w:spacing w:after="120"/>
        <w:jc w:val="center"/>
        <w:rPr>
          <w:rFonts w:ascii="Tahoma" w:hAnsi="Tahoma" w:cs="Tahoma"/>
          <w:b/>
          <w:bCs/>
          <w:sz w:val="20"/>
          <w:szCs w:val="20"/>
        </w:rPr>
      </w:pPr>
      <w:r>
        <w:rPr>
          <w:rFonts w:ascii="Tahoma" w:hAnsi="Tahoma" w:cs="Tahoma"/>
          <w:b/>
          <w:bCs/>
          <w:sz w:val="20"/>
          <w:szCs w:val="20"/>
        </w:rPr>
        <w:t>(Số: {{CONTRACT-NO</w:t>
      </w:r>
      <w:r w:rsidR="00CF7DDC">
        <w:rPr>
          <w:rFonts w:ascii="Tahoma" w:hAnsi="Tahoma" w:cs="Tahoma"/>
          <w:b/>
          <w:bCs/>
          <w:sz w:val="20"/>
          <w:szCs w:val="20"/>
        </w:rPr>
        <w:t>}}</w:t>
      </w:r>
      <w:r>
        <w:rPr>
          <w:rFonts w:ascii="Tahoma" w:hAnsi="Tahoma" w:cs="Tahoma"/>
          <w:b/>
          <w:bCs/>
          <w:sz w:val="20"/>
          <w:szCs w:val="20"/>
        </w:rPr>
        <w:t>)</w:t>
      </w:r>
    </w:p>
    <w:p w14:paraId="760BB1A0" w14:textId="77777777" w:rsidR="00D96AF5" w:rsidRPr="00961951" w:rsidRDefault="00D96AF5" w:rsidP="00D1610D">
      <w:pPr>
        <w:spacing w:after="120"/>
        <w:jc w:val="center"/>
        <w:rPr>
          <w:rFonts w:ascii="Tahoma" w:hAnsi="Tahoma" w:cs="Tahoma"/>
          <w:i/>
          <w:color w:val="auto"/>
          <w:sz w:val="20"/>
          <w:szCs w:val="20"/>
          <w:lang w:val="en-US"/>
        </w:rPr>
      </w:pPr>
    </w:p>
    <w:p w14:paraId="16504BFA" w14:textId="3852806E" w:rsidR="00D96AF5" w:rsidRDefault="00D96AF5" w:rsidP="00D96AF5">
      <w:pPr>
        <w:numPr>
          <w:ilvl w:val="0"/>
          <w:numId w:val="1"/>
        </w:numPr>
        <w:spacing w:after="120"/>
        <w:ind w:left="426"/>
        <w:rPr>
          <w:rFonts w:ascii="Tahoma" w:hAnsi="Tahoma" w:cs="Tahoma"/>
          <w:i/>
          <w:color w:val="auto"/>
          <w:sz w:val="20"/>
          <w:szCs w:val="20"/>
          <w:lang w:val="en-US"/>
        </w:rPr>
      </w:pPr>
      <w:r w:rsidRPr="00961951">
        <w:rPr>
          <w:rFonts w:ascii="Tahoma" w:hAnsi="Tahoma" w:cs="Tahoma"/>
          <w:i/>
          <w:color w:val="auto"/>
          <w:sz w:val="20"/>
          <w:szCs w:val="20"/>
          <w:lang w:val="en-US"/>
        </w:rPr>
        <w:t>Căn cứ Bộ luật Dân sự hiện hành và các văn bản hướng dẫn</w:t>
      </w:r>
      <w:r>
        <w:rPr>
          <w:rFonts w:ascii="Tahoma" w:hAnsi="Tahoma" w:cs="Tahoma"/>
          <w:i/>
          <w:color w:val="auto"/>
          <w:sz w:val="20"/>
          <w:szCs w:val="20"/>
        </w:rPr>
        <w:t xml:space="preserve"> có liên quan</w:t>
      </w:r>
      <w:r>
        <w:rPr>
          <w:rFonts w:ascii="Tahoma" w:hAnsi="Tahoma" w:cs="Tahoma"/>
          <w:i/>
          <w:color w:val="auto"/>
          <w:sz w:val="20"/>
          <w:szCs w:val="20"/>
          <w:lang w:val="en-US"/>
        </w:rPr>
        <w:t>;</w:t>
      </w:r>
    </w:p>
    <w:p w14:paraId="217F6BB2" w14:textId="77777777" w:rsidR="00D96AF5" w:rsidRPr="003B318D" w:rsidRDefault="00D96AF5" w:rsidP="00D96AF5">
      <w:pPr>
        <w:numPr>
          <w:ilvl w:val="0"/>
          <w:numId w:val="1"/>
        </w:numPr>
        <w:spacing w:after="120"/>
        <w:ind w:left="426"/>
        <w:rPr>
          <w:rFonts w:ascii="Tahoma" w:hAnsi="Tahoma" w:cs="Tahoma"/>
          <w:i/>
          <w:color w:val="auto"/>
          <w:sz w:val="20"/>
          <w:szCs w:val="20"/>
          <w:lang w:val="en-US"/>
        </w:rPr>
      </w:pPr>
      <w:r>
        <w:rPr>
          <w:rFonts w:ascii="Tahoma" w:hAnsi="Tahoma" w:cs="Tahoma"/>
          <w:i/>
          <w:color w:val="auto"/>
          <w:sz w:val="20"/>
          <w:szCs w:val="20"/>
        </w:rPr>
        <w:t>Căn cứ Luật Bưu chính hiện hành và các văn bản hướng dẫn có liên quan;</w:t>
      </w:r>
    </w:p>
    <w:p w14:paraId="30535625" w14:textId="77777777" w:rsidR="00D96AF5" w:rsidRPr="00961951" w:rsidRDefault="00D96AF5" w:rsidP="00D96AF5">
      <w:pPr>
        <w:numPr>
          <w:ilvl w:val="0"/>
          <w:numId w:val="1"/>
        </w:numPr>
        <w:spacing w:after="120"/>
        <w:ind w:left="426"/>
        <w:rPr>
          <w:rFonts w:ascii="Tahoma" w:hAnsi="Tahoma" w:cs="Tahoma"/>
          <w:i/>
          <w:color w:val="auto"/>
          <w:sz w:val="20"/>
          <w:szCs w:val="20"/>
          <w:lang w:val="en-US"/>
        </w:rPr>
      </w:pPr>
      <w:r>
        <w:rPr>
          <w:rFonts w:ascii="Tahoma" w:hAnsi="Tahoma" w:cs="Tahoma"/>
          <w:i/>
          <w:color w:val="auto"/>
          <w:sz w:val="20"/>
          <w:szCs w:val="20"/>
        </w:rPr>
        <w:t>Căn cứ Luật Thương mại hiện hành và các văn bản hướng dẫn có liên quan;</w:t>
      </w:r>
    </w:p>
    <w:p w14:paraId="081C920D" w14:textId="77777777" w:rsidR="00D96AF5" w:rsidRPr="00961951" w:rsidRDefault="00D96AF5" w:rsidP="00D96AF5">
      <w:pPr>
        <w:numPr>
          <w:ilvl w:val="0"/>
          <w:numId w:val="1"/>
        </w:numPr>
        <w:spacing w:after="120"/>
        <w:ind w:left="426"/>
        <w:rPr>
          <w:rFonts w:ascii="Tahoma" w:hAnsi="Tahoma" w:cs="Tahoma"/>
          <w:i/>
          <w:color w:val="auto"/>
          <w:sz w:val="20"/>
          <w:szCs w:val="20"/>
          <w:lang w:val="en-US"/>
        </w:rPr>
      </w:pPr>
      <w:r w:rsidRPr="00961951">
        <w:rPr>
          <w:rFonts w:ascii="Tahoma" w:hAnsi="Tahoma" w:cs="Tahoma"/>
          <w:i/>
          <w:color w:val="auto"/>
          <w:sz w:val="20"/>
          <w:szCs w:val="20"/>
          <w:lang w:val="en-US"/>
        </w:rPr>
        <w:t>Căn cứ nhu cầu của Các Bên</w:t>
      </w:r>
      <w:r>
        <w:rPr>
          <w:rFonts w:ascii="Tahoma" w:hAnsi="Tahoma" w:cs="Tahoma"/>
          <w:i/>
          <w:color w:val="auto"/>
          <w:sz w:val="20"/>
          <w:szCs w:val="20"/>
          <w:lang w:val="en-US"/>
        </w:rPr>
        <w:t>.</w:t>
      </w:r>
    </w:p>
    <w:p w14:paraId="0AAD227A" w14:textId="1156412F" w:rsidR="000374CD" w:rsidRPr="006817EA" w:rsidRDefault="000374CD" w:rsidP="000374CD">
      <w:pPr>
        <w:spacing w:before="240" w:after="240" w:line="276" w:lineRule="auto"/>
        <w:ind w:firstLine="567"/>
        <w:jc w:val="both"/>
        <w:rPr>
          <w:rFonts w:ascii="Tahoma" w:hAnsi="Tahoma" w:cs="Tahoma"/>
          <w:color w:val="000000" w:themeColor="text1"/>
          <w:sz w:val="20"/>
          <w:szCs w:val="20"/>
        </w:rPr>
      </w:pPr>
      <w:r w:rsidRPr="00961951">
        <w:rPr>
          <w:rFonts w:ascii="Tahoma" w:hAnsi="Tahoma" w:cs="Tahoma"/>
          <w:b/>
          <w:color w:val="auto"/>
          <w:sz w:val="20"/>
          <w:szCs w:val="20"/>
          <w:lang w:val="en-US"/>
        </w:rPr>
        <w:t xml:space="preserve">HỢP ĐỒNG DỊCH VỤ </w:t>
      </w:r>
      <w:r w:rsidRPr="00961951">
        <w:rPr>
          <w:rFonts w:ascii="Tahoma" w:hAnsi="Tahoma" w:cs="Tahoma"/>
          <w:color w:val="auto"/>
          <w:sz w:val="20"/>
          <w:szCs w:val="20"/>
        </w:rPr>
        <w:t>(“</w:t>
      </w:r>
      <w:r w:rsidRPr="00961951">
        <w:rPr>
          <w:rFonts w:ascii="Tahoma" w:hAnsi="Tahoma" w:cs="Tahoma"/>
          <w:b/>
          <w:iCs/>
          <w:color w:val="auto"/>
          <w:sz w:val="20"/>
          <w:szCs w:val="20"/>
          <w:lang w:val="en-US"/>
        </w:rPr>
        <w:t>Hợp đồng</w:t>
      </w:r>
      <w:r w:rsidRPr="00961951">
        <w:rPr>
          <w:rFonts w:ascii="Tahoma" w:hAnsi="Tahoma" w:cs="Tahoma"/>
          <w:color w:val="auto"/>
          <w:sz w:val="20"/>
          <w:szCs w:val="20"/>
        </w:rPr>
        <w:t xml:space="preserve">”) được lập vào </w:t>
      </w:r>
      <w:r w:rsidRPr="006817EA">
        <w:rPr>
          <w:rFonts w:ascii="Tahoma" w:hAnsi="Tahoma" w:cs="Tahoma"/>
          <w:color w:val="auto"/>
          <w:sz w:val="20"/>
          <w:szCs w:val="20"/>
        </w:rPr>
        <w:t>ngày</w:t>
      </w:r>
      <w:r w:rsidR="0096254E" w:rsidRPr="006817EA">
        <w:rPr>
          <w:rFonts w:ascii="Tahoma" w:hAnsi="Tahoma" w:cs="Tahoma"/>
          <w:sz w:val="20"/>
          <w:szCs w:val="20"/>
        </w:rPr>
        <w:t xml:space="preserve"> {{SDAY}}</w:t>
      </w:r>
      <w:r w:rsidR="0096254E" w:rsidRPr="006817EA">
        <w:rPr>
          <w:rFonts w:ascii="Tahoma" w:hAnsi="Tahoma" w:cs="Tahoma"/>
          <w:sz w:val="20"/>
          <w:szCs w:val="20"/>
          <w:lang w:val="en-US"/>
        </w:rPr>
        <w:t xml:space="preserve"> </w:t>
      </w:r>
      <w:r w:rsidR="0096254E" w:rsidRPr="006817EA">
        <w:rPr>
          <w:rFonts w:ascii="Tahoma" w:hAnsi="Tahoma" w:cs="Tahoma"/>
          <w:color w:val="000000" w:themeColor="text1"/>
          <w:sz w:val="20"/>
          <w:szCs w:val="20"/>
        </w:rPr>
        <w:t>tháng {{SMONTH}}</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năm</w:t>
      </w:r>
      <w:r w:rsidR="0096254E" w:rsidRPr="006817EA">
        <w:rPr>
          <w:rFonts w:ascii="Tahoma" w:hAnsi="Tahoma" w:cs="Tahoma"/>
          <w:color w:val="000000" w:themeColor="text1"/>
          <w:sz w:val="20"/>
          <w:szCs w:val="20"/>
        </w:rPr>
        <w:t xml:space="preserve"> {{SYEAR}}</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bởi và giữa:</w:t>
      </w:r>
    </w:p>
    <w:p w14:paraId="2F105EB7" w14:textId="6ABC56CD" w:rsidR="000374CD" w:rsidRPr="006817EA" w:rsidRDefault="000374CD" w:rsidP="000374CD">
      <w:pPr>
        <w:spacing w:before="120" w:after="120" w:line="276" w:lineRule="auto"/>
        <w:ind w:firstLine="567"/>
        <w:jc w:val="both"/>
        <w:rPr>
          <w:rFonts w:ascii="Tahoma" w:hAnsi="Tahoma" w:cs="Tahoma"/>
          <w:color w:val="auto"/>
          <w:sz w:val="20"/>
          <w:szCs w:val="20"/>
        </w:rPr>
      </w:pPr>
      <w:r w:rsidRPr="00961951">
        <w:rPr>
          <w:rFonts w:ascii="Tahoma" w:hAnsi="Tahoma" w:cs="Tahoma"/>
          <w:b/>
          <w:color w:val="auto"/>
          <w:sz w:val="20"/>
          <w:szCs w:val="20"/>
        </w:rPr>
        <w:t xml:space="preserve">CÔNG TY CỔ PHẦN DỊCH VỤ </w:t>
      </w:r>
      <w:r w:rsidRPr="00961951">
        <w:rPr>
          <w:rFonts w:ascii="Tahoma" w:hAnsi="Tahoma" w:cs="Tahoma"/>
          <w:b/>
          <w:color w:val="auto"/>
          <w:sz w:val="20"/>
          <w:szCs w:val="20"/>
          <w:lang w:val="en-US"/>
        </w:rPr>
        <w:t>GIAO HÀNG NHANH</w:t>
      </w:r>
      <w:r w:rsidRPr="00961951">
        <w:rPr>
          <w:rFonts w:ascii="Tahoma" w:hAnsi="Tahoma" w:cs="Tahoma"/>
          <w:color w:val="auto"/>
          <w:sz w:val="20"/>
          <w:szCs w:val="20"/>
        </w:rPr>
        <w:t xml:space="preserve">, được Sở Kế hoạch và Đầu tư </w:t>
      </w:r>
      <w:r w:rsidR="00CC4711">
        <w:rPr>
          <w:rFonts w:ascii="Tahoma" w:hAnsi="Tahoma" w:cs="Tahoma"/>
          <w:color w:val="auto"/>
          <w:sz w:val="20"/>
          <w:szCs w:val="20"/>
          <w:lang w:val="en-US"/>
        </w:rPr>
        <w:t xml:space="preserve">Thành phố Hồ Chí Minh </w:t>
      </w:r>
      <w:r w:rsidRPr="00961951">
        <w:rPr>
          <w:rFonts w:ascii="Tahoma" w:hAnsi="Tahoma" w:cs="Tahoma"/>
          <w:color w:val="auto"/>
          <w:sz w:val="20"/>
          <w:szCs w:val="20"/>
        </w:rPr>
        <w:t xml:space="preserve">cấp Giấy chứng nhận </w:t>
      </w:r>
      <w:r w:rsidR="00CC4711">
        <w:rPr>
          <w:rFonts w:ascii="Tahoma" w:hAnsi="Tahoma" w:cs="Tahoma"/>
          <w:color w:val="auto"/>
          <w:sz w:val="20"/>
          <w:szCs w:val="20"/>
          <w:lang w:val="en-US"/>
        </w:rPr>
        <w:t>đ</w:t>
      </w:r>
      <w:r w:rsidRPr="00961951">
        <w:rPr>
          <w:rFonts w:ascii="Tahoma" w:hAnsi="Tahoma" w:cs="Tahoma"/>
          <w:color w:val="auto"/>
          <w:sz w:val="20"/>
          <w:szCs w:val="20"/>
        </w:rPr>
        <w:t>ăng ký doanh nghiệp số 0311907295, có trụ sở chính tại 405/15 Xô Viết Nghệ Tĩnh, Phường Bình Thạnh, T</w:t>
      </w:r>
      <w:r w:rsidR="00CC4711">
        <w:rPr>
          <w:rFonts w:ascii="Tahoma" w:hAnsi="Tahoma" w:cs="Tahoma"/>
          <w:color w:val="auto"/>
          <w:sz w:val="20"/>
          <w:szCs w:val="20"/>
          <w:lang w:val="en-US"/>
        </w:rPr>
        <w:t>hành phố Hồ Chí Minh</w:t>
      </w:r>
      <w:r w:rsidRPr="00961951">
        <w:rPr>
          <w:rFonts w:ascii="Tahoma" w:hAnsi="Tahoma" w:cs="Tahoma"/>
          <w:color w:val="auto"/>
          <w:sz w:val="20"/>
          <w:szCs w:val="20"/>
        </w:rPr>
        <w:t xml:space="preserve">, Việt Nam, đại diện bởi </w:t>
      </w:r>
      <w:r>
        <w:rPr>
          <w:rFonts w:ascii="Tahoma" w:hAnsi="Tahoma" w:cs="Tahoma"/>
          <w:color w:val="auto"/>
          <w:sz w:val="20"/>
          <w:szCs w:val="20"/>
          <w:lang w:val="en-US"/>
        </w:rPr>
        <w:t>Ông/</w:t>
      </w:r>
      <w:r w:rsidRPr="00961951">
        <w:rPr>
          <w:rFonts w:ascii="Tahoma" w:hAnsi="Tahoma" w:cs="Tahoma"/>
          <w:color w:val="auto"/>
          <w:sz w:val="20"/>
          <w:szCs w:val="20"/>
        </w:rPr>
        <w:t xml:space="preserve">Bà </w:t>
      </w:r>
      <w:r w:rsidR="0096254E" w:rsidRPr="006817EA">
        <w:rPr>
          <w:rFonts w:ascii="Tahoma" w:hAnsi="Tahoma" w:cs="Tahoma"/>
          <w:sz w:val="20"/>
          <w:szCs w:val="20"/>
        </w:rPr>
        <w:t>{{DIRECTOR-NAME}}</w:t>
      </w:r>
      <w:r w:rsidR="0096254E" w:rsidRPr="006817EA">
        <w:rPr>
          <w:rFonts w:ascii="Tahoma" w:hAnsi="Tahoma" w:cs="Tahoma"/>
          <w:sz w:val="20"/>
          <w:szCs w:val="20"/>
          <w:lang w:val="en-US"/>
        </w:rPr>
        <w:t xml:space="preserve"> </w:t>
      </w:r>
      <w:r w:rsidRPr="006817EA">
        <w:rPr>
          <w:rFonts w:ascii="Tahoma" w:hAnsi="Tahoma" w:cs="Tahoma"/>
          <w:color w:val="auto"/>
          <w:sz w:val="20"/>
          <w:szCs w:val="20"/>
        </w:rPr>
        <w:t xml:space="preserve">giữ chức </w:t>
      </w:r>
      <w:r w:rsidR="00D643DA">
        <w:rPr>
          <w:rFonts w:ascii="Tahoma" w:hAnsi="Tahoma" w:cs="Tahoma"/>
          <w:color w:val="auto"/>
          <w:sz w:val="20"/>
          <w:szCs w:val="20"/>
          <w:lang w:val="en-US"/>
        </w:rPr>
        <w:t xml:space="preserve">vụ </w:t>
      </w:r>
      <w:r w:rsidR="0096254E" w:rsidRPr="006817EA">
        <w:rPr>
          <w:rFonts w:ascii="Tahoma" w:hAnsi="Tahoma" w:cs="Tahoma"/>
          <w:sz w:val="20"/>
          <w:szCs w:val="20"/>
        </w:rPr>
        <w:t>{{DIRECTOR-TITLE}}</w:t>
      </w:r>
      <w:r w:rsidRPr="006817EA">
        <w:rPr>
          <w:rFonts w:ascii="Tahoma" w:hAnsi="Tahoma" w:cs="Tahoma"/>
          <w:color w:val="auto"/>
          <w:sz w:val="20"/>
          <w:szCs w:val="20"/>
          <w:lang w:val="en-US"/>
        </w:rPr>
        <w:t xml:space="preserve"> </w:t>
      </w:r>
      <w:r w:rsidRPr="006817EA">
        <w:rPr>
          <w:rFonts w:ascii="Tahoma" w:hAnsi="Tahoma" w:cs="Tahoma"/>
          <w:color w:val="auto"/>
          <w:sz w:val="20"/>
          <w:szCs w:val="20"/>
        </w:rPr>
        <w:t>(</w:t>
      </w:r>
      <w:r w:rsidRPr="008A19D8">
        <w:rPr>
          <w:rFonts w:ascii="Tahoma" w:hAnsi="Tahoma" w:cs="Tahoma"/>
          <w:iCs/>
          <w:color w:val="auto"/>
          <w:sz w:val="20"/>
          <w:szCs w:val="20"/>
        </w:rPr>
        <w:t>“</w:t>
      </w:r>
      <w:r w:rsidRPr="006817EA">
        <w:rPr>
          <w:rFonts w:ascii="Tahoma" w:hAnsi="Tahoma" w:cs="Tahoma"/>
          <w:b/>
          <w:color w:val="auto"/>
          <w:sz w:val="20"/>
          <w:szCs w:val="20"/>
          <w:lang w:val="en-US"/>
        </w:rPr>
        <w:t>GHN</w:t>
      </w:r>
      <w:r w:rsidRPr="006817EA">
        <w:rPr>
          <w:rFonts w:ascii="Tahoma" w:hAnsi="Tahoma" w:cs="Tahoma"/>
          <w:i/>
          <w:color w:val="auto"/>
          <w:sz w:val="20"/>
          <w:szCs w:val="20"/>
        </w:rPr>
        <w:t>”</w:t>
      </w:r>
      <w:r w:rsidRPr="006817EA">
        <w:rPr>
          <w:rFonts w:ascii="Tahoma" w:hAnsi="Tahoma" w:cs="Tahoma"/>
          <w:color w:val="auto"/>
          <w:sz w:val="20"/>
          <w:szCs w:val="20"/>
        </w:rPr>
        <w:t>)</w:t>
      </w:r>
      <w:r w:rsidR="00CC4711">
        <w:rPr>
          <w:rFonts w:ascii="Tahoma" w:hAnsi="Tahoma" w:cs="Tahoma"/>
          <w:color w:val="auto"/>
          <w:sz w:val="20"/>
          <w:szCs w:val="20"/>
          <w:lang w:val="en-US"/>
        </w:rPr>
        <w:t>;</w:t>
      </w:r>
      <w:r w:rsidRPr="006817EA">
        <w:rPr>
          <w:rFonts w:ascii="Tahoma" w:hAnsi="Tahoma" w:cs="Tahoma"/>
          <w:color w:val="auto"/>
          <w:sz w:val="20"/>
          <w:szCs w:val="20"/>
        </w:rPr>
        <w:t xml:space="preserve"> và </w:t>
      </w:r>
    </w:p>
    <w:p w14:paraId="5D1E5FEB" w14:textId="4628B7F7" w:rsidR="00D71977" w:rsidRPr="00CA6392" w:rsidRDefault="00D71977" w:rsidP="00D71977">
      <w:pPr>
        <w:spacing w:before="240" w:after="240" w:line="276" w:lineRule="auto"/>
        <w:ind w:firstLine="567"/>
        <w:jc w:val="both"/>
        <w:rPr>
          <w:rFonts w:ascii="Tahoma" w:hAnsi="Tahoma" w:cs="Tahoma"/>
          <w:color w:val="auto"/>
          <w:sz w:val="20"/>
          <w:szCs w:val="20"/>
        </w:rPr>
      </w:pPr>
      <w:r w:rsidRPr="00CA6392">
        <w:rPr>
          <w:rFonts w:ascii="Tahoma" w:hAnsi="Tahoma" w:cs="Tahoma"/>
          <w:sz w:val="20"/>
          <w:szCs w:val="20"/>
        </w:rPr>
        <w:t>{{PARTNER-NAME}}</w:t>
      </w:r>
      <w:r w:rsidRPr="00CA6392">
        <w:rPr>
          <w:rFonts w:ascii="Tahoma" w:hAnsi="Tahoma" w:cs="Tahoma"/>
          <w:color w:val="auto"/>
          <w:sz w:val="20"/>
          <w:szCs w:val="20"/>
        </w:rPr>
        <w:t>,</w:t>
      </w:r>
      <w:r w:rsidRPr="00CA6392">
        <w:rPr>
          <w:rFonts w:ascii="Tahoma" w:hAnsi="Tahoma" w:cs="Tahoma"/>
          <w:color w:val="auto"/>
          <w:sz w:val="20"/>
          <w:szCs w:val="20"/>
          <w:lang w:val="en-US"/>
        </w:rPr>
        <w:t xml:space="preserve"> </w:t>
      </w:r>
      <w:r w:rsidRPr="00CA6392">
        <w:rPr>
          <w:rFonts w:ascii="Tahoma" w:hAnsi="Tahoma" w:cs="Tahoma"/>
          <w:color w:val="auto"/>
          <w:sz w:val="20"/>
          <w:szCs w:val="20"/>
        </w:rPr>
        <w:t xml:space="preserve">được </w:t>
      </w:r>
      <w:r w:rsidRPr="00CA6392">
        <w:rPr>
          <w:rFonts w:ascii="Tahoma" w:hAnsi="Tahoma" w:cs="Tahoma"/>
          <w:sz w:val="20"/>
          <w:szCs w:val="20"/>
        </w:rPr>
        <w:t>{{ISSUED-BY}}</w:t>
      </w:r>
      <w:r w:rsidRPr="00CA6392">
        <w:rPr>
          <w:rFonts w:ascii="Tahoma" w:hAnsi="Tahoma" w:cs="Tahoma"/>
          <w:sz w:val="20"/>
          <w:szCs w:val="20"/>
          <w:lang w:val="en-US"/>
        </w:rPr>
        <w:t xml:space="preserve"> </w:t>
      </w:r>
      <w:r w:rsidR="0033309F">
        <w:rPr>
          <w:rFonts w:ascii="Tahoma" w:hAnsi="Tahoma" w:cs="Tahoma"/>
          <w:color w:val="auto"/>
          <w:sz w:val="20"/>
          <w:szCs w:val="20"/>
          <w:lang w:val="en-US"/>
        </w:rPr>
        <w:t>tỉnh/</w:t>
      </w:r>
      <w:r w:rsidRPr="00CA6392">
        <w:rPr>
          <w:rFonts w:ascii="Tahoma" w:hAnsi="Tahoma" w:cs="Tahoma"/>
          <w:color w:val="auto"/>
          <w:sz w:val="20"/>
          <w:szCs w:val="20"/>
          <w:lang w:val="en-US"/>
        </w:rPr>
        <w:t xml:space="preserve">thành phố </w:t>
      </w:r>
      <w:r w:rsidRPr="00CA6392">
        <w:rPr>
          <w:rFonts w:ascii="Tahoma" w:hAnsi="Tahoma" w:cs="Tahoma"/>
          <w:sz w:val="20"/>
          <w:szCs w:val="20"/>
        </w:rPr>
        <w:t>{{CITY}}</w:t>
      </w:r>
      <w:r w:rsidRPr="00CA6392">
        <w:rPr>
          <w:rFonts w:ascii="Tahoma" w:hAnsi="Tahoma" w:cs="Tahoma"/>
          <w:color w:val="auto"/>
          <w:sz w:val="20"/>
          <w:szCs w:val="20"/>
        </w:rPr>
        <w:t xml:space="preserve"> cấp Giấy chứng nhận </w:t>
      </w:r>
      <w:r w:rsidRPr="00CA6392">
        <w:rPr>
          <w:rFonts w:ascii="Tahoma" w:hAnsi="Tahoma" w:cs="Tahoma"/>
          <w:sz w:val="20"/>
          <w:szCs w:val="20"/>
        </w:rPr>
        <w:t>{{CERTIFICATE-KIND}}</w:t>
      </w:r>
      <w:r w:rsidRPr="00CA6392">
        <w:rPr>
          <w:rFonts w:ascii="Tahoma" w:hAnsi="Tahoma" w:cs="Tahoma"/>
          <w:color w:val="auto"/>
          <w:sz w:val="20"/>
          <w:szCs w:val="20"/>
        </w:rPr>
        <w:t xml:space="preserve"> </w:t>
      </w:r>
      <w:r w:rsidR="00D643DA">
        <w:rPr>
          <w:rFonts w:ascii="Tahoma" w:hAnsi="Tahoma" w:cs="Tahoma"/>
          <w:color w:val="auto"/>
          <w:sz w:val="20"/>
          <w:szCs w:val="20"/>
          <w:lang w:val="en-US"/>
        </w:rPr>
        <w:t xml:space="preserve">số </w:t>
      </w:r>
      <w:r w:rsidR="00996995" w:rsidRPr="00996995">
        <w:rPr>
          <w:rFonts w:ascii="Tahoma" w:hAnsi="Tahoma" w:cs="Tahoma"/>
          <w:sz w:val="20"/>
          <w:szCs w:val="20"/>
        </w:rPr>
        <w:t>{{</w:t>
      </w:r>
      <w:r w:rsidR="00C51876" w:rsidRPr="00C51876">
        <w:rPr>
          <w:rFonts w:ascii="Tahoma" w:hAnsi="Tahoma" w:cs="Tahoma"/>
          <w:sz w:val="20"/>
          <w:szCs w:val="20"/>
        </w:rPr>
        <w:t>PARTNER-IDENTIFY</w:t>
      </w:r>
      <w:r w:rsidR="00996995" w:rsidRPr="00996995">
        <w:rPr>
          <w:rFonts w:ascii="Tahoma" w:hAnsi="Tahoma" w:cs="Tahoma"/>
          <w:sz w:val="20"/>
          <w:szCs w:val="20"/>
        </w:rPr>
        <w:t>}}</w:t>
      </w:r>
      <w:r w:rsidR="00293DED">
        <w:rPr>
          <w:rFonts w:ascii="Tahoma" w:hAnsi="Tahoma" w:cs="Tahoma"/>
          <w:sz w:val="20"/>
          <w:szCs w:val="20"/>
          <w:lang w:val="en-US"/>
        </w:rPr>
        <w:t>,</w:t>
      </w:r>
      <w:r w:rsidR="00996995">
        <w:rPr>
          <w:rFonts w:ascii="Tahoma" w:hAnsi="Tahoma" w:cs="Tahoma"/>
          <w:sz w:val="20"/>
          <w:szCs w:val="20"/>
          <w:lang w:val="en-US"/>
        </w:rPr>
        <w:t xml:space="preserve"> </w:t>
      </w:r>
      <w:r w:rsidRPr="00CA6392">
        <w:rPr>
          <w:rFonts w:ascii="Tahoma" w:hAnsi="Tahoma" w:cs="Tahoma"/>
          <w:color w:val="auto"/>
          <w:sz w:val="20"/>
          <w:szCs w:val="20"/>
        </w:rPr>
        <w:t xml:space="preserve">có trụ sở chính tại </w:t>
      </w:r>
      <w:r w:rsidRPr="00CA6392">
        <w:rPr>
          <w:rFonts w:ascii="Tahoma" w:hAnsi="Tahoma" w:cs="Tahoma"/>
          <w:sz w:val="20"/>
          <w:szCs w:val="20"/>
        </w:rPr>
        <w:t>{{PARTNER-ADDRESS}}</w:t>
      </w:r>
      <w:r w:rsidRPr="00CA6392">
        <w:rPr>
          <w:rFonts w:ascii="Tahoma" w:hAnsi="Tahoma" w:cs="Tahoma"/>
          <w:sz w:val="20"/>
          <w:szCs w:val="20"/>
          <w:lang w:val="en-US"/>
        </w:rPr>
        <w:t xml:space="preserve">, </w:t>
      </w:r>
      <w:r w:rsidRPr="00CA6392">
        <w:rPr>
          <w:rFonts w:ascii="Tahoma" w:hAnsi="Tahoma" w:cs="Tahoma"/>
          <w:color w:val="auto"/>
          <w:sz w:val="20"/>
          <w:szCs w:val="20"/>
        </w:rPr>
        <w:t xml:space="preserve">đại diện bởi </w:t>
      </w:r>
      <w:r w:rsidR="00CC4711">
        <w:rPr>
          <w:rFonts w:ascii="Tahoma" w:hAnsi="Tahoma" w:cs="Tahoma"/>
          <w:color w:val="auto"/>
          <w:sz w:val="20"/>
          <w:szCs w:val="20"/>
          <w:lang w:val="en-US"/>
        </w:rPr>
        <w:t>Ô</w:t>
      </w:r>
      <w:r w:rsidRPr="00CA6392">
        <w:rPr>
          <w:rFonts w:ascii="Tahoma" w:hAnsi="Tahoma" w:cs="Tahoma"/>
          <w:color w:val="auto"/>
          <w:sz w:val="20"/>
          <w:szCs w:val="20"/>
        </w:rPr>
        <w:t>ng/</w:t>
      </w:r>
      <w:r w:rsidR="00CC4711">
        <w:rPr>
          <w:rFonts w:ascii="Tahoma" w:hAnsi="Tahoma" w:cs="Tahoma"/>
          <w:color w:val="auto"/>
          <w:sz w:val="20"/>
          <w:szCs w:val="20"/>
          <w:lang w:val="en-US"/>
        </w:rPr>
        <w:t>B</w:t>
      </w:r>
      <w:r w:rsidRPr="00CA6392">
        <w:rPr>
          <w:rFonts w:ascii="Tahoma" w:hAnsi="Tahoma" w:cs="Tahoma"/>
          <w:color w:val="auto"/>
          <w:sz w:val="20"/>
          <w:szCs w:val="20"/>
        </w:rPr>
        <w:t xml:space="preserve">à </w:t>
      </w:r>
      <w:r w:rsidRPr="00CA6392">
        <w:rPr>
          <w:rFonts w:ascii="Tahoma" w:hAnsi="Tahoma" w:cs="Tahoma"/>
          <w:sz w:val="20"/>
          <w:szCs w:val="20"/>
        </w:rPr>
        <w:t>{{REPRESENTATIVE-NAME}}</w:t>
      </w:r>
      <w:r w:rsidRPr="00CA6392">
        <w:rPr>
          <w:rFonts w:ascii="Tahoma" w:hAnsi="Tahoma" w:cs="Tahoma"/>
          <w:sz w:val="20"/>
          <w:szCs w:val="20"/>
          <w:lang w:val="en-US"/>
        </w:rPr>
        <w:t xml:space="preserve"> </w:t>
      </w:r>
      <w:r w:rsidRPr="00CA6392">
        <w:rPr>
          <w:rFonts w:ascii="Tahoma" w:hAnsi="Tahoma" w:cs="Tahoma"/>
          <w:color w:val="auto"/>
          <w:sz w:val="20"/>
          <w:szCs w:val="20"/>
        </w:rPr>
        <w:t xml:space="preserve">giữ chức vụ </w:t>
      </w:r>
      <w:r w:rsidRPr="00CA6392">
        <w:rPr>
          <w:rFonts w:ascii="Tahoma" w:hAnsi="Tahoma" w:cs="Tahoma"/>
          <w:sz w:val="20"/>
          <w:szCs w:val="20"/>
        </w:rPr>
        <w:t>{{REPRESENTATIVE-POSITION}}</w:t>
      </w:r>
      <w:r w:rsidRPr="00CA6392">
        <w:rPr>
          <w:rFonts w:ascii="Tahoma" w:hAnsi="Tahoma" w:cs="Tahoma"/>
          <w:color w:val="auto"/>
          <w:sz w:val="20"/>
          <w:szCs w:val="20"/>
        </w:rPr>
        <w:t xml:space="preserve"> (“</w:t>
      </w:r>
      <w:r w:rsidRPr="00CA6392">
        <w:rPr>
          <w:rFonts w:ascii="Tahoma" w:hAnsi="Tahoma" w:cs="Tahoma"/>
          <w:b/>
          <w:color w:val="auto"/>
          <w:sz w:val="20"/>
          <w:szCs w:val="20"/>
        </w:rPr>
        <w:t>Khách hàng</w:t>
      </w:r>
      <w:r w:rsidRPr="00CA6392">
        <w:rPr>
          <w:rFonts w:ascii="Tahoma" w:hAnsi="Tahoma" w:cs="Tahoma"/>
          <w:color w:val="auto"/>
          <w:sz w:val="20"/>
          <w:szCs w:val="20"/>
        </w:rPr>
        <w:t>”).</w:t>
      </w:r>
    </w:p>
    <w:p w14:paraId="7152AFC8" w14:textId="77777777" w:rsidR="00D71977" w:rsidRPr="00961951" w:rsidRDefault="00D71977" w:rsidP="00D71977">
      <w:pPr>
        <w:spacing w:before="120" w:after="120" w:line="276" w:lineRule="auto"/>
        <w:jc w:val="both"/>
        <w:rPr>
          <w:rFonts w:ascii="Tahoma" w:hAnsi="Tahoma" w:cs="Tahoma"/>
          <w:b/>
          <w:color w:val="auto"/>
          <w:sz w:val="20"/>
          <w:szCs w:val="22"/>
        </w:rPr>
      </w:pPr>
      <w:r w:rsidRPr="00961951">
        <w:rPr>
          <w:rFonts w:ascii="Tahoma" w:hAnsi="Tahoma" w:cs="Tahoma"/>
          <w:b/>
          <w:color w:val="auto"/>
          <w:sz w:val="20"/>
          <w:szCs w:val="22"/>
        </w:rPr>
        <w:t>XÉT RẰNG:</w:t>
      </w:r>
    </w:p>
    <w:p w14:paraId="0C2E7DB3" w14:textId="77777777" w:rsidR="00D71977" w:rsidRPr="00961951" w:rsidRDefault="00D71977" w:rsidP="00D71977">
      <w:pPr>
        <w:numPr>
          <w:ilvl w:val="0"/>
          <w:numId w:val="1"/>
        </w:numPr>
        <w:spacing w:before="120" w:after="120" w:line="276" w:lineRule="auto"/>
        <w:ind w:left="567" w:hanging="425"/>
        <w:jc w:val="both"/>
        <w:rPr>
          <w:rFonts w:ascii="Tahoma" w:hAnsi="Tahoma" w:cs="Tahoma"/>
          <w:i/>
          <w:color w:val="auto"/>
          <w:sz w:val="20"/>
          <w:szCs w:val="22"/>
        </w:rPr>
      </w:pPr>
      <w:r w:rsidRPr="00961951">
        <w:rPr>
          <w:rFonts w:ascii="Tahoma" w:hAnsi="Tahoma" w:cs="Tahoma"/>
          <w:i/>
          <w:color w:val="auto"/>
          <w:sz w:val="20"/>
          <w:szCs w:val="22"/>
        </w:rPr>
        <w:t>GHN là doanh nghiệp được thành lập hợp pháp và có đầy đủ chức năng hoạt động dịch vụ chuyển phát gói, kiện được Bộ Thông tin và Truyền thông cấp giấy phép liên quan</w:t>
      </w:r>
      <w:r w:rsidRPr="00961951">
        <w:rPr>
          <w:rFonts w:ascii="Tahoma" w:hAnsi="Tahoma" w:cs="Tahoma"/>
          <w:i/>
          <w:color w:val="auto"/>
          <w:sz w:val="20"/>
          <w:szCs w:val="20"/>
        </w:rPr>
        <w:t>; và</w:t>
      </w:r>
    </w:p>
    <w:p w14:paraId="6E99012F" w14:textId="77777777" w:rsidR="00D71977" w:rsidRPr="00961951" w:rsidRDefault="00D71977" w:rsidP="00D71977">
      <w:pPr>
        <w:numPr>
          <w:ilvl w:val="0"/>
          <w:numId w:val="1"/>
        </w:numPr>
        <w:spacing w:before="120" w:after="120" w:line="276" w:lineRule="auto"/>
        <w:ind w:left="567" w:hanging="425"/>
        <w:jc w:val="both"/>
        <w:rPr>
          <w:rFonts w:ascii="Tahoma" w:hAnsi="Tahoma" w:cs="Tahoma"/>
          <w:b/>
          <w:i/>
          <w:color w:val="auto"/>
          <w:sz w:val="20"/>
          <w:szCs w:val="22"/>
        </w:rPr>
      </w:pPr>
      <w:r w:rsidRPr="00961951">
        <w:rPr>
          <w:rFonts w:ascii="Tahoma" w:hAnsi="Tahoma" w:cs="Tahoma"/>
          <w:i/>
          <w:color w:val="auto"/>
          <w:sz w:val="20"/>
          <w:szCs w:val="22"/>
        </w:rPr>
        <w:t xml:space="preserve">Khách hàng là doanh nghiệp, hộ kinh doanh có nhu cầu sử dụng dịch vụ vận chuyển, chuyển phát gói kiện trong phạm vi </w:t>
      </w:r>
      <w:r w:rsidRPr="00961951">
        <w:rPr>
          <w:rFonts w:ascii="Tahoma" w:hAnsi="Tahoma" w:cs="Tahoma"/>
          <w:i/>
          <w:color w:val="auto"/>
          <w:sz w:val="20"/>
          <w:szCs w:val="22"/>
          <w:lang w:val="en-US"/>
        </w:rPr>
        <w:t>các tỉnh, thành trên toàn quốc</w:t>
      </w:r>
      <w:r w:rsidRPr="00961951">
        <w:rPr>
          <w:rFonts w:ascii="Tahoma" w:hAnsi="Tahoma" w:cs="Tahoma"/>
          <w:i/>
          <w:color w:val="auto"/>
          <w:sz w:val="20"/>
          <w:szCs w:val="22"/>
        </w:rPr>
        <w:t xml:space="preserve">. </w:t>
      </w:r>
    </w:p>
    <w:p w14:paraId="7ECF5B03" w14:textId="77777777" w:rsidR="00D71977" w:rsidRPr="00961951" w:rsidRDefault="00D71977" w:rsidP="00D71977">
      <w:pPr>
        <w:spacing w:before="120" w:after="120" w:line="276" w:lineRule="auto"/>
        <w:ind w:firstLine="567"/>
        <w:jc w:val="both"/>
        <w:rPr>
          <w:rFonts w:ascii="Tahoma" w:hAnsi="Tahoma" w:cs="Tahoma"/>
          <w:color w:val="auto"/>
          <w:sz w:val="20"/>
          <w:szCs w:val="22"/>
        </w:rPr>
      </w:pPr>
      <w:r w:rsidRPr="00961951">
        <w:rPr>
          <w:rFonts w:ascii="Tahoma" w:hAnsi="Tahoma" w:cs="Tahoma"/>
          <w:b/>
          <w:color w:val="auto"/>
          <w:sz w:val="20"/>
          <w:szCs w:val="20"/>
        </w:rPr>
        <w:t>Vì</w:t>
      </w:r>
      <w:r w:rsidRPr="00961951">
        <w:rPr>
          <w:rFonts w:ascii="Tahoma" w:hAnsi="Tahoma" w:cs="Tahoma"/>
          <w:b/>
          <w:color w:val="auto"/>
          <w:sz w:val="20"/>
          <w:szCs w:val="22"/>
        </w:rPr>
        <w:t xml:space="preserve"> vậy, nay, </w:t>
      </w:r>
      <w:r w:rsidRPr="00961951">
        <w:rPr>
          <w:rFonts w:ascii="Tahoma" w:hAnsi="Tahoma" w:cs="Tahoma"/>
          <w:color w:val="auto"/>
          <w:sz w:val="20"/>
          <w:szCs w:val="22"/>
        </w:rPr>
        <w:t>sau khi thống nhất, Các Bên nhất trí ký kết Hợp đồng này thỏa thuận về việc hợp tác giữa Các Bên với các nội dung, điều khoản được quy định tại bảng Điều khoản Tiêu chuẩn (“</w:t>
      </w:r>
      <w:r w:rsidRPr="00961951">
        <w:rPr>
          <w:rFonts w:ascii="Tahoma" w:hAnsi="Tahoma" w:cs="Tahoma"/>
          <w:b/>
          <w:color w:val="auto"/>
          <w:sz w:val="20"/>
          <w:szCs w:val="22"/>
        </w:rPr>
        <w:t>Điều khoản Tiêu chuẩn</w:t>
      </w:r>
      <w:r w:rsidRPr="00961951">
        <w:rPr>
          <w:rFonts w:ascii="Tahoma" w:hAnsi="Tahoma" w:cs="Tahoma"/>
          <w:color w:val="auto"/>
          <w:sz w:val="20"/>
          <w:szCs w:val="22"/>
        </w:rPr>
        <w:t>”), Điều khoản Sử dụng Dịch vụ (“</w:t>
      </w:r>
      <w:r w:rsidRPr="00961951">
        <w:rPr>
          <w:rFonts w:ascii="Tahoma" w:hAnsi="Tahoma" w:cs="Tahoma"/>
          <w:b/>
          <w:color w:val="auto"/>
          <w:sz w:val="20"/>
          <w:szCs w:val="22"/>
        </w:rPr>
        <w:t>Điều khoản Sử dụng Dịch vụ</w:t>
      </w:r>
      <w:r w:rsidRPr="00961951">
        <w:rPr>
          <w:rFonts w:ascii="Tahoma" w:hAnsi="Tahoma" w:cs="Tahoma"/>
          <w:color w:val="auto"/>
          <w:sz w:val="20"/>
          <w:szCs w:val="22"/>
        </w:rPr>
        <w:t xml:space="preserve">”) và các phụ lục đính kèm.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và các  kèm theo là một phần không thể tách rời của Hợp đồng. Các điều chỉnh, sửa đổi nội dung tại Hợp đồng,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hoặc phát sinh nội dung thỏa thuận khác ngoài Hợp đồng sẽ được lập thành phụ lục hoặc thỏa thuận có liên quan (nếu có).</w:t>
      </w:r>
    </w:p>
    <w:p w14:paraId="73E37481" w14:textId="5B7E7ABF" w:rsidR="00D643DA" w:rsidRDefault="00D71977" w:rsidP="00D71977">
      <w:pPr>
        <w:spacing w:before="120" w:after="120" w:line="276" w:lineRule="auto"/>
        <w:ind w:firstLine="567"/>
        <w:jc w:val="both"/>
        <w:rPr>
          <w:rFonts w:ascii="Tahoma" w:hAnsi="Tahoma" w:cs="Tahoma"/>
          <w:color w:val="auto"/>
          <w:sz w:val="20"/>
          <w:szCs w:val="22"/>
          <w:lang w:val="en-US"/>
        </w:rPr>
      </w:pPr>
      <w:r w:rsidRPr="00961951">
        <w:rPr>
          <w:rFonts w:ascii="Tahoma" w:hAnsi="Tahoma" w:cs="Tahoma"/>
          <w:color w:val="auto"/>
          <w:sz w:val="20"/>
          <w:szCs w:val="22"/>
          <w:lang w:val="en-US"/>
        </w:rPr>
        <w:t xml:space="preserve">Bằng việc ký vào Hợp đồng này, Các Bên đồng ý sẽ thực hiện đúng nội dung đã cam kết tại Hợp đồng, </w:t>
      </w:r>
      <w:r w:rsidRPr="003307A5">
        <w:rPr>
          <w:rFonts w:ascii="Tahoma" w:hAnsi="Tahoma" w:cs="Tahoma"/>
          <w:color w:val="auto"/>
          <w:sz w:val="20"/>
          <w:szCs w:val="22"/>
        </w:rPr>
        <w:t xml:space="preserve">Điều khoản Tiêu chuẩn, Điều khoản Sử dụng Dịch vụ và các </w:t>
      </w:r>
      <w:r w:rsidRPr="003307A5">
        <w:rPr>
          <w:rFonts w:ascii="Tahoma" w:hAnsi="Tahoma" w:cs="Tahoma"/>
          <w:color w:val="auto"/>
          <w:sz w:val="20"/>
          <w:szCs w:val="22"/>
          <w:lang w:val="en-US"/>
        </w:rPr>
        <w:t>phụ lục đính kèm</w:t>
      </w:r>
      <w:r w:rsidRPr="003307A5">
        <w:rPr>
          <w:rFonts w:ascii="Tahoma" w:hAnsi="Tahoma" w:cs="Tahoma"/>
          <w:color w:val="auto"/>
          <w:sz w:val="20"/>
          <w:szCs w:val="22"/>
        </w:rPr>
        <w:t xml:space="preserve"> dưới đây</w:t>
      </w:r>
      <w:r w:rsidRPr="00961951">
        <w:rPr>
          <w:rFonts w:ascii="Tahoma" w:hAnsi="Tahoma" w:cs="Tahoma"/>
          <w:color w:val="auto"/>
          <w:sz w:val="20"/>
          <w:szCs w:val="22"/>
          <w:lang w:val="en-US"/>
        </w:rPr>
        <w:t>. Hợp đồng này có hiệu lực kể từ ngày được quy định tại phần đầu của Hợp đồng, được đơn vị cung cấp cơ sở hạ tầng cho việc khởi tạo, gửi và lưu trữ hợp đồng điện tử gửi đến email của Các Bên để lưu trữ, bản Hợp đồng được mỗi Bên lưu trữ có giá trị pháp lý như nhau.</w:t>
      </w:r>
    </w:p>
    <w:p w14:paraId="1E37DABD" w14:textId="77777777" w:rsidR="00D643DA" w:rsidRDefault="00D643DA">
      <w:pPr>
        <w:spacing w:after="160" w:line="259" w:lineRule="auto"/>
        <w:rPr>
          <w:rFonts w:ascii="Tahoma" w:hAnsi="Tahoma" w:cs="Tahoma"/>
          <w:color w:val="auto"/>
          <w:sz w:val="20"/>
          <w:szCs w:val="22"/>
          <w:lang w:val="en-US"/>
        </w:rPr>
      </w:pPr>
      <w:r>
        <w:rPr>
          <w:rFonts w:ascii="Tahoma" w:hAnsi="Tahoma" w:cs="Tahoma"/>
          <w:color w:val="auto"/>
          <w:sz w:val="20"/>
          <w:szCs w:val="22"/>
          <w:lang w:val="en-US"/>
        </w:rPr>
        <w:br w:type="page"/>
      </w:r>
    </w:p>
    <w:p w14:paraId="5054AD05" w14:textId="77777777" w:rsidR="00D71977" w:rsidRPr="003307A5" w:rsidRDefault="00D71977" w:rsidP="00D71977">
      <w:pPr>
        <w:spacing w:before="120" w:after="120" w:line="276" w:lineRule="auto"/>
        <w:ind w:firstLine="567"/>
        <w:jc w:val="both"/>
        <w:rPr>
          <w:rFonts w:ascii="Tahoma" w:hAnsi="Tahoma" w:cs="Tahoma"/>
          <w:color w:val="auto"/>
          <w:sz w:val="20"/>
          <w:szCs w:val="22"/>
        </w:rPr>
      </w:pPr>
    </w:p>
    <w:tbl>
      <w:tblPr>
        <w:tblW w:w="9288" w:type="dxa"/>
        <w:tblInd w:w="-108" w:type="dxa"/>
        <w:tblLayout w:type="fixed"/>
        <w:tblLook w:val="04A0" w:firstRow="1" w:lastRow="0" w:firstColumn="1" w:lastColumn="0" w:noHBand="0" w:noVBand="1"/>
      </w:tblPr>
      <w:tblGrid>
        <w:gridCol w:w="4611"/>
        <w:gridCol w:w="4677"/>
      </w:tblGrid>
      <w:tr w:rsidR="00D71977" w:rsidRPr="003307A5" w14:paraId="426C0577" w14:textId="77777777" w:rsidTr="00D72858">
        <w:trPr>
          <w:trHeight w:val="1957"/>
        </w:trPr>
        <w:tc>
          <w:tcPr>
            <w:tcW w:w="4611" w:type="dxa"/>
          </w:tcPr>
          <w:p w14:paraId="77F960C9" w14:textId="77777777" w:rsidR="00D71977" w:rsidRPr="003307A5" w:rsidRDefault="00D71977" w:rsidP="00D71977">
            <w:pPr>
              <w:tabs>
                <w:tab w:val="left" w:pos="-720"/>
              </w:tabs>
              <w:jc w:val="center"/>
              <w:rPr>
                <w:rFonts w:ascii="Tahoma" w:hAnsi="Tahoma" w:cs="Tahoma"/>
                <w:b/>
                <w:color w:val="auto"/>
                <w:sz w:val="20"/>
                <w:szCs w:val="20"/>
              </w:rPr>
            </w:pPr>
            <w:r w:rsidRPr="003307A5">
              <w:rPr>
                <w:rFonts w:ascii="Tahoma" w:hAnsi="Tahoma" w:cs="Tahoma"/>
                <w:b/>
                <w:color w:val="auto"/>
                <w:sz w:val="20"/>
                <w:szCs w:val="20"/>
              </w:rPr>
              <w:t>TM. CÔNG TY C</w:t>
            </w:r>
            <w:r w:rsidRPr="003307A5">
              <w:rPr>
                <w:rFonts w:ascii="Tahoma" w:hAnsi="Tahoma" w:cs="Tahoma"/>
                <w:b/>
                <w:color w:val="auto"/>
                <w:sz w:val="20"/>
                <w:szCs w:val="20"/>
                <w:lang w:val="en-US"/>
              </w:rPr>
              <w:t xml:space="preserve">Ổ PHẦN </w:t>
            </w:r>
            <w:r w:rsidRPr="003307A5">
              <w:rPr>
                <w:rFonts w:ascii="Tahoma" w:hAnsi="Tahoma" w:cs="Tahoma"/>
                <w:b/>
                <w:color w:val="auto"/>
                <w:sz w:val="20"/>
                <w:szCs w:val="20"/>
              </w:rPr>
              <w:t>D</w:t>
            </w:r>
            <w:r w:rsidRPr="003307A5">
              <w:rPr>
                <w:rFonts w:ascii="Tahoma" w:hAnsi="Tahoma" w:cs="Tahoma"/>
                <w:b/>
                <w:color w:val="auto"/>
                <w:sz w:val="20"/>
                <w:szCs w:val="20"/>
                <w:lang w:val="en-US"/>
              </w:rPr>
              <w:t xml:space="preserve">ỊCH </w:t>
            </w:r>
            <w:r w:rsidRPr="003307A5">
              <w:rPr>
                <w:rFonts w:ascii="Tahoma" w:hAnsi="Tahoma" w:cs="Tahoma"/>
                <w:b/>
                <w:color w:val="auto"/>
                <w:sz w:val="20"/>
                <w:szCs w:val="20"/>
              </w:rPr>
              <w:t>V</w:t>
            </w:r>
            <w:r w:rsidRPr="003307A5">
              <w:rPr>
                <w:rFonts w:ascii="Tahoma" w:hAnsi="Tahoma" w:cs="Tahoma"/>
                <w:b/>
                <w:color w:val="auto"/>
                <w:sz w:val="20"/>
                <w:szCs w:val="20"/>
                <w:lang w:val="en-US"/>
              </w:rPr>
              <w:t>Ụ</w:t>
            </w:r>
            <w:r w:rsidRPr="003307A5">
              <w:rPr>
                <w:rFonts w:ascii="Tahoma" w:hAnsi="Tahoma" w:cs="Tahoma"/>
                <w:b/>
                <w:color w:val="auto"/>
                <w:sz w:val="20"/>
                <w:szCs w:val="20"/>
              </w:rPr>
              <w:t xml:space="preserve"> </w:t>
            </w:r>
          </w:p>
          <w:p w14:paraId="3502FCD3" w14:textId="77777777" w:rsidR="00D71977" w:rsidRPr="003307A5" w:rsidRDefault="00D71977" w:rsidP="00D71977">
            <w:pPr>
              <w:tabs>
                <w:tab w:val="left" w:pos="-720"/>
              </w:tabs>
              <w:jc w:val="center"/>
              <w:rPr>
                <w:rFonts w:ascii="Tahoma" w:hAnsi="Tahoma" w:cs="Tahoma"/>
                <w:b/>
                <w:color w:val="auto"/>
                <w:sz w:val="20"/>
                <w:szCs w:val="20"/>
                <w:lang w:val="en-US"/>
              </w:rPr>
            </w:pPr>
            <w:r w:rsidRPr="003307A5">
              <w:rPr>
                <w:rFonts w:ascii="Tahoma" w:hAnsi="Tahoma" w:cs="Tahoma"/>
                <w:b/>
                <w:color w:val="auto"/>
                <w:sz w:val="20"/>
                <w:szCs w:val="20"/>
                <w:lang w:val="en-US"/>
              </w:rPr>
              <w:t>GIAO HÀNG NHANH</w:t>
            </w:r>
          </w:p>
          <w:p w14:paraId="4EAA0397" w14:textId="77777777" w:rsidR="00D71977" w:rsidRPr="003307A5" w:rsidRDefault="00D71977" w:rsidP="00D71977">
            <w:pPr>
              <w:tabs>
                <w:tab w:val="left" w:pos="-720"/>
              </w:tabs>
              <w:jc w:val="center"/>
              <w:rPr>
                <w:rFonts w:ascii="Tahoma" w:hAnsi="Tahoma" w:cs="Tahoma"/>
                <w:b/>
                <w:color w:val="auto"/>
                <w:sz w:val="20"/>
                <w:szCs w:val="20"/>
              </w:rPr>
            </w:pPr>
          </w:p>
          <w:p w14:paraId="6B58A8FF" w14:textId="77777777" w:rsidR="00D71977" w:rsidRPr="003307A5" w:rsidRDefault="00D71977" w:rsidP="00D71977">
            <w:pPr>
              <w:tabs>
                <w:tab w:val="left" w:pos="-720"/>
              </w:tabs>
              <w:jc w:val="center"/>
              <w:rPr>
                <w:rFonts w:ascii="Tahoma" w:hAnsi="Tahoma" w:cs="Tahoma"/>
                <w:b/>
                <w:color w:val="auto"/>
                <w:sz w:val="20"/>
                <w:szCs w:val="20"/>
              </w:rPr>
            </w:pPr>
          </w:p>
          <w:p w14:paraId="4358231E" w14:textId="77777777" w:rsidR="00D71977" w:rsidRDefault="00D71977" w:rsidP="00D71977">
            <w:pPr>
              <w:tabs>
                <w:tab w:val="left" w:pos="-720"/>
              </w:tabs>
              <w:jc w:val="center"/>
              <w:rPr>
                <w:rFonts w:ascii="Tahoma" w:hAnsi="Tahoma" w:cs="Tahoma"/>
                <w:b/>
                <w:color w:val="auto"/>
                <w:sz w:val="20"/>
                <w:szCs w:val="20"/>
              </w:rPr>
            </w:pPr>
          </w:p>
          <w:p w14:paraId="01AB5713" w14:textId="76D167D8" w:rsidR="00A911C2" w:rsidRDefault="00A911C2" w:rsidP="00D71977">
            <w:pPr>
              <w:tabs>
                <w:tab w:val="left" w:pos="-720"/>
              </w:tabs>
              <w:jc w:val="center"/>
              <w:rPr>
                <w:rFonts w:ascii="Tahoma" w:hAnsi="Tahoma" w:cs="Tahoma"/>
                <w:b/>
                <w:color w:val="auto"/>
                <w:sz w:val="20"/>
                <w:szCs w:val="20"/>
              </w:rPr>
            </w:pPr>
          </w:p>
          <w:p w14:paraId="5A89AE2C" w14:textId="4F9298FE" w:rsidR="00D643DA" w:rsidRDefault="00D643DA" w:rsidP="00D71977">
            <w:pPr>
              <w:tabs>
                <w:tab w:val="left" w:pos="-720"/>
              </w:tabs>
              <w:jc w:val="center"/>
              <w:rPr>
                <w:rFonts w:ascii="Tahoma" w:hAnsi="Tahoma" w:cs="Tahoma"/>
                <w:b/>
                <w:color w:val="auto"/>
                <w:sz w:val="20"/>
                <w:szCs w:val="20"/>
              </w:rPr>
            </w:pPr>
          </w:p>
          <w:p w14:paraId="4604160D" w14:textId="0F35FE0A" w:rsidR="00D643DA" w:rsidRDefault="00D643DA" w:rsidP="00D643DA">
            <w:pPr>
              <w:tabs>
                <w:tab w:val="left" w:pos="-720"/>
              </w:tabs>
              <w:rPr>
                <w:rFonts w:ascii="Tahoma" w:hAnsi="Tahoma" w:cs="Tahoma"/>
                <w:b/>
                <w:color w:val="auto"/>
                <w:sz w:val="20"/>
                <w:szCs w:val="20"/>
              </w:rPr>
            </w:pPr>
          </w:p>
          <w:p w14:paraId="255F8746" w14:textId="77777777" w:rsidR="00D643DA" w:rsidRDefault="00D643DA" w:rsidP="00D71977">
            <w:pPr>
              <w:tabs>
                <w:tab w:val="left" w:pos="-720"/>
              </w:tabs>
              <w:jc w:val="center"/>
              <w:rPr>
                <w:rFonts w:ascii="Tahoma" w:hAnsi="Tahoma" w:cs="Tahoma"/>
                <w:b/>
                <w:color w:val="auto"/>
                <w:sz w:val="20"/>
                <w:szCs w:val="20"/>
              </w:rPr>
            </w:pPr>
          </w:p>
          <w:p w14:paraId="0C537B1B" w14:textId="764276A1" w:rsidR="00D643DA" w:rsidRDefault="00D643DA" w:rsidP="00D71977">
            <w:pPr>
              <w:tabs>
                <w:tab w:val="left" w:pos="-720"/>
              </w:tabs>
              <w:jc w:val="center"/>
              <w:rPr>
                <w:rFonts w:ascii="Tahoma" w:hAnsi="Tahoma" w:cs="Tahoma"/>
                <w:b/>
                <w:color w:val="auto"/>
                <w:sz w:val="20"/>
                <w:szCs w:val="20"/>
              </w:rPr>
            </w:pPr>
          </w:p>
          <w:p w14:paraId="6ECDFBB1" w14:textId="77777777" w:rsidR="0033309F" w:rsidRDefault="0033309F" w:rsidP="00D71977">
            <w:pPr>
              <w:tabs>
                <w:tab w:val="left" w:pos="-720"/>
              </w:tabs>
              <w:jc w:val="center"/>
              <w:rPr>
                <w:rFonts w:ascii="Tahoma" w:hAnsi="Tahoma" w:cs="Tahoma"/>
                <w:b/>
                <w:color w:val="auto"/>
                <w:sz w:val="20"/>
                <w:szCs w:val="20"/>
              </w:rPr>
            </w:pPr>
          </w:p>
          <w:p w14:paraId="766A94F0" w14:textId="62028659" w:rsidR="00D72858" w:rsidRPr="003307A5" w:rsidRDefault="00D72858" w:rsidP="00885932">
            <w:pPr>
              <w:tabs>
                <w:tab w:val="left" w:pos="-720"/>
              </w:tabs>
              <w:rPr>
                <w:rFonts w:ascii="Tahoma" w:hAnsi="Tahoma" w:cs="Tahoma"/>
                <w:b/>
                <w:color w:val="auto"/>
                <w:sz w:val="20"/>
                <w:szCs w:val="20"/>
              </w:rPr>
            </w:pPr>
          </w:p>
          <w:p w14:paraId="2747FFB4" w14:textId="77777777" w:rsidR="00D71977" w:rsidRPr="003307A5" w:rsidRDefault="00D71977" w:rsidP="00D71977">
            <w:pPr>
              <w:tabs>
                <w:tab w:val="left" w:pos="-720"/>
              </w:tabs>
              <w:jc w:val="center"/>
              <w:rPr>
                <w:rFonts w:ascii="Tahoma" w:hAnsi="Tahoma" w:cs="Tahoma"/>
                <w:b/>
                <w:color w:val="auto"/>
                <w:sz w:val="20"/>
                <w:szCs w:val="20"/>
              </w:rPr>
            </w:pPr>
          </w:p>
          <w:p w14:paraId="10297303" w14:textId="047B60AA" w:rsidR="00D71977" w:rsidRPr="00D72858" w:rsidRDefault="00CA6392" w:rsidP="00D71977">
            <w:pPr>
              <w:tabs>
                <w:tab w:val="left" w:pos="-720"/>
                <w:tab w:val="center" w:leader="dot" w:pos="2235"/>
              </w:tabs>
              <w:jc w:val="center"/>
              <w:rPr>
                <w:rFonts w:ascii="Tahoma" w:hAnsi="Tahoma" w:cs="Tahoma"/>
                <w:b/>
                <w:color w:val="auto"/>
                <w:sz w:val="20"/>
                <w:szCs w:val="20"/>
                <w:lang w:val="en-US"/>
              </w:rPr>
            </w:pPr>
            <w:r w:rsidRPr="00D72858">
              <w:rPr>
                <w:rFonts w:ascii="Tahoma" w:hAnsi="Tahoma" w:cs="Tahoma"/>
                <w:b/>
                <w:sz w:val="20"/>
                <w:szCs w:val="20"/>
              </w:rPr>
              <w:t>{{DIRECTOR-NAME}}</w:t>
            </w:r>
          </w:p>
        </w:tc>
        <w:tc>
          <w:tcPr>
            <w:tcW w:w="4677" w:type="dxa"/>
          </w:tcPr>
          <w:p w14:paraId="212DECAB" w14:textId="5500A0EB" w:rsidR="00D71977" w:rsidRPr="003307A5" w:rsidRDefault="00885932" w:rsidP="00D71977">
            <w:pPr>
              <w:jc w:val="center"/>
              <w:rPr>
                <w:rFonts w:ascii="Tahoma" w:hAnsi="Tahoma" w:cs="Tahoma"/>
                <w:b/>
                <w:color w:val="auto"/>
                <w:sz w:val="20"/>
                <w:szCs w:val="20"/>
                <w:lang w:val="en-US"/>
              </w:rPr>
            </w:pPr>
            <w:r>
              <w:rPr>
                <w:rFonts w:ascii="Tahoma" w:hAnsi="Tahoma" w:cs="Tahoma"/>
                <w:b/>
                <w:color w:val="auto"/>
                <w:sz w:val="20"/>
                <w:szCs w:val="20"/>
                <w:lang w:val="en-US"/>
              </w:rPr>
              <w:t>KHÁCH HÀN</w:t>
            </w:r>
            <w:r w:rsidRPr="00BC69A7">
              <w:rPr>
                <w:rFonts w:ascii="Tahoma" w:hAnsi="Tahoma" w:cs="Tahoma"/>
                <w:b/>
                <w:color w:val="000000" w:themeColor="text1"/>
                <w:sz w:val="20"/>
                <w:szCs w:val="20"/>
                <w:lang w:val="en-US"/>
              </w:rPr>
              <w:t>G</w:t>
            </w:r>
          </w:p>
          <w:p w14:paraId="79DD26E5" w14:textId="77777777" w:rsidR="00D71977" w:rsidRPr="003307A5" w:rsidRDefault="00D71977" w:rsidP="00D71977">
            <w:pPr>
              <w:tabs>
                <w:tab w:val="left" w:pos="-720"/>
              </w:tabs>
              <w:jc w:val="center"/>
              <w:rPr>
                <w:rFonts w:ascii="Tahoma" w:hAnsi="Tahoma" w:cs="Tahoma"/>
                <w:b/>
                <w:color w:val="auto"/>
                <w:sz w:val="20"/>
                <w:szCs w:val="20"/>
              </w:rPr>
            </w:pPr>
          </w:p>
          <w:p w14:paraId="342A2A09" w14:textId="77777777" w:rsidR="00D71977" w:rsidRPr="003307A5" w:rsidRDefault="00D71977" w:rsidP="00D71977">
            <w:pPr>
              <w:tabs>
                <w:tab w:val="left" w:pos="-720"/>
              </w:tabs>
              <w:jc w:val="center"/>
              <w:rPr>
                <w:rFonts w:ascii="Tahoma" w:hAnsi="Tahoma" w:cs="Tahoma"/>
                <w:b/>
                <w:color w:val="auto"/>
                <w:sz w:val="20"/>
                <w:szCs w:val="20"/>
              </w:rPr>
            </w:pPr>
          </w:p>
          <w:p w14:paraId="509B6513" w14:textId="77777777" w:rsidR="00D71977" w:rsidRPr="003307A5" w:rsidRDefault="00D71977" w:rsidP="00D71977">
            <w:pPr>
              <w:tabs>
                <w:tab w:val="left" w:pos="-720"/>
              </w:tabs>
              <w:jc w:val="center"/>
              <w:rPr>
                <w:rFonts w:ascii="Tahoma" w:hAnsi="Tahoma" w:cs="Tahoma"/>
                <w:b/>
                <w:color w:val="auto"/>
                <w:sz w:val="20"/>
                <w:szCs w:val="20"/>
              </w:rPr>
            </w:pPr>
          </w:p>
          <w:p w14:paraId="74816084" w14:textId="1AD7D5C7" w:rsidR="00D71977" w:rsidRDefault="00D71977" w:rsidP="00D71977">
            <w:pPr>
              <w:tabs>
                <w:tab w:val="left" w:pos="-720"/>
              </w:tabs>
              <w:jc w:val="center"/>
              <w:rPr>
                <w:rFonts w:ascii="Tahoma" w:hAnsi="Tahoma" w:cs="Tahoma"/>
                <w:b/>
                <w:color w:val="auto"/>
                <w:sz w:val="20"/>
                <w:szCs w:val="20"/>
              </w:rPr>
            </w:pPr>
          </w:p>
          <w:p w14:paraId="6530E365" w14:textId="1741276A" w:rsidR="00D643DA" w:rsidRDefault="00D643DA" w:rsidP="00D71977">
            <w:pPr>
              <w:tabs>
                <w:tab w:val="left" w:pos="-720"/>
              </w:tabs>
              <w:jc w:val="center"/>
              <w:rPr>
                <w:rFonts w:ascii="Tahoma" w:hAnsi="Tahoma" w:cs="Tahoma"/>
                <w:b/>
                <w:color w:val="auto"/>
                <w:sz w:val="20"/>
                <w:szCs w:val="20"/>
              </w:rPr>
            </w:pPr>
          </w:p>
          <w:p w14:paraId="3991DB95" w14:textId="32101897" w:rsidR="00D643DA" w:rsidRDefault="00D643DA" w:rsidP="00D71977">
            <w:pPr>
              <w:tabs>
                <w:tab w:val="left" w:pos="-720"/>
              </w:tabs>
              <w:jc w:val="center"/>
              <w:rPr>
                <w:rFonts w:ascii="Tahoma" w:hAnsi="Tahoma" w:cs="Tahoma"/>
                <w:b/>
                <w:color w:val="auto"/>
                <w:sz w:val="20"/>
                <w:szCs w:val="20"/>
              </w:rPr>
            </w:pPr>
          </w:p>
          <w:p w14:paraId="2E8C14CD" w14:textId="50110FB0" w:rsidR="00D643DA" w:rsidRDefault="00D643DA" w:rsidP="00D71977">
            <w:pPr>
              <w:tabs>
                <w:tab w:val="left" w:pos="-720"/>
              </w:tabs>
              <w:jc w:val="center"/>
              <w:rPr>
                <w:rFonts w:ascii="Tahoma" w:hAnsi="Tahoma" w:cs="Tahoma"/>
                <w:b/>
                <w:color w:val="auto"/>
                <w:sz w:val="20"/>
                <w:szCs w:val="20"/>
              </w:rPr>
            </w:pPr>
          </w:p>
          <w:p w14:paraId="3993C49B" w14:textId="25803F34" w:rsidR="00D643DA" w:rsidRDefault="00D643DA" w:rsidP="00D71977">
            <w:pPr>
              <w:tabs>
                <w:tab w:val="left" w:pos="-720"/>
              </w:tabs>
              <w:jc w:val="center"/>
              <w:rPr>
                <w:rFonts w:ascii="Tahoma" w:hAnsi="Tahoma" w:cs="Tahoma"/>
                <w:b/>
                <w:color w:val="auto"/>
                <w:sz w:val="20"/>
                <w:szCs w:val="20"/>
              </w:rPr>
            </w:pPr>
          </w:p>
          <w:p w14:paraId="440576F2" w14:textId="77777777" w:rsidR="0033309F" w:rsidRDefault="0033309F" w:rsidP="00D71977">
            <w:pPr>
              <w:tabs>
                <w:tab w:val="left" w:pos="-720"/>
              </w:tabs>
              <w:jc w:val="center"/>
              <w:rPr>
                <w:rFonts w:ascii="Tahoma" w:hAnsi="Tahoma" w:cs="Tahoma"/>
                <w:b/>
                <w:color w:val="auto"/>
                <w:sz w:val="20"/>
                <w:szCs w:val="20"/>
              </w:rPr>
            </w:pPr>
          </w:p>
          <w:p w14:paraId="25382FD9" w14:textId="3855A3BD" w:rsidR="00A911C2" w:rsidRDefault="00A911C2" w:rsidP="00885932">
            <w:pPr>
              <w:tabs>
                <w:tab w:val="left" w:pos="-720"/>
              </w:tabs>
              <w:rPr>
                <w:rFonts w:ascii="Tahoma" w:hAnsi="Tahoma" w:cs="Tahoma"/>
                <w:b/>
                <w:color w:val="auto"/>
                <w:sz w:val="20"/>
                <w:szCs w:val="20"/>
              </w:rPr>
            </w:pPr>
          </w:p>
          <w:p w14:paraId="71E0C534" w14:textId="77777777" w:rsidR="00D72858" w:rsidRPr="003307A5" w:rsidRDefault="00D72858" w:rsidP="00D71977">
            <w:pPr>
              <w:tabs>
                <w:tab w:val="left" w:pos="-720"/>
              </w:tabs>
              <w:jc w:val="center"/>
              <w:rPr>
                <w:rFonts w:ascii="Tahoma" w:hAnsi="Tahoma" w:cs="Tahoma"/>
                <w:b/>
                <w:color w:val="auto"/>
                <w:sz w:val="20"/>
                <w:szCs w:val="20"/>
              </w:rPr>
            </w:pPr>
          </w:p>
          <w:p w14:paraId="2260A742" w14:textId="77777777" w:rsidR="00D71977" w:rsidRPr="003307A5" w:rsidRDefault="00D71977" w:rsidP="00D71977">
            <w:pPr>
              <w:tabs>
                <w:tab w:val="left" w:pos="-720"/>
              </w:tabs>
              <w:jc w:val="center"/>
              <w:rPr>
                <w:rFonts w:ascii="Tahoma" w:hAnsi="Tahoma" w:cs="Tahoma"/>
                <w:b/>
                <w:color w:val="auto"/>
                <w:sz w:val="20"/>
                <w:szCs w:val="20"/>
              </w:rPr>
            </w:pPr>
          </w:p>
          <w:p w14:paraId="70FD59D4" w14:textId="12B68D58" w:rsidR="00D71977" w:rsidRPr="00D72858" w:rsidRDefault="00CA6392" w:rsidP="00D71977">
            <w:pPr>
              <w:tabs>
                <w:tab w:val="left" w:pos="-720"/>
              </w:tabs>
              <w:jc w:val="center"/>
              <w:rPr>
                <w:rFonts w:ascii="Tahoma" w:hAnsi="Tahoma" w:cs="Tahoma"/>
                <w:b/>
                <w:color w:val="auto"/>
                <w:sz w:val="20"/>
                <w:szCs w:val="20"/>
                <w:lang w:val="en-US"/>
              </w:rPr>
            </w:pPr>
            <w:r w:rsidRPr="00D72858">
              <w:rPr>
                <w:rFonts w:ascii="Tahoma" w:hAnsi="Tahoma" w:cs="Tahoma"/>
                <w:b/>
                <w:sz w:val="20"/>
                <w:szCs w:val="20"/>
              </w:rPr>
              <w:t>{{</w:t>
            </w:r>
            <w:r w:rsidR="0068381E" w:rsidRPr="0068381E">
              <w:rPr>
                <w:rFonts w:ascii="Tahoma" w:hAnsi="Tahoma" w:cs="Tahoma"/>
                <w:b/>
                <w:bCs/>
                <w:sz w:val="20"/>
                <w:szCs w:val="20"/>
              </w:rPr>
              <w:t>REPRESENTATIVE-NAME</w:t>
            </w:r>
            <w:r w:rsidRPr="00D72858">
              <w:rPr>
                <w:rFonts w:ascii="Tahoma" w:hAnsi="Tahoma" w:cs="Tahoma"/>
                <w:b/>
                <w:sz w:val="20"/>
                <w:szCs w:val="20"/>
              </w:rPr>
              <w:t>}}</w:t>
            </w:r>
          </w:p>
        </w:tc>
      </w:tr>
    </w:tbl>
    <w:p w14:paraId="64D740C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30DE25E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2"/>
          <w:u w:val="single"/>
          <w:lang w:val="en-US"/>
        </w:rPr>
        <w:lastRenderedPageBreak/>
        <w:t>ĐIỀU KHOẢN TIÊU CHUẨN</w:t>
      </w:r>
    </w:p>
    <w:p w14:paraId="55620868"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Nội Dung Dịch Vụ</w:t>
      </w:r>
    </w:p>
    <w:p w14:paraId="2CE95BAB" w14:textId="77777777" w:rsidR="000374CD" w:rsidRPr="003307A5" w:rsidRDefault="000374CD" w:rsidP="000374CD">
      <w:pPr>
        <w:spacing w:before="120" w:after="120" w:line="276" w:lineRule="auto"/>
        <w:ind w:left="567"/>
        <w:jc w:val="both"/>
        <w:rPr>
          <w:rFonts w:ascii="Tahoma" w:hAnsi="Tahoma" w:cs="Tahoma"/>
          <w:color w:val="auto"/>
          <w:sz w:val="20"/>
          <w:lang w:val="en-US"/>
        </w:rPr>
      </w:pPr>
      <w:r w:rsidRPr="003307A5">
        <w:rPr>
          <w:rFonts w:ascii="Tahoma" w:hAnsi="Tahoma" w:cs="Tahoma"/>
          <w:color w:val="auto"/>
          <w:sz w:val="20"/>
        </w:rPr>
        <w:t xml:space="preserve">Theo yêu cầu của Khách hàng, GHN đồng ý cung cấp Dịch vụ </w:t>
      </w:r>
      <w:r w:rsidRPr="003307A5">
        <w:rPr>
          <w:rFonts w:ascii="Tahoma" w:hAnsi="Tahoma" w:cs="Tahoma"/>
          <w:color w:val="auto"/>
          <w:sz w:val="20"/>
          <w:lang w:val="en-US"/>
        </w:rPr>
        <w:t xml:space="preserve">vận chuyển Hàng hóa, Bưu gửi </w:t>
      </w:r>
      <w:r w:rsidRPr="003307A5">
        <w:rPr>
          <w:rFonts w:ascii="Tahoma" w:hAnsi="Tahoma" w:cs="Tahoma"/>
          <w:color w:val="auto"/>
          <w:sz w:val="20"/>
        </w:rPr>
        <w:t>từ địa điểm nhận hàng đến địa điểm giao hàng mà Khách hàng chỉ định</w:t>
      </w:r>
      <w:r w:rsidRPr="003307A5">
        <w:rPr>
          <w:rFonts w:ascii="Tahoma" w:hAnsi="Tahoma" w:cs="Tahoma"/>
          <w:color w:val="auto"/>
          <w:sz w:val="20"/>
          <w:lang w:val="en-US"/>
        </w:rPr>
        <w:t xml:space="preserve"> </w:t>
      </w:r>
      <w:r w:rsidRPr="003307A5">
        <w:rPr>
          <w:rFonts w:ascii="Tahoma" w:hAnsi="Tahoma" w:cs="Tahoma"/>
          <w:sz w:val="20"/>
        </w:rPr>
        <w:t>bằng các phương thức từ địa điểm của K</w:t>
      </w:r>
      <w:r w:rsidRPr="003307A5">
        <w:rPr>
          <w:rFonts w:ascii="Tahoma" w:hAnsi="Tahoma" w:cs="Tahoma"/>
          <w:sz w:val="20"/>
          <w:lang w:val="en-US"/>
        </w:rPr>
        <w:t>hách hàng</w:t>
      </w:r>
      <w:r w:rsidRPr="003307A5">
        <w:rPr>
          <w:rFonts w:ascii="Tahoma" w:hAnsi="Tahoma" w:cs="Tahoma"/>
          <w:sz w:val="20"/>
        </w:rPr>
        <w:t xml:space="preserve"> đến địa điểm của Người nhận trong Phạm vi Cung ứng Dịch vụ hiện hành của GHN</w:t>
      </w:r>
      <w:r w:rsidRPr="003307A5">
        <w:rPr>
          <w:rFonts w:ascii="Tahoma" w:hAnsi="Tahoma" w:cs="Tahoma"/>
          <w:sz w:val="20"/>
          <w:lang w:val="en-US"/>
        </w:rPr>
        <w:t>.</w:t>
      </w:r>
    </w:p>
    <w:p w14:paraId="0F6E797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Thời Hạn Hợp Đồng</w:t>
      </w:r>
    </w:p>
    <w:p w14:paraId="1C3611D0" w14:textId="77777777" w:rsidR="000374CD" w:rsidRPr="003307A5" w:rsidRDefault="000374CD" w:rsidP="000374CD">
      <w:pPr>
        <w:spacing w:before="120" w:after="120" w:line="276" w:lineRule="auto"/>
        <w:ind w:left="567"/>
        <w:jc w:val="both"/>
        <w:rPr>
          <w:rFonts w:ascii="Tahoma" w:hAnsi="Tahoma" w:cs="Tahoma"/>
          <w:color w:val="auto"/>
          <w:sz w:val="20"/>
        </w:rPr>
      </w:pPr>
      <w:r w:rsidRPr="003307A5">
        <w:rPr>
          <w:rFonts w:ascii="Tahoma" w:hAnsi="Tahoma" w:cs="Tahoma"/>
          <w:color w:val="auto"/>
          <w:sz w:val="20"/>
          <w:lang w:val="en-US"/>
        </w:rPr>
        <w:t xml:space="preserve">Hợp đồng có hiệu lực trong thời hạn </w:t>
      </w:r>
      <w:r w:rsidRPr="003307A5">
        <w:rPr>
          <w:rFonts w:ascii="Tahoma" w:hAnsi="Tahoma" w:cs="Tahoma"/>
          <w:color w:val="auto"/>
          <w:sz w:val="20"/>
          <w:szCs w:val="20"/>
          <w:lang w:val="en-US"/>
        </w:rPr>
        <w:t>12 (mười hai)</w:t>
      </w:r>
      <w:r w:rsidRPr="003307A5">
        <w:rPr>
          <w:rFonts w:ascii="Tahoma" w:hAnsi="Tahoma" w:cs="Tahoma"/>
          <w:color w:val="auto"/>
          <w:sz w:val="20"/>
        </w:rPr>
        <w:t xml:space="preserve"> tháng tính từ ngày </w:t>
      </w:r>
      <w:r w:rsidRPr="003307A5">
        <w:rPr>
          <w:rFonts w:ascii="Tahoma" w:hAnsi="Tahoma" w:cs="Tahoma"/>
          <w:color w:val="auto"/>
          <w:sz w:val="20"/>
          <w:lang w:val="en-US"/>
        </w:rPr>
        <w:t>ký Hợp đồng này (“</w:t>
      </w:r>
      <w:r w:rsidRPr="003307A5">
        <w:rPr>
          <w:rFonts w:ascii="Tahoma" w:hAnsi="Tahoma" w:cs="Tahoma"/>
          <w:b/>
          <w:bCs/>
          <w:color w:val="auto"/>
          <w:sz w:val="20"/>
          <w:lang w:val="en-US"/>
        </w:rPr>
        <w:t>Thời hạn Hợp đồng</w:t>
      </w:r>
      <w:r w:rsidRPr="003307A5">
        <w:rPr>
          <w:rFonts w:ascii="Tahoma" w:hAnsi="Tahoma" w:cs="Tahoma"/>
          <w:color w:val="auto"/>
          <w:sz w:val="20"/>
          <w:lang w:val="en-US"/>
        </w:rPr>
        <w:t>”)</w:t>
      </w:r>
      <w:r w:rsidRPr="003307A5">
        <w:rPr>
          <w:rFonts w:ascii="Tahoma" w:hAnsi="Tahoma" w:cs="Tahoma"/>
          <w:color w:val="auto"/>
          <w:sz w:val="20"/>
          <w:szCs w:val="20"/>
          <w:lang w:val="en-US"/>
        </w:rPr>
        <w:t xml:space="preserve">. </w:t>
      </w:r>
      <w:r w:rsidRPr="003307A5">
        <w:rPr>
          <w:rFonts w:ascii="Tahoma" w:hAnsi="Tahoma" w:cs="Tahoma"/>
          <w:color w:val="auto"/>
          <w:sz w:val="20"/>
        </w:rPr>
        <w:t xml:space="preserve">Trường hợp một trong các Bên muốn chấm dứt Hợp đồng </w:t>
      </w:r>
      <w:r w:rsidRPr="003307A5">
        <w:rPr>
          <w:rFonts w:ascii="Tahoma" w:hAnsi="Tahoma" w:cs="Tahoma"/>
          <w:color w:val="auto"/>
          <w:sz w:val="20"/>
          <w:lang w:val="en-US"/>
        </w:rPr>
        <w:t xml:space="preserve">trước hạn </w:t>
      </w:r>
      <w:r w:rsidRPr="003307A5">
        <w:rPr>
          <w:rFonts w:ascii="Tahoma" w:hAnsi="Tahoma" w:cs="Tahoma"/>
          <w:color w:val="auto"/>
          <w:sz w:val="20"/>
        </w:rPr>
        <w:t xml:space="preserve">thì phải </w:t>
      </w:r>
      <w:r w:rsidRPr="003307A5">
        <w:rPr>
          <w:rFonts w:ascii="Tahoma" w:hAnsi="Tahoma" w:cs="Tahoma"/>
          <w:color w:val="auto"/>
          <w:sz w:val="20"/>
          <w:lang w:val="en-US"/>
        </w:rPr>
        <w:t xml:space="preserve">thông </w:t>
      </w:r>
      <w:r w:rsidRPr="003307A5">
        <w:rPr>
          <w:rFonts w:ascii="Tahoma" w:hAnsi="Tahoma" w:cs="Tahoma"/>
          <w:color w:val="auto"/>
          <w:sz w:val="20"/>
        </w:rPr>
        <w:t xml:space="preserve">báo bằng văn bản cho Bên còn lại trước </w:t>
      </w:r>
      <w:r w:rsidRPr="003307A5">
        <w:rPr>
          <w:rFonts w:ascii="Tahoma" w:hAnsi="Tahoma" w:cs="Tahoma"/>
          <w:color w:val="auto"/>
          <w:sz w:val="20"/>
          <w:lang w:val="en-US"/>
        </w:rPr>
        <w:t xml:space="preserve">ít nhất </w:t>
      </w:r>
      <w:r w:rsidRPr="003307A5">
        <w:rPr>
          <w:rFonts w:ascii="Tahoma" w:hAnsi="Tahoma" w:cs="Tahoma"/>
          <w:color w:val="auto"/>
          <w:sz w:val="20"/>
        </w:rPr>
        <w:t>30</w:t>
      </w:r>
      <w:r w:rsidRPr="003307A5">
        <w:rPr>
          <w:rFonts w:ascii="Tahoma" w:hAnsi="Tahoma" w:cs="Tahoma"/>
          <w:color w:val="auto"/>
          <w:sz w:val="20"/>
          <w:lang w:val="en-US"/>
        </w:rPr>
        <w:t xml:space="preserve"> (</w:t>
      </w:r>
      <w:r w:rsidRPr="003307A5">
        <w:rPr>
          <w:rFonts w:ascii="Tahoma" w:hAnsi="Tahoma" w:cs="Tahoma"/>
          <w:color w:val="auto"/>
          <w:sz w:val="20"/>
        </w:rPr>
        <w:t xml:space="preserve">ba mươi) ngày theo </w:t>
      </w:r>
      <w:r w:rsidRPr="003307A5">
        <w:rPr>
          <w:rFonts w:ascii="Tahoma" w:hAnsi="Tahoma" w:cs="Tahoma"/>
          <w:color w:val="auto"/>
          <w:sz w:val="20"/>
          <w:lang w:val="en-US"/>
        </w:rPr>
        <w:t xml:space="preserve">cách thức </w:t>
      </w:r>
      <w:r w:rsidRPr="003307A5">
        <w:rPr>
          <w:rFonts w:ascii="Tahoma" w:hAnsi="Tahoma" w:cs="Tahoma"/>
          <w:color w:val="auto"/>
          <w:sz w:val="20"/>
        </w:rPr>
        <w:t xml:space="preserve">quy định tại </w:t>
      </w:r>
      <w:r w:rsidRPr="003307A5">
        <w:rPr>
          <w:rFonts w:ascii="Tahoma" w:hAnsi="Tahoma" w:cs="Tahoma"/>
          <w:color w:val="auto"/>
          <w:sz w:val="20"/>
          <w:lang w:val="en-US"/>
        </w:rPr>
        <w:t>Mục 8</w:t>
      </w:r>
      <w:r w:rsidRPr="003307A5">
        <w:rPr>
          <w:rFonts w:ascii="Tahoma" w:hAnsi="Tahoma" w:cs="Tahoma"/>
          <w:color w:val="auto"/>
          <w:sz w:val="20"/>
          <w:szCs w:val="20"/>
          <w:lang w:val="en-US"/>
        </w:rPr>
        <w:t xml:space="preserve"> Điều khoản Tiêu chuẩn</w:t>
      </w:r>
      <w:r w:rsidRPr="003307A5">
        <w:rPr>
          <w:rFonts w:ascii="Tahoma" w:hAnsi="Tahoma" w:cs="Tahoma"/>
          <w:color w:val="auto"/>
          <w:sz w:val="20"/>
        </w:rPr>
        <w:t xml:space="preserve"> này. </w:t>
      </w:r>
    </w:p>
    <w:p w14:paraId="615614A7" w14:textId="77777777" w:rsidR="000374CD" w:rsidRPr="003307A5" w:rsidRDefault="000374CD" w:rsidP="000374CD">
      <w:pPr>
        <w:spacing w:before="120" w:after="120" w:line="276" w:lineRule="auto"/>
        <w:ind w:left="426" w:firstLine="141"/>
        <w:jc w:val="both"/>
        <w:rPr>
          <w:rFonts w:ascii="Tahoma" w:hAnsi="Tahoma" w:cs="Tahoma"/>
          <w:color w:val="auto"/>
          <w:sz w:val="20"/>
        </w:rPr>
      </w:pPr>
      <w:r w:rsidRPr="003307A5">
        <w:rPr>
          <w:rFonts w:ascii="Tahoma" w:hAnsi="Tahoma" w:cs="Tahoma"/>
          <w:color w:val="auto"/>
          <w:sz w:val="20"/>
        </w:rPr>
        <w:t xml:space="preserve">Trường hợp </w:t>
      </w:r>
      <w:r w:rsidRPr="003307A5">
        <w:rPr>
          <w:rFonts w:ascii="Tahoma" w:hAnsi="Tahoma" w:cs="Tahoma"/>
          <w:color w:val="auto"/>
          <w:sz w:val="20"/>
          <w:lang w:val="en-US"/>
        </w:rPr>
        <w:t xml:space="preserve">kết thúc Thời hạn </w:t>
      </w:r>
      <w:r w:rsidRPr="003307A5">
        <w:rPr>
          <w:rFonts w:ascii="Tahoma" w:hAnsi="Tahoma" w:cs="Tahoma"/>
          <w:color w:val="auto"/>
          <w:sz w:val="20"/>
        </w:rPr>
        <w:t>Hợp đồng mà:</w:t>
      </w:r>
    </w:p>
    <w:p w14:paraId="3E633E6F" w14:textId="77777777" w:rsidR="000374CD" w:rsidRPr="003307A5" w:rsidRDefault="000374CD" w:rsidP="000374CD">
      <w:pPr>
        <w:numPr>
          <w:ilvl w:val="0"/>
          <w:numId w:val="4"/>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Các Bên vẫn còn các quyền và nghĩa vụ phát sinh từ sự kiện xảy ra trước khi kết thúc Thời hạn Hợp đồng thì tiếp tục được thực hiện cho đến khi hoàn tất.</w:t>
      </w:r>
    </w:p>
    <w:p w14:paraId="005EF428" w14:textId="77777777" w:rsidR="000374CD" w:rsidRPr="003307A5" w:rsidRDefault="000374CD" w:rsidP="000374CD">
      <w:pPr>
        <w:numPr>
          <w:ilvl w:val="0"/>
          <w:numId w:val="4"/>
        </w:numPr>
        <w:spacing w:before="120" w:after="120" w:line="276" w:lineRule="auto"/>
        <w:ind w:left="1134" w:hanging="567"/>
        <w:jc w:val="both"/>
        <w:rPr>
          <w:rFonts w:ascii="Tahoma" w:hAnsi="Tahoma" w:cs="Tahoma"/>
          <w:color w:val="auto"/>
          <w:sz w:val="20"/>
        </w:rPr>
      </w:pPr>
      <w:r w:rsidRPr="003307A5">
        <w:rPr>
          <w:rFonts w:ascii="Tahoma" w:eastAsia="Arial" w:hAnsi="Tahoma" w:cs="Tahoma"/>
          <w:color w:val="auto"/>
          <w:sz w:val="20"/>
          <w:szCs w:val="20"/>
          <w:lang w:val="en-US"/>
        </w:rPr>
        <w:t>C</w:t>
      </w:r>
      <w:r w:rsidRPr="003307A5">
        <w:rPr>
          <w:rFonts w:ascii="Tahoma" w:eastAsia="Arial" w:hAnsi="Tahoma" w:cs="Tahoma"/>
          <w:color w:val="auto"/>
          <w:sz w:val="20"/>
          <w:szCs w:val="20"/>
        </w:rPr>
        <w:t>ác Bên vẫn tiếp</w:t>
      </w:r>
      <w:r w:rsidRPr="003307A5">
        <w:rPr>
          <w:rFonts w:ascii="Tahoma" w:hAnsi="Tahoma" w:cs="Tahoma"/>
          <w:color w:val="auto"/>
          <w:sz w:val="20"/>
        </w:rPr>
        <w:t xml:space="preserve">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
    <w:p w14:paraId="55C94F1D"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Sở Hữu Trí Tuệ</w:t>
      </w:r>
    </w:p>
    <w:p w14:paraId="26ECE84D"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Khách hàng hiểu và bảo đảm rằng quyền tác giả và các quyền sở hữu trí tuệ gắn liền với các tài liệu, thông tin, logo, các hình ảnh, thiết kế, quảng cáo, các công cụ, thông tin, tài liệu để thực hiện</w:t>
      </w:r>
      <w:r w:rsidRPr="003307A5">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Hợp đồng này được</w:t>
      </w:r>
      <w:r w:rsidRPr="003307A5">
        <w:rPr>
          <w:rFonts w:ascii="Tahoma" w:eastAsia="Arial" w:hAnsi="Tahoma" w:cs="Tahoma"/>
          <w:color w:val="auto"/>
          <w:sz w:val="20"/>
          <w:szCs w:val="20"/>
          <w:lang w:val="en-US"/>
        </w:rPr>
        <w:t xml:space="preserve"> cung cấp</w:t>
      </w:r>
      <w:r w:rsidRPr="003307A5">
        <w:rPr>
          <w:rFonts w:ascii="Tahoma" w:eastAsia="Arial" w:hAnsi="Tahoma" w:cs="Tahoma"/>
          <w:color w:val="auto"/>
          <w:sz w:val="20"/>
          <w:szCs w:val="20"/>
        </w:rPr>
        <w:t xml:space="preserve"> trực tiếp hoặc gián tiếp bởi GHN hoặc vì lý do nào đó mà Khách hàng có được trong quá trình thực hiện Hợp đồng này thuộc quyền sở hữu duy nhất của GHN. Khách hàng cam kết không sử dụng hoặc để cho bất kỳ bên thứ ba nào sử dụng một phần hay toàn bộ các đối tượng sở hữu trí tuệ nêu trên mà không được sự đồng ý trước bằng văn bản của GHN. </w:t>
      </w:r>
    </w:p>
    <w:p w14:paraId="69988EE3"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Không Lôi Kéo</w:t>
      </w:r>
    </w:p>
    <w:p w14:paraId="1CAE8E28" w14:textId="77777777"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t xml:space="preserve">Trong suốt quá trình thực hiện Hợp đồng và trong khoảng thời gian 12 (mười hai) tháng sau khi chấm dứt Hợp đồng (được quy định tại Mục 8), Khách hàng đồng ý rằng sẽ không trực tiếp hay gián tiếp tự mình hoặc hợp tác, liên kết với bất kỳ cá nhân, hãng, công ty, tổ chức nào hoặc thực thể nào khác gạ gẫm hoặc lôi kéo hoặc cố gạ gẫm hoặc lôi kéo (hoặc uỷ quyền cho bất kỳ người nào khác thực hiện những hành vi đó) bất cứ nhân viên nào của GHN (kể cả nhân sự của </w:t>
      </w:r>
      <w:r w:rsidRPr="003307A5">
        <w:rPr>
          <w:rFonts w:ascii="Tahoma" w:eastAsia="Arial" w:hAnsi="Tahoma" w:cs="Tahoma"/>
          <w:color w:val="auto"/>
          <w:sz w:val="20"/>
          <w:szCs w:val="20"/>
          <w:lang w:val="en-US"/>
        </w:rPr>
        <w:t xml:space="preserve">SCommerce </w:t>
      </w:r>
      <w:r w:rsidRPr="003307A5">
        <w:rPr>
          <w:rFonts w:ascii="Tahoma" w:eastAsia="Arial" w:hAnsi="Tahoma" w:cs="Tahoma"/>
          <w:color w:val="auto"/>
          <w:sz w:val="20"/>
          <w:szCs w:val="20"/>
        </w:rPr>
        <w:t xml:space="preserve">) đã tham gia vào việc thực hiện hoặc xử lý bất kỳ thông tin nào tại Hợp đồng này hoặc trong quá trình GHN cung cấp Dịch vụ cho Khách hàng. </w:t>
      </w:r>
    </w:p>
    <w:p w14:paraId="6F905963"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Trường hợp Khách hàng vi phạm thì Khách hàng sẽ phải thanh toán cho GHN phí tuyển dụng tương đương với 30% tổng 12 (mười hai) tháng lương của nhân sự đó</w:t>
      </w:r>
      <w:r w:rsidRPr="003307A5">
        <w:rPr>
          <w:rFonts w:ascii="Tahoma" w:eastAsia="Arial" w:hAnsi="Tahoma" w:cs="Tahoma"/>
          <w:color w:val="auto"/>
          <w:sz w:val="20"/>
          <w:szCs w:val="20"/>
          <w:lang w:val="en-US"/>
        </w:rPr>
        <w:t>. M</w:t>
      </w:r>
      <w:r w:rsidRPr="003307A5">
        <w:rPr>
          <w:rFonts w:ascii="Tahoma" w:eastAsia="Arial" w:hAnsi="Tahoma" w:cs="Tahoma"/>
          <w:color w:val="auto"/>
          <w:sz w:val="20"/>
          <w:szCs w:val="20"/>
        </w:rPr>
        <w:t xml:space="preserve">ức lương </w:t>
      </w:r>
      <w:r w:rsidRPr="003307A5">
        <w:rPr>
          <w:rFonts w:ascii="Tahoma" w:eastAsia="Arial" w:hAnsi="Tahoma" w:cs="Tahoma"/>
          <w:color w:val="auto"/>
          <w:sz w:val="20"/>
          <w:szCs w:val="20"/>
          <w:lang w:val="en-US"/>
        </w:rPr>
        <w:t xml:space="preserve">được dùng làm cơ sở để xác định phí tuyển dụng tại điều khoản </w:t>
      </w:r>
      <w:r w:rsidRPr="003307A5">
        <w:rPr>
          <w:rFonts w:ascii="Tahoma" w:eastAsia="Arial" w:hAnsi="Tahoma" w:cs="Tahoma"/>
          <w:color w:val="auto"/>
          <w:sz w:val="20"/>
          <w:szCs w:val="20"/>
        </w:rPr>
        <w:t xml:space="preserve">này là mức lương cuối cùng </w:t>
      </w:r>
      <w:r w:rsidRPr="003307A5">
        <w:rPr>
          <w:rFonts w:ascii="Tahoma" w:eastAsia="Arial" w:hAnsi="Tahoma" w:cs="Tahoma"/>
          <w:color w:val="auto"/>
          <w:sz w:val="20"/>
          <w:szCs w:val="20"/>
          <w:lang w:val="en-US"/>
        </w:rPr>
        <w:t xml:space="preserve">mà </w:t>
      </w:r>
      <w:r w:rsidRPr="003307A5">
        <w:rPr>
          <w:rFonts w:ascii="Tahoma" w:eastAsia="Arial" w:hAnsi="Tahoma" w:cs="Tahoma"/>
          <w:color w:val="auto"/>
          <w:sz w:val="20"/>
          <w:szCs w:val="20"/>
        </w:rPr>
        <w:t>nhân sự đó được nhận tại GHN hoặc mức lương hiện tại khi gia nhập Khách hàng</w:t>
      </w:r>
      <w:r w:rsidRPr="003307A5">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 xml:space="preserve">tùy </w:t>
      </w:r>
      <w:r w:rsidRPr="003307A5">
        <w:rPr>
          <w:rFonts w:ascii="Tahoma" w:eastAsia="Arial" w:hAnsi="Tahoma" w:cs="Tahoma"/>
          <w:color w:val="auto"/>
          <w:sz w:val="20"/>
          <w:szCs w:val="20"/>
          <w:lang w:val="en-US"/>
        </w:rPr>
        <w:t xml:space="preserve">thuộc </w:t>
      </w:r>
      <w:r w:rsidRPr="003307A5">
        <w:rPr>
          <w:rFonts w:ascii="Tahoma" w:eastAsia="Arial" w:hAnsi="Tahoma" w:cs="Tahoma"/>
          <w:color w:val="auto"/>
          <w:sz w:val="20"/>
          <w:szCs w:val="20"/>
        </w:rPr>
        <w:t>vào giá trị nào cao hơn.</w:t>
      </w:r>
    </w:p>
    <w:p w14:paraId="0FC22866"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Bảo Mật Thông Tin</w:t>
      </w:r>
    </w:p>
    <w:p w14:paraId="2694873B"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Mỗi Bên phải tiến hành các biện pháp và hành động cần thiết nhằm bảo mật Thông tin Bảo mật.</w:t>
      </w:r>
    </w:p>
    <w:p w14:paraId="2B14A26D"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lang w:val="en-US"/>
        </w:rPr>
        <w:t>C</w:t>
      </w:r>
      <w:r w:rsidRPr="003307A5">
        <w:rPr>
          <w:rFonts w:ascii="Tahoma" w:eastAsia="Arial" w:hAnsi="Tahoma" w:cs="Tahoma"/>
          <w:color w:val="auto"/>
          <w:sz w:val="20"/>
          <w:szCs w:val="20"/>
        </w:rPr>
        <w:t>ác Bên trong Hợp đồng này và nhân viên của mình không được quyền sử dụng, công bố Thông tin Bảo mật cho bất kỳ mục đích nào khác ngoại trừ để thực hiện Hợp đồng này.</w:t>
      </w:r>
    </w:p>
    <w:p w14:paraId="51A7E7B8"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Mỗi Bên bảo đảm rằng bất kỳ bên thứ ba nào nhận được Thông tin Bảo mật sẽ không được phép tiết lộ Thông tin Bảo mật cho bất kỳ người nào và chỉ được phép xử lý Thông tin Bảo mật theo quy định và nhằm mục đích thực hiện Hợp đồng này, trừ khi việc tiết lộ thông tin được thực hiện theo yêu cầu của pháp luật hoặc Cơ quan có thẩm quyền.</w:t>
      </w:r>
    </w:p>
    <w:p w14:paraId="3171598F"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Bên nào được yêu cầu tiết lộ Thông tin Bảo mật cho các Cơ quan có thẩm quyền theo quy định của pháp luật, Bên được yêu cầu phải gửi văn bản thông báo trước cho Bên còn lại về yêu cầu đó, trừ khi Cơ quan có thẩm quyền</w:t>
      </w:r>
      <w:r w:rsidRPr="003307A5">
        <w:rPr>
          <w:rFonts w:ascii="Tahoma" w:eastAsia="Arial" w:hAnsi="Tahoma" w:cs="Tahoma"/>
          <w:color w:val="auto"/>
          <w:sz w:val="20"/>
          <w:szCs w:val="20"/>
          <w:lang w:val="en-US"/>
        </w:rPr>
        <w:t xml:space="preserve"> có yêu cầu khác</w:t>
      </w:r>
      <w:r w:rsidRPr="003307A5">
        <w:rPr>
          <w:rFonts w:ascii="Tahoma" w:eastAsia="Arial" w:hAnsi="Tahoma" w:cs="Tahoma"/>
          <w:color w:val="auto"/>
          <w:sz w:val="20"/>
          <w:szCs w:val="20"/>
        </w:rPr>
        <w:t>.</w:t>
      </w:r>
    </w:p>
    <w:p w14:paraId="64858303" w14:textId="77777777" w:rsidR="000374CD" w:rsidRPr="003307A5" w:rsidRDefault="000374CD" w:rsidP="00E54C45">
      <w:pPr>
        <w:numPr>
          <w:ilvl w:val="0"/>
          <w:numId w:val="21"/>
        </w:numPr>
        <w:spacing w:before="120" w:after="120" w:line="276" w:lineRule="auto"/>
        <w:ind w:left="1134" w:hanging="567"/>
        <w:jc w:val="both"/>
        <w:rPr>
          <w:rFonts w:ascii="Tahoma" w:hAnsi="Tahoma" w:cs="Tahoma"/>
          <w:color w:val="auto"/>
          <w:sz w:val="20"/>
        </w:rPr>
      </w:pPr>
      <w:r w:rsidRPr="003307A5">
        <w:rPr>
          <w:rFonts w:ascii="Tahoma" w:eastAsia="Arial" w:hAnsi="Tahoma" w:cs="Tahoma"/>
          <w:color w:val="auto"/>
          <w:sz w:val="20"/>
          <w:szCs w:val="20"/>
        </w:rPr>
        <w:t>Việc hết hạn hoặc chấm dứt Hợp đồng này sẽ không chấm dứt nghĩa vụ bảo mật Thông tin Bảo mật của các Bên</w:t>
      </w:r>
      <w:r w:rsidRPr="003307A5">
        <w:rPr>
          <w:rFonts w:ascii="Tahoma" w:eastAsia="Arial" w:hAnsi="Tahoma" w:cs="Tahoma"/>
          <w:color w:val="auto"/>
          <w:sz w:val="20"/>
          <w:szCs w:val="20"/>
          <w:lang w:val="en-US"/>
        </w:rPr>
        <w:t>, trừ khi Thông tin Bảo mật đã được công bố bởi Bên sở hữu hợp pháp của Thông tin đó</w:t>
      </w:r>
      <w:r w:rsidRPr="003307A5">
        <w:rPr>
          <w:rFonts w:ascii="Tahoma" w:eastAsia="Arial" w:hAnsi="Tahoma" w:cs="Tahoma"/>
          <w:color w:val="auto"/>
          <w:sz w:val="20"/>
          <w:szCs w:val="20"/>
        </w:rPr>
        <w:t>.</w:t>
      </w:r>
    </w:p>
    <w:p w14:paraId="70FFEF8A"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Sự Kiện Bất Khả Kháng</w:t>
      </w:r>
    </w:p>
    <w:p w14:paraId="25957F17"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Bên bị ảnh hưởng bởi Sự kiện Bất khả kháng phải, ngay khi biết được, thông báo toàn bộ sự việc bằng văn bản cho Bên kia và phải cố gắng hết sức và áp dụng các biện pháp khắc phục thiệt hại, mất mát do Sự kiện Bất khả kháng gây ra. Bên kia sẽ hỗ trợ và hợp tác với Bên bị ảnh hưởng. </w:t>
      </w:r>
    </w:p>
    <w:p w14:paraId="733955DE"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Sự kiện Bất khả kháng xảy ra trong một khoảng thời gian liên tục quá 15 (mười lăm) ngày, Bên bị ảnh hưởng có quyền chấm dứt Hợp đồng ngay sau khi gửi văn bản thông báo cho Bên kia. Trong trường hợp này, không Bên nào phải chịu bất kỳ trách nhiệm bồi thường hay phạt vi phạm nào đối với Bên kia</w:t>
      </w:r>
      <w:r w:rsidRPr="003307A5">
        <w:rPr>
          <w:rFonts w:ascii="Tahoma" w:eastAsia="Arial" w:hAnsi="Tahoma" w:cs="Tahoma"/>
          <w:color w:val="auto"/>
          <w:sz w:val="20"/>
          <w:szCs w:val="20"/>
          <w:lang w:val="en-US"/>
        </w:rPr>
        <w:t xml:space="preserve"> do việc chấm dứt Hợp đồng gây ra</w:t>
      </w:r>
      <w:r w:rsidRPr="003307A5">
        <w:rPr>
          <w:rFonts w:ascii="Tahoma" w:eastAsia="Arial" w:hAnsi="Tahoma" w:cs="Tahoma"/>
          <w:color w:val="auto"/>
          <w:sz w:val="20"/>
          <w:szCs w:val="20"/>
        </w:rPr>
        <w:t>.</w:t>
      </w:r>
    </w:p>
    <w:p w14:paraId="79A00E8B"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Điều Khoản Cam Kết Chống Hối Lộ</w:t>
      </w:r>
    </w:p>
    <w:p w14:paraId="0C5AF617"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Khách hàng cam kết và đảm bảo rằng người quản lý, nhân viên, người lao động, đại lý hoặc bất kỳ người nào trực tiếp hoặc gián tiếp đại diện, thay mặt cho Khách hàng hoặc được Khách hàng chỉ định liên lạc, giao dịch, làm việc với GHN (gọi chung là “</w:t>
      </w:r>
      <w:r w:rsidRPr="003307A5">
        <w:rPr>
          <w:rFonts w:ascii="Tahoma" w:hAnsi="Tahoma" w:cs="Tahoma"/>
          <w:b/>
          <w:bCs/>
          <w:color w:val="auto"/>
          <w:sz w:val="20"/>
        </w:rPr>
        <w:t>Người của Khách hàng</w:t>
      </w:r>
      <w:r w:rsidRPr="003307A5">
        <w:rPr>
          <w:rFonts w:ascii="Tahoma" w:hAnsi="Tahoma" w:cs="Tahoma"/>
          <w:color w:val="auto"/>
          <w:sz w:val="20"/>
        </w:rPr>
        <w:t xml:space="preserve">”) sẽ không (i) </w:t>
      </w:r>
      <w:r w:rsidRPr="003307A5">
        <w:rPr>
          <w:rFonts w:ascii="Tahoma" w:hAnsi="Tahoma" w:cs="Tahoma"/>
          <w:color w:val="auto"/>
          <w:sz w:val="20"/>
          <w:lang w:val="en-US"/>
        </w:rPr>
        <w:t>h</w:t>
      </w:r>
      <w:r w:rsidRPr="003307A5">
        <w:rPr>
          <w:rFonts w:ascii="Tahoma" w:hAnsi="Tahoma" w:cs="Tahoma"/>
          <w:color w:val="auto"/>
          <w:sz w:val="20"/>
        </w:rPr>
        <w:t xml:space="preserve">ối lộ và/hoặc hứa hẹn đưa các khoản </w:t>
      </w:r>
      <w:r w:rsidRPr="003307A5">
        <w:rPr>
          <w:rFonts w:ascii="Tahoma" w:hAnsi="Tahoma" w:cs="Tahoma"/>
          <w:color w:val="auto"/>
          <w:sz w:val="20"/>
          <w:lang w:val="en-US"/>
        </w:rPr>
        <w:t>h</w:t>
      </w:r>
      <w:r w:rsidRPr="003307A5">
        <w:rPr>
          <w:rFonts w:ascii="Tahoma" w:hAnsi="Tahoma" w:cs="Tahoma"/>
          <w:color w:val="auto"/>
          <w:sz w:val="20"/>
        </w:rPr>
        <w:t xml:space="preserve">ối lộ, giảm giá, trích thưởng, khoản tiền gây ảnh hưởng hoặc khoản báo đáp bất hợp pháp hoặc bất kỳ các tài sản bằng tiền hoặc hiện vật hoặc lợi ích nào không phụ thuộc vào giá trị của tài sản </w:t>
      </w:r>
      <w:r w:rsidRPr="003307A5">
        <w:rPr>
          <w:rFonts w:ascii="Tahoma" w:hAnsi="Tahoma" w:cs="Tahoma"/>
          <w:color w:val="auto"/>
          <w:sz w:val="20"/>
          <w:lang w:val="en-US"/>
        </w:rPr>
        <w:t>h</w:t>
      </w:r>
      <w:r w:rsidRPr="003307A5">
        <w:rPr>
          <w:rFonts w:ascii="Tahoma" w:hAnsi="Tahoma" w:cs="Tahoma"/>
          <w:color w:val="auto"/>
          <w:sz w:val="20"/>
        </w:rPr>
        <w:t>ối lộ (gọi chung là “</w:t>
      </w:r>
      <w:r w:rsidRPr="003307A5">
        <w:rPr>
          <w:rFonts w:ascii="Tahoma" w:hAnsi="Tahoma" w:cs="Tahoma"/>
          <w:b/>
          <w:bCs/>
          <w:color w:val="auto"/>
          <w:sz w:val="20"/>
        </w:rPr>
        <w:t>Hối lộ</w:t>
      </w:r>
      <w:r w:rsidRPr="003307A5">
        <w:rPr>
          <w:rFonts w:ascii="Tahoma" w:hAnsi="Tahoma" w:cs="Tahoma"/>
          <w:color w:val="auto"/>
          <w:sz w:val="20"/>
        </w:rPr>
        <w:t>”), cho bất kỳ người quản lý, nhân viên, người lao động hoặc đại diện của GHN</w:t>
      </w:r>
      <w:r w:rsidRPr="003307A5">
        <w:rPr>
          <w:rFonts w:ascii="Tahoma" w:hAnsi="Tahoma" w:cs="Tahoma"/>
          <w:color w:val="auto"/>
          <w:sz w:val="20"/>
          <w:lang w:val="en-US"/>
        </w:rPr>
        <w:t xml:space="preserve"> và SCommerce</w:t>
      </w:r>
      <w:r w:rsidRPr="003307A5">
        <w:rPr>
          <w:rFonts w:ascii="Tahoma" w:hAnsi="Tahoma" w:cs="Tahoma"/>
          <w:color w:val="auto"/>
          <w:sz w:val="20"/>
        </w:rPr>
        <w:t xml:space="preserve"> (gọi chung là “</w:t>
      </w:r>
      <w:r w:rsidRPr="003307A5">
        <w:rPr>
          <w:rFonts w:ascii="Tahoma" w:hAnsi="Tahoma" w:cs="Tahoma"/>
          <w:b/>
          <w:bCs/>
          <w:color w:val="auto"/>
          <w:sz w:val="20"/>
        </w:rPr>
        <w:t>Người của GHN</w:t>
      </w:r>
      <w:r w:rsidRPr="003307A5">
        <w:rPr>
          <w:rFonts w:ascii="Tahoma" w:hAnsi="Tahoma" w:cs="Tahoma"/>
          <w:color w:val="auto"/>
          <w:sz w:val="20"/>
        </w:rPr>
        <w:t xml:space="preserve">”) hoặc (ii) thông qua bất kỳ Bên thứ ba nào để Hối lộ Người </w:t>
      </w:r>
      <w:r w:rsidRPr="003307A5">
        <w:rPr>
          <w:rFonts w:ascii="Tahoma" w:hAnsi="Tahoma" w:cs="Tahoma"/>
          <w:color w:val="auto"/>
          <w:sz w:val="20"/>
          <w:lang w:val="en-US"/>
        </w:rPr>
        <w:t>c</w:t>
      </w:r>
      <w:r w:rsidRPr="003307A5">
        <w:rPr>
          <w:rFonts w:ascii="Tahoma" w:hAnsi="Tahoma" w:cs="Tahoma"/>
          <w:color w:val="auto"/>
          <w:sz w:val="20"/>
        </w:rPr>
        <w:t xml:space="preserve">ủa GHN nhằm đạt được lợi ích riêng như được ưu tiên ký Hợp đồng với GHN một cách không minh bạch, được miễn trừ (các) nghĩa vụ quy định tại Hợp đồng, và /hoặc các lợi ích không minh bạch, không công bằng khác. </w:t>
      </w:r>
    </w:p>
    <w:p w14:paraId="189F931F"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Các hành vi Hối lộ theo quy định tại điều này sẽ bao gồm cả các hành vi thực hiện trước, trong khi và sau khi thực hiện Hợp đồng này. </w:t>
      </w:r>
    </w:p>
    <w:p w14:paraId="3CDBB9AB"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Trường hợp bất kỳ Người </w:t>
      </w:r>
      <w:r w:rsidRPr="003307A5">
        <w:rPr>
          <w:rFonts w:ascii="Tahoma" w:hAnsi="Tahoma" w:cs="Tahoma"/>
          <w:color w:val="auto"/>
          <w:sz w:val="20"/>
          <w:lang w:val="en-US"/>
        </w:rPr>
        <w:t>c</w:t>
      </w:r>
      <w:r w:rsidRPr="003307A5">
        <w:rPr>
          <w:rFonts w:ascii="Tahoma" w:hAnsi="Tahoma" w:cs="Tahoma"/>
          <w:color w:val="auto"/>
          <w:sz w:val="20"/>
        </w:rPr>
        <w:t xml:space="preserve">ủa Khách hàng nào nhận thấy bất cứ Người </w:t>
      </w:r>
      <w:r w:rsidRPr="003307A5">
        <w:rPr>
          <w:rFonts w:ascii="Tahoma" w:hAnsi="Tahoma" w:cs="Tahoma"/>
          <w:color w:val="auto"/>
          <w:sz w:val="20"/>
          <w:lang w:val="en-US"/>
        </w:rPr>
        <w:t>c</w:t>
      </w:r>
      <w:r w:rsidRPr="003307A5">
        <w:rPr>
          <w:rFonts w:ascii="Tahoma" w:hAnsi="Tahoma" w:cs="Tahoma"/>
          <w:color w:val="auto"/>
          <w:sz w:val="20"/>
        </w:rPr>
        <w:t>ủa GHN nào có biểu hiện, hành vi đòi Hối lộ thì Khách hàng có trách nhiệm thông báo ngay lập tức cho GHN theo địa chỉ email</w:t>
      </w:r>
      <w:r w:rsidRPr="003307A5">
        <w:rPr>
          <w:rFonts w:ascii="Tahoma" w:hAnsi="Tahoma" w:cs="Tahoma"/>
          <w:color w:val="auto"/>
          <w:sz w:val="20"/>
          <w:lang w:val="en-US"/>
        </w:rPr>
        <w:t>:</w:t>
      </w:r>
      <w:r w:rsidRPr="003307A5">
        <w:rPr>
          <w:rFonts w:ascii="Tahoma" w:hAnsi="Tahoma" w:cs="Tahoma"/>
          <w:color w:val="auto"/>
          <w:sz w:val="20"/>
        </w:rPr>
        <w:t xml:space="preserve"> </w:t>
      </w:r>
      <w:hyperlink r:id="rId7" w:history="1">
        <w:r w:rsidRPr="003307A5">
          <w:rPr>
            <w:rStyle w:val="Hyperlink"/>
            <w:rFonts w:ascii="Tahoma" w:hAnsi="Tahoma" w:cs="Tahoma"/>
            <w:sz w:val="20"/>
          </w:rPr>
          <w:t>supported_info@scommerce.asi</w:t>
        </w:r>
        <w:r w:rsidRPr="003307A5">
          <w:rPr>
            <w:rStyle w:val="Hyperlink"/>
            <w:rFonts w:ascii="Tahoma" w:hAnsi="Tahoma" w:cs="Tahoma"/>
            <w:sz w:val="20"/>
            <w:lang w:val="en-US"/>
          </w:rPr>
          <w:t>a</w:t>
        </w:r>
      </w:hyperlink>
      <w:r w:rsidRPr="003307A5">
        <w:rPr>
          <w:rFonts w:ascii="Tahoma" w:hAnsi="Tahoma" w:cs="Tahoma"/>
          <w:color w:val="auto"/>
          <w:sz w:val="20"/>
        </w:rPr>
        <w:t xml:space="preserve">. </w:t>
      </w:r>
    </w:p>
    <w:p w14:paraId="546EB1CE"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Nếu Khách hàng vi phạm quy định tại điều này Khách hàng đồng ý sẽ bồi thường cho GHN một khoản tiền không thấp hơn 150.000.000 VND (</w:t>
      </w:r>
      <w:r w:rsidRPr="003307A5">
        <w:rPr>
          <w:rFonts w:ascii="Tahoma" w:hAnsi="Tahoma" w:cs="Tahoma"/>
          <w:i/>
          <w:color w:val="auto"/>
          <w:sz w:val="20"/>
        </w:rPr>
        <w:t>Một trăm năm mươi triệu đồng</w:t>
      </w:r>
      <w:r w:rsidRPr="003307A5">
        <w:rPr>
          <w:rFonts w:ascii="Tahoma" w:hAnsi="Tahoma" w:cs="Tahoma"/>
          <w:color w:val="auto"/>
          <w:sz w:val="20"/>
        </w:rPr>
        <w:t xml:space="preserve">) cho mỗi vi phạm, không phân biệt thời điểm xảy ra hoặc phát hiện hành vi Hối lộ và số </w:t>
      </w:r>
      <w:r w:rsidRPr="003307A5">
        <w:rPr>
          <w:rFonts w:ascii="Tahoma" w:hAnsi="Tahoma" w:cs="Tahoma"/>
          <w:color w:val="auto"/>
          <w:sz w:val="20"/>
          <w:lang w:val="en-US"/>
        </w:rPr>
        <w:t xml:space="preserve">tiền </w:t>
      </w:r>
      <w:r w:rsidRPr="003307A5">
        <w:rPr>
          <w:rFonts w:ascii="Tahoma" w:hAnsi="Tahoma" w:cs="Tahoma"/>
          <w:color w:val="auto"/>
          <w:sz w:val="20"/>
        </w:rPr>
        <w:t xml:space="preserve">này sẽ được Khách hàng </w:t>
      </w:r>
      <w:r w:rsidRPr="003307A5">
        <w:rPr>
          <w:rFonts w:ascii="Tahoma" w:hAnsi="Tahoma" w:cs="Tahoma"/>
          <w:color w:val="auto"/>
          <w:sz w:val="20"/>
          <w:lang w:val="en-US"/>
        </w:rPr>
        <w:t xml:space="preserve">thanh toán </w:t>
      </w:r>
      <w:r w:rsidRPr="003307A5">
        <w:rPr>
          <w:rFonts w:ascii="Tahoma" w:hAnsi="Tahoma" w:cs="Tahoma"/>
          <w:color w:val="auto"/>
          <w:sz w:val="20"/>
        </w:rPr>
        <w:t xml:space="preserve">cho GHN không muộn hơn </w:t>
      </w:r>
      <w:r w:rsidRPr="003307A5">
        <w:rPr>
          <w:rFonts w:ascii="Tahoma" w:hAnsi="Tahoma" w:cs="Tahoma"/>
          <w:color w:val="auto"/>
          <w:sz w:val="20"/>
          <w:lang w:val="en-US"/>
        </w:rPr>
        <w:t>07 (bảy)</w:t>
      </w:r>
      <w:r w:rsidRPr="003307A5">
        <w:rPr>
          <w:rFonts w:ascii="Tahoma" w:hAnsi="Tahoma" w:cs="Tahoma"/>
          <w:color w:val="auto"/>
          <w:sz w:val="20"/>
        </w:rPr>
        <w:t xml:space="preserve"> ngày kể từ ngày mà GHN thông báo cho </w:t>
      </w:r>
      <w:r w:rsidRPr="003307A5">
        <w:rPr>
          <w:rFonts w:ascii="Tahoma" w:hAnsi="Tahoma" w:cs="Tahoma"/>
          <w:color w:val="auto"/>
          <w:sz w:val="20"/>
          <w:lang w:val="en-US"/>
        </w:rPr>
        <w:t>Khách hàng</w:t>
      </w:r>
      <w:r w:rsidRPr="003307A5">
        <w:rPr>
          <w:rFonts w:ascii="Tahoma" w:hAnsi="Tahoma" w:cs="Tahoma"/>
          <w:color w:val="auto"/>
          <w:sz w:val="20"/>
        </w:rPr>
        <w:t xml:space="preserve"> về hành vi vi phạm của Khách hàng.</w:t>
      </w:r>
    </w:p>
    <w:p w14:paraId="35A82020"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lastRenderedPageBreak/>
        <w:t xml:space="preserve">Không phụ thuộc vào quy định </w:t>
      </w:r>
      <w:r w:rsidRPr="003307A5">
        <w:rPr>
          <w:rFonts w:ascii="Tahoma" w:hAnsi="Tahoma" w:cs="Tahoma"/>
          <w:color w:val="auto"/>
          <w:sz w:val="20"/>
          <w:lang w:val="en-US"/>
        </w:rPr>
        <w:t xml:space="preserve">tại Mục 7.2 </w:t>
      </w:r>
      <w:r w:rsidRPr="003307A5">
        <w:rPr>
          <w:rFonts w:ascii="Tahoma" w:hAnsi="Tahoma" w:cs="Tahoma"/>
          <w:color w:val="auto"/>
          <w:sz w:val="20"/>
        </w:rPr>
        <w:t>trên, GHN, tùy từng thời điểm xảy ra hoặc phát hiện ra hành vi Hối lộ, có quyền áp dụng một hoặc đồng thời một số biện pháp sau:</w:t>
      </w:r>
    </w:p>
    <w:p w14:paraId="0DE541DF"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Đơn phương chấm dứt Hợp đồng ngay lập tức mà không phải chịu bất cứ một khoản phạt hay bồi thường nào cho Khách hàng. Khách hàng khi đó: (i) phải chịu phạt 8% phần nghĩa vụ bị vi phạm do thực hiện hành vi Hối lộ dẫn đến việc GHN phải đơn phương chấm dứt Hợp đồng; và (ii) phải bồi thường cho GHN các khoản thiệt hại phát sinh (nếu có) do việc chấm dứt Hợp đồng này. </w:t>
      </w:r>
    </w:p>
    <w:p w14:paraId="2F1CBE1C"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Chuyển hồ sơ cho cơ quan điều tra nếu hành vi Hối lộ có dấu hiệu vi phạm pháp luật hình sự.</w:t>
      </w:r>
    </w:p>
    <w:p w14:paraId="7CB6178D"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Miễn trừ: Khách hàng sẽ miễn trừ cho GHN mọi trách nhiệm liên quan nếu hành vi Hối lộ của Khách hàng vi phạm pháp luật Việt nam và phải bồi thường cho GHN các thiệt hại phát sinh, bao gồm cả các thiệt hại do phát sinh chi phí hành chính, chi phí luật sư và các chi phí khác để xử lý các vấn đề liên đới đến hành vi Hối lộ của Khách hàng.</w:t>
      </w:r>
    </w:p>
    <w:p w14:paraId="70B28530"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3307A5">
        <w:rPr>
          <w:rFonts w:ascii="Tahoma" w:eastAsia="Arial" w:hAnsi="Tahoma" w:cs="Tahoma"/>
          <w:b/>
          <w:color w:val="auto"/>
          <w:sz w:val="20"/>
          <w:szCs w:val="20"/>
          <w:lang w:val="en-US"/>
        </w:rPr>
        <w:t>Chấm</w:t>
      </w:r>
      <w:r w:rsidRPr="003307A5">
        <w:rPr>
          <w:rFonts w:ascii="Tahoma" w:eastAsia="Arial" w:hAnsi="Tahoma" w:cs="Tahoma"/>
          <w:b/>
          <w:color w:val="auto"/>
          <w:sz w:val="20"/>
          <w:szCs w:val="20"/>
        </w:rPr>
        <w:t xml:space="preserve"> Dứt Hợp Đồng</w:t>
      </w:r>
    </w:p>
    <w:p w14:paraId="0BAC8424" w14:textId="77777777" w:rsidR="000374CD" w:rsidRPr="003307A5" w:rsidRDefault="000374CD" w:rsidP="000374CD">
      <w:pPr>
        <w:spacing w:before="120" w:after="120" w:line="276" w:lineRule="auto"/>
        <w:ind w:left="426" w:firstLine="141"/>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trong các trường hợp sau:</w:t>
      </w:r>
    </w:p>
    <w:p w14:paraId="74561CBC"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Một Bên có nhu cầu chấm dứt Hợp đồng trước thời hạn thì phải thông báo bằng văn bản cho Bên còn lại biết trước </w:t>
      </w:r>
      <w:r w:rsidRPr="003307A5">
        <w:rPr>
          <w:rFonts w:ascii="Tahoma" w:hAnsi="Tahoma" w:cs="Tahoma"/>
          <w:color w:val="auto"/>
          <w:sz w:val="20"/>
        </w:rPr>
        <w:t xml:space="preserve">30 (ba mươi) </w:t>
      </w:r>
      <w:r w:rsidRPr="003307A5">
        <w:rPr>
          <w:rFonts w:ascii="Tahoma" w:eastAsia="Arial" w:hAnsi="Tahoma" w:cs="Tahoma"/>
          <w:color w:val="auto"/>
          <w:sz w:val="20"/>
          <w:szCs w:val="20"/>
        </w:rPr>
        <w:t>ngày.</w:t>
      </w:r>
    </w:p>
    <w:p w14:paraId="26995953"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ngay tại thời điểm được thông báo bằng văn bản bởi GHN khi xảy ra một trong các trường hợp sau:</w:t>
      </w:r>
    </w:p>
    <w:p w14:paraId="640496E6"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vi phạm Hợp đồng, </w:t>
      </w:r>
      <w:r w:rsidRPr="003307A5">
        <w:rPr>
          <w:rFonts w:ascii="Tahoma" w:eastAsia="Arial" w:hAnsi="Tahoma" w:cs="Tahoma"/>
          <w:b/>
          <w:color w:val="auto"/>
          <w:sz w:val="20"/>
          <w:szCs w:val="20"/>
        </w:rPr>
        <w:t>Điều khoản Tiêu chuẩn, Điều khoản Sử dụng Dịch vụ</w:t>
      </w:r>
      <w:r w:rsidRPr="003307A5">
        <w:rPr>
          <w:rFonts w:ascii="Tahoma" w:eastAsia="Arial" w:hAnsi="Tahoma" w:cs="Tahoma"/>
          <w:color w:val="auto"/>
          <w:sz w:val="20"/>
          <w:szCs w:val="20"/>
        </w:rPr>
        <w:t xml:space="preserve"> hoặc phụ lục khác tại Hợp đồng này;</w:t>
      </w:r>
    </w:p>
    <w:p w14:paraId="1F1DD5EA" w14:textId="77777777" w:rsidR="000374CD" w:rsidRPr="00175129"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hAnsi="Tahoma" w:cs="Tahoma"/>
          <w:sz w:val="20"/>
          <w:lang w:val="it-IT"/>
        </w:rPr>
        <w:t xml:space="preserve">Bưu gửi thuộc danh mục hàng hóa bị cấm, hạn chế kinh doanh hoặc không thuộc phạm vi vận chuyển theo chính sách của GHN được thể hiện tại website </w:t>
      </w:r>
      <w:hyperlink r:id="rId8" w:history="1">
        <w:r w:rsidRPr="003307A5">
          <w:rPr>
            <w:rStyle w:val="Hyperlink"/>
            <w:rFonts w:ascii="Tahoma" w:hAnsi="Tahoma" w:cs="Tahoma"/>
            <w:i/>
            <w:sz w:val="20"/>
          </w:rPr>
          <w:t>https://ghn.vn/</w:t>
        </w:r>
      </w:hyperlink>
      <w:r w:rsidRPr="003307A5">
        <w:rPr>
          <w:rStyle w:val="Hyperlink"/>
          <w:rFonts w:ascii="Tahoma" w:hAnsi="Tahoma" w:cs="Tahoma"/>
          <w:i/>
          <w:sz w:val="20"/>
          <w:lang w:val="en-US"/>
        </w:rPr>
        <w:t>.</w:t>
      </w:r>
      <w:r w:rsidRPr="00175129">
        <w:rPr>
          <w:rStyle w:val="Hyperlink"/>
          <w:rFonts w:ascii="Tahoma" w:hAnsi="Tahoma" w:cs="Tahoma"/>
          <w:i/>
          <w:color w:val="auto"/>
          <w:sz w:val="20"/>
          <w:u w:val="none"/>
          <w:lang w:val="en-US"/>
        </w:rPr>
        <w:t xml:space="preserve"> </w:t>
      </w:r>
      <w:r w:rsidRPr="00175129">
        <w:rPr>
          <w:rStyle w:val="Hyperlink"/>
          <w:rFonts w:ascii="Tahoma" w:hAnsi="Tahoma" w:cs="Tahoma"/>
          <w:iCs/>
          <w:color w:val="auto"/>
          <w:sz w:val="20"/>
          <w:u w:val="none"/>
          <w:lang w:val="en-US"/>
        </w:rPr>
        <w:t>GHN, theo toàn quyền quyết định của mình, có quyền sửa đổi, bổ sung các chính sách này vào từng thời kỳ</w:t>
      </w:r>
      <w:r w:rsidRPr="00175129">
        <w:rPr>
          <w:rStyle w:val="Hyperlink"/>
          <w:rFonts w:ascii="Tahoma" w:hAnsi="Tahoma" w:cs="Tahoma"/>
          <w:color w:val="auto"/>
          <w:sz w:val="20"/>
          <w:u w:val="none"/>
          <w:lang w:val="it-IT"/>
        </w:rPr>
        <w:t>;</w:t>
      </w:r>
    </w:p>
    <w:p w14:paraId="56A43C1C"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bị giải thể, phá sản theo quyết định của cơ quan có thẩm quyền;</w:t>
      </w:r>
    </w:p>
    <w:p w14:paraId="75A2F0A9"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GHN nhận được khiếu nại từ Người dùng về việc Khách hàng có dấu hiệu không trung thực trong quá trình cung cấp </w:t>
      </w:r>
      <w:r w:rsidRPr="003307A5">
        <w:rPr>
          <w:rFonts w:ascii="Tahoma" w:eastAsia="Arial" w:hAnsi="Tahoma" w:cs="Tahoma"/>
          <w:color w:val="auto"/>
          <w:sz w:val="20"/>
          <w:szCs w:val="20"/>
          <w:lang w:val="en-US"/>
        </w:rPr>
        <w:t>Bưu gửi</w:t>
      </w:r>
      <w:r w:rsidRPr="003307A5">
        <w:rPr>
          <w:rFonts w:ascii="Tahoma" w:eastAsia="Arial" w:hAnsi="Tahoma" w:cs="Tahoma"/>
          <w:color w:val="auto"/>
          <w:sz w:val="20"/>
          <w:szCs w:val="20"/>
        </w:rPr>
        <w:t xml:space="preserve">, hoặc chất lượng </w:t>
      </w:r>
      <w:r w:rsidRPr="003307A5">
        <w:rPr>
          <w:rFonts w:ascii="Tahoma" w:eastAsia="Arial" w:hAnsi="Tahoma" w:cs="Tahoma"/>
          <w:color w:val="auto"/>
          <w:sz w:val="20"/>
          <w:szCs w:val="20"/>
          <w:lang w:val="en-US"/>
        </w:rPr>
        <w:t>Bưu gửi</w:t>
      </w:r>
      <w:r w:rsidRPr="003307A5">
        <w:rPr>
          <w:rFonts w:ascii="Tahoma" w:eastAsia="Arial" w:hAnsi="Tahoma" w:cs="Tahoma"/>
          <w:color w:val="auto"/>
          <w:sz w:val="20"/>
          <w:szCs w:val="20"/>
        </w:rPr>
        <w:t xml:space="preserve"> không đạt yêu cầu; </w:t>
      </w:r>
    </w:p>
    <w:p w14:paraId="06F77238" w14:textId="2441744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tự ý sử dụng </w:t>
      </w:r>
      <w:r w:rsidRPr="003307A5">
        <w:rPr>
          <w:rFonts w:ascii="Tahoma" w:eastAsia="Arial" w:hAnsi="Tahoma" w:cs="Tahoma"/>
          <w:color w:val="auto"/>
          <w:sz w:val="20"/>
          <w:szCs w:val="20"/>
          <w:lang w:val="en-US"/>
        </w:rPr>
        <w:t xml:space="preserve">hình ảnh, </w:t>
      </w:r>
      <w:r w:rsidRPr="003307A5">
        <w:rPr>
          <w:rFonts w:ascii="Tahoma" w:eastAsia="Arial" w:hAnsi="Tahoma" w:cs="Tahoma"/>
          <w:color w:val="auto"/>
          <w:sz w:val="20"/>
          <w:szCs w:val="20"/>
        </w:rPr>
        <w:t xml:space="preserve">thương hiệu </w:t>
      </w:r>
      <w:r w:rsidRPr="003307A5">
        <w:rPr>
          <w:rFonts w:ascii="Tahoma" w:eastAsia="Arial" w:hAnsi="Tahoma" w:cs="Tahoma"/>
          <w:color w:val="auto"/>
          <w:sz w:val="20"/>
          <w:szCs w:val="20"/>
          <w:lang w:val="en-US"/>
        </w:rPr>
        <w:t>hoặc bất kỳ tài sản trí tu</w:t>
      </w:r>
      <w:r w:rsidR="00437969">
        <w:rPr>
          <w:rFonts w:ascii="Tahoma" w:eastAsia="Arial" w:hAnsi="Tahoma" w:cs="Tahoma"/>
          <w:color w:val="auto"/>
          <w:sz w:val="20"/>
          <w:szCs w:val="20"/>
          <w:lang w:val="en-US"/>
        </w:rPr>
        <w:t>ệ</w:t>
      </w:r>
      <w:r w:rsidRPr="003307A5">
        <w:rPr>
          <w:rFonts w:ascii="Tahoma" w:eastAsia="Arial" w:hAnsi="Tahoma" w:cs="Tahoma"/>
          <w:color w:val="auto"/>
          <w:sz w:val="20"/>
          <w:szCs w:val="20"/>
          <w:lang w:val="en-US"/>
        </w:rPr>
        <w:t xml:space="preserve"> khác </w:t>
      </w:r>
      <w:r w:rsidRPr="003307A5">
        <w:rPr>
          <w:rFonts w:ascii="Tahoma" w:eastAsia="Arial" w:hAnsi="Tahoma" w:cs="Tahoma"/>
          <w:color w:val="auto"/>
          <w:sz w:val="20"/>
          <w:szCs w:val="20"/>
        </w:rPr>
        <w:t>của GHN</w:t>
      </w:r>
      <w:r w:rsidRPr="003307A5">
        <w:rPr>
          <w:rFonts w:ascii="Tahoma" w:eastAsia="Arial" w:hAnsi="Tahoma" w:cs="Tahoma"/>
          <w:color w:val="auto"/>
          <w:sz w:val="20"/>
          <w:szCs w:val="20"/>
          <w:lang w:val="en-US"/>
        </w:rPr>
        <w:t xml:space="preserve"> hoặc</w:t>
      </w:r>
      <w:r w:rsidRPr="003307A5">
        <w:rPr>
          <w:rFonts w:ascii="Tahoma" w:eastAsia="Arial" w:hAnsi="Tahoma" w:cs="Tahoma"/>
          <w:color w:val="auto"/>
          <w:sz w:val="20"/>
          <w:szCs w:val="20"/>
        </w:rPr>
        <w:t xml:space="preserve"> </w:t>
      </w:r>
      <w:r w:rsidRPr="003307A5">
        <w:rPr>
          <w:rFonts w:ascii="Tahoma" w:eastAsia="Arial" w:hAnsi="Tahoma" w:cs="Tahoma"/>
          <w:color w:val="auto"/>
          <w:sz w:val="20"/>
          <w:szCs w:val="20"/>
          <w:lang w:val="en-US"/>
        </w:rPr>
        <w:t xml:space="preserve">của SCommerce </w:t>
      </w:r>
      <w:r w:rsidRPr="003307A5">
        <w:rPr>
          <w:rFonts w:ascii="Tahoma" w:eastAsia="Arial" w:hAnsi="Tahoma" w:cs="Tahoma"/>
          <w:color w:val="auto"/>
          <w:sz w:val="20"/>
          <w:szCs w:val="20"/>
        </w:rPr>
        <w:t>mà không có sự đồng ý bằng văn bản của GHN;</w:t>
      </w:r>
    </w:p>
    <w:p w14:paraId="5DE57455"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Bằng phương thức nào đó, Khách hàng có hành vi hoặc dấu hiệu đã thực hiện việc bôi nhọ, xúc phạm hoặc có hành vi làm ảnh hưởng đến hình ảnh, uy tín, danh dự của GHN</w:t>
      </w:r>
      <w:r w:rsidRPr="003307A5">
        <w:rPr>
          <w:rFonts w:ascii="Tahoma" w:eastAsia="Arial" w:hAnsi="Tahoma" w:cs="Tahoma"/>
          <w:color w:val="auto"/>
          <w:sz w:val="20"/>
          <w:szCs w:val="20"/>
          <w:lang w:val="en-US"/>
        </w:rPr>
        <w:t xml:space="preserve"> hoặc của SCommerce</w:t>
      </w:r>
      <w:r w:rsidRPr="003307A5">
        <w:rPr>
          <w:rFonts w:ascii="Tahoma" w:eastAsia="Arial" w:hAnsi="Tahoma" w:cs="Tahoma"/>
          <w:color w:val="auto"/>
          <w:sz w:val="20"/>
          <w:szCs w:val="20"/>
        </w:rPr>
        <w:t>;</w:t>
      </w:r>
    </w:p>
    <w:p w14:paraId="46ACBE3D" w14:textId="54A67AE9" w:rsidR="000374CD"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lang w:val="en-US"/>
        </w:rPr>
        <w:t xml:space="preserve">Các thông tin, tài liệu do Khách hàng cung cấp cho GHN là không đầy đủ, không chính xác hoặc có dấu hiệu vi phạm các quy định của pháp luật (bất kể thông tin, tài liệu đó được cung cấp </w:t>
      </w:r>
      <w:r w:rsidRPr="003307A5">
        <w:rPr>
          <w:rFonts w:ascii="Tahoma" w:eastAsia="Arial" w:hAnsi="Tahoma" w:cs="Tahoma"/>
          <w:color w:val="auto"/>
          <w:sz w:val="20"/>
          <w:szCs w:val="20"/>
        </w:rPr>
        <w:t xml:space="preserve">trực tiếp cho GHN hoặc cung cấp thông </w:t>
      </w:r>
      <w:r w:rsidRPr="003307A5">
        <w:rPr>
          <w:rFonts w:ascii="Tahoma" w:eastAsia="Arial" w:hAnsi="Tahoma" w:cs="Tahoma"/>
          <w:color w:val="auto"/>
          <w:sz w:val="20"/>
          <w:szCs w:val="20"/>
          <w:lang w:val="en-US"/>
        </w:rPr>
        <w:t>qua</w:t>
      </w:r>
      <w:r w:rsidR="007521DA">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Hệ thống GHN</w:t>
      </w:r>
      <w:r w:rsidR="00437969">
        <w:rPr>
          <w:rFonts w:ascii="Tahoma" w:eastAsia="Arial" w:hAnsi="Tahoma" w:cs="Tahoma"/>
          <w:color w:val="auto"/>
          <w:sz w:val="20"/>
          <w:szCs w:val="20"/>
          <w:lang w:val="en-US"/>
        </w:rPr>
        <w:t>)</w:t>
      </w:r>
      <w:r w:rsidRPr="003307A5">
        <w:rPr>
          <w:rFonts w:ascii="Tahoma" w:eastAsia="Arial" w:hAnsi="Tahoma" w:cs="Tahoma"/>
          <w:color w:val="auto"/>
          <w:sz w:val="20"/>
          <w:szCs w:val="20"/>
        </w:rPr>
        <w:t>;</w:t>
      </w:r>
    </w:p>
    <w:p w14:paraId="6720A2F9" w14:textId="7795006A" w:rsidR="00175129" w:rsidRPr="003307A5" w:rsidRDefault="00175129" w:rsidP="00E54C45">
      <w:pPr>
        <w:numPr>
          <w:ilvl w:val="0"/>
          <w:numId w:val="26"/>
        </w:numPr>
        <w:spacing w:before="120" w:after="120" w:line="276" w:lineRule="auto"/>
        <w:ind w:left="1701" w:hanging="567"/>
        <w:jc w:val="both"/>
        <w:rPr>
          <w:rFonts w:ascii="Tahoma" w:eastAsia="Arial" w:hAnsi="Tahoma" w:cs="Tahoma"/>
          <w:color w:val="auto"/>
          <w:sz w:val="20"/>
          <w:szCs w:val="20"/>
        </w:rPr>
      </w:pPr>
      <w:r>
        <w:rPr>
          <w:rFonts w:ascii="Tahoma" w:eastAsia="Arial" w:hAnsi="Tahoma" w:cs="Tahoma"/>
          <w:color w:val="auto"/>
          <w:sz w:val="20"/>
          <w:szCs w:val="20"/>
          <w:lang w:val="en-US"/>
        </w:rPr>
        <w:t xml:space="preserve">Khách hàng có tỷ lệ Bưu gửi bị hoàn trả từ </w:t>
      </w:r>
      <w:r w:rsidR="00784148">
        <w:rPr>
          <w:rFonts w:ascii="Tahoma" w:eastAsia="Arial" w:hAnsi="Tahoma" w:cs="Tahoma"/>
          <w:color w:val="auto"/>
          <w:sz w:val="20"/>
          <w:szCs w:val="20"/>
        </w:rPr>
        <w:t>35</w:t>
      </w:r>
      <w:r>
        <w:rPr>
          <w:rFonts w:ascii="Tahoma" w:eastAsia="Arial" w:hAnsi="Tahoma" w:cs="Tahoma"/>
          <w:color w:val="auto"/>
          <w:sz w:val="20"/>
          <w:szCs w:val="20"/>
          <w:lang w:val="en-US"/>
        </w:rPr>
        <w:t>% (</w:t>
      </w:r>
      <w:r w:rsidR="00784148">
        <w:rPr>
          <w:rFonts w:ascii="Tahoma" w:eastAsia="Arial" w:hAnsi="Tahoma" w:cs="Tahoma"/>
          <w:color w:val="auto"/>
          <w:sz w:val="20"/>
          <w:szCs w:val="20"/>
          <w:lang w:val="en-US"/>
        </w:rPr>
        <w:t>ba</w:t>
      </w:r>
      <w:r>
        <w:rPr>
          <w:rFonts w:ascii="Tahoma" w:eastAsia="Arial" w:hAnsi="Tahoma" w:cs="Tahoma"/>
          <w:color w:val="auto"/>
          <w:sz w:val="20"/>
          <w:szCs w:val="20"/>
          <w:lang w:val="en-US"/>
        </w:rPr>
        <w:t xml:space="preserve"> mươi</w:t>
      </w:r>
      <w:r w:rsidR="00784148">
        <w:rPr>
          <w:rFonts w:ascii="Tahoma" w:eastAsia="Arial" w:hAnsi="Tahoma" w:cs="Tahoma"/>
          <w:color w:val="auto"/>
          <w:sz w:val="20"/>
          <w:szCs w:val="20"/>
        </w:rPr>
        <w:t xml:space="preserve"> lăm</w:t>
      </w:r>
      <w:r>
        <w:rPr>
          <w:rFonts w:ascii="Tahoma" w:eastAsia="Arial" w:hAnsi="Tahoma" w:cs="Tahoma"/>
          <w:color w:val="auto"/>
          <w:sz w:val="20"/>
          <w:szCs w:val="20"/>
          <w:lang w:val="en-US"/>
        </w:rPr>
        <w:t xml:space="preserve"> phần trăm) trở lên trong 0</w:t>
      </w:r>
      <w:r w:rsidR="00784148">
        <w:rPr>
          <w:rFonts w:ascii="Tahoma" w:eastAsia="Arial" w:hAnsi="Tahoma" w:cs="Tahoma"/>
          <w:color w:val="auto"/>
          <w:sz w:val="20"/>
          <w:szCs w:val="20"/>
        </w:rPr>
        <w:t>3</w:t>
      </w:r>
      <w:r>
        <w:rPr>
          <w:rFonts w:ascii="Tahoma" w:eastAsia="Arial" w:hAnsi="Tahoma" w:cs="Tahoma"/>
          <w:color w:val="auto"/>
          <w:sz w:val="20"/>
          <w:szCs w:val="20"/>
          <w:lang w:val="en-US"/>
        </w:rPr>
        <w:t xml:space="preserve"> (b</w:t>
      </w:r>
      <w:r w:rsidR="00784148">
        <w:rPr>
          <w:rFonts w:ascii="Tahoma" w:eastAsia="Arial" w:hAnsi="Tahoma" w:cs="Tahoma"/>
          <w:color w:val="auto"/>
          <w:sz w:val="20"/>
          <w:szCs w:val="20"/>
          <w:lang w:val="en-US"/>
        </w:rPr>
        <w:t>a</w:t>
      </w:r>
      <w:r>
        <w:rPr>
          <w:rFonts w:ascii="Tahoma" w:eastAsia="Arial" w:hAnsi="Tahoma" w:cs="Tahoma"/>
          <w:color w:val="auto"/>
          <w:sz w:val="20"/>
          <w:szCs w:val="20"/>
          <w:lang w:val="en-US"/>
        </w:rPr>
        <w:t>) tuần liên tiếp; hoặc</w:t>
      </w:r>
    </w:p>
    <w:p w14:paraId="6C0B106F"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vi phạm pháp luật</w:t>
      </w:r>
      <w:r w:rsidRPr="003307A5">
        <w:rPr>
          <w:rFonts w:ascii="Tahoma" w:eastAsia="Arial" w:hAnsi="Tahoma" w:cs="Tahoma"/>
          <w:color w:val="auto"/>
          <w:sz w:val="20"/>
          <w:szCs w:val="20"/>
          <w:lang w:val="en-US"/>
        </w:rPr>
        <w:t xml:space="preserve"> hoặc vi phạm Hợp đồng</w:t>
      </w:r>
      <w:r w:rsidRPr="003307A5">
        <w:rPr>
          <w:rFonts w:ascii="Tahoma" w:eastAsia="Arial" w:hAnsi="Tahoma" w:cs="Tahoma"/>
          <w:color w:val="auto"/>
          <w:sz w:val="20"/>
          <w:szCs w:val="20"/>
        </w:rPr>
        <w:t>.</w:t>
      </w:r>
    </w:p>
    <w:p w14:paraId="7F827033" w14:textId="77777777" w:rsidR="000374CD" w:rsidRPr="003307A5" w:rsidRDefault="000374CD" w:rsidP="000374CD">
      <w:pPr>
        <w:spacing w:before="120" w:after="120" w:line="276" w:lineRule="auto"/>
        <w:ind w:left="426"/>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Khi Hợp đồng này chấm dứt thì đồng nghĩa với việc </w:t>
      </w:r>
      <w:r w:rsidRPr="003307A5">
        <w:rPr>
          <w:rFonts w:ascii="Tahoma" w:eastAsia="Arial" w:hAnsi="Tahoma" w:cs="Tahoma"/>
          <w:color w:val="auto"/>
          <w:sz w:val="20"/>
          <w:szCs w:val="20"/>
          <w:lang w:val="en-US"/>
        </w:rPr>
        <w:t xml:space="preserve">chấm dứt </w:t>
      </w:r>
      <w:r w:rsidRPr="003307A5">
        <w:rPr>
          <w:rFonts w:ascii="Tahoma" w:eastAsia="Arial" w:hAnsi="Tahoma" w:cs="Tahoma"/>
          <w:color w:val="auto"/>
          <w:sz w:val="20"/>
          <w:szCs w:val="20"/>
        </w:rPr>
        <w:t xml:space="preserve">các văn bản có liên quan đến Hợp đồng – bao gồm nhưng không giới hạn </w:t>
      </w:r>
      <w:r w:rsidRPr="003307A5">
        <w:rPr>
          <w:rFonts w:ascii="Tahoma" w:eastAsia="Arial" w:hAnsi="Tahoma" w:cs="Tahoma"/>
          <w:b/>
          <w:color w:val="auto"/>
          <w:sz w:val="20"/>
          <w:szCs w:val="20"/>
        </w:rPr>
        <w:t>Điều khoản Tiêu chuẩn</w:t>
      </w:r>
      <w:r w:rsidRPr="003307A5">
        <w:rPr>
          <w:rFonts w:ascii="Tahoma" w:eastAsia="Arial" w:hAnsi="Tahoma" w:cs="Tahoma"/>
          <w:color w:val="auto"/>
          <w:sz w:val="20"/>
          <w:szCs w:val="20"/>
        </w:rPr>
        <w:t xml:space="preserve">, </w:t>
      </w:r>
      <w:r w:rsidRPr="003307A5">
        <w:rPr>
          <w:rFonts w:ascii="Tahoma" w:eastAsia="Arial" w:hAnsi="Tahoma" w:cs="Tahoma"/>
          <w:b/>
          <w:color w:val="auto"/>
          <w:sz w:val="20"/>
          <w:szCs w:val="20"/>
          <w:lang w:val="en-US"/>
        </w:rPr>
        <w:t>Điều khoản Sử dụng Dịch vụ</w:t>
      </w:r>
      <w:r w:rsidRPr="003307A5">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Chính sách GHN và các phụ lục, thỏa thuận khác (nếu có).</w:t>
      </w:r>
    </w:p>
    <w:p w14:paraId="4A175AB9"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lang w:val="en-US"/>
        </w:rPr>
        <w:t xml:space="preserve">Để làm rõ, </w:t>
      </w:r>
    </w:p>
    <w:p w14:paraId="7D005155"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3307A5">
        <w:rPr>
          <w:rFonts w:ascii="Tahoma" w:eastAsia="Arial" w:hAnsi="Tahoma" w:cs="Tahoma"/>
          <w:color w:val="auto"/>
          <w:sz w:val="20"/>
          <w:szCs w:val="20"/>
          <w:lang w:val="en-US"/>
        </w:rPr>
        <w:t>Việc Hợp đồng chấm dứt trước hạn trong các trường hợp quy định tại Mục 8.1 và 8.2 trên sẽ không ảnh hưởng đến các quyền và biện pháp chế tài khác mà một Bên được quyền áp dụng theo các quy định trong Hợp đồng này; và</w:t>
      </w:r>
    </w:p>
    <w:p w14:paraId="103D19D3"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3307A5">
        <w:rPr>
          <w:rFonts w:ascii="Tahoma" w:eastAsia="Arial" w:hAnsi="Tahoma" w:cs="Tahoma"/>
          <w:color w:val="auto"/>
          <w:sz w:val="20"/>
          <w:szCs w:val="20"/>
          <w:lang w:val="en-US"/>
        </w:rPr>
        <w:t xml:space="preserve">Các quy định về Sở Hữu Trí Tuệ (Mục 3), Không Lôi Kéo (Mục 4), Bảo Mật Thông Tin (Mục 5), và Điều Khoản Cam Kết Chống Hối Lộ (Mục 7) tại Điều khoản Tiêu chuẩn này vẫn giữ nguyên hiệu lực và giá trị thực hiện. </w:t>
      </w:r>
    </w:p>
    <w:p w14:paraId="1314758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Cam Kết Và Bảo Đảm Của Khách Hàng</w:t>
      </w:r>
    </w:p>
    <w:p w14:paraId="12ED15D5" w14:textId="77777777" w:rsidR="000374CD" w:rsidRPr="003307A5" w:rsidRDefault="000374CD" w:rsidP="00E54C45">
      <w:pPr>
        <w:numPr>
          <w:ilvl w:val="0"/>
          <w:numId w:val="27"/>
        </w:numPr>
        <w:spacing w:before="120" w:after="120" w:line="276" w:lineRule="auto"/>
        <w:ind w:left="1134" w:hanging="567"/>
        <w:jc w:val="both"/>
        <w:rPr>
          <w:rFonts w:ascii="Tahoma" w:eastAsia="Arial" w:hAnsi="Tahoma" w:cs="Tahoma"/>
          <w:b/>
          <w:color w:val="auto"/>
          <w:sz w:val="20"/>
          <w:szCs w:val="20"/>
        </w:rPr>
      </w:pPr>
      <w:r w:rsidRPr="003307A5">
        <w:rPr>
          <w:rFonts w:ascii="Tahoma" w:hAnsi="Tahoma" w:cs="Tahoma"/>
          <w:b/>
          <w:color w:val="auto"/>
          <w:sz w:val="20"/>
        </w:rPr>
        <w:t>Khách hàng theo đây cam đoan và bảo đảm với GHN như sau:</w:t>
      </w:r>
    </w:p>
    <w:p w14:paraId="2C6B4DCB"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Có toàn quyền và thẩm quyền, </w:t>
      </w:r>
      <w:r w:rsidRPr="003307A5">
        <w:rPr>
          <w:rFonts w:ascii="Tahoma" w:eastAsia="Arial" w:hAnsi="Tahoma" w:cs="Tahoma"/>
          <w:color w:val="auto"/>
          <w:sz w:val="20"/>
          <w:szCs w:val="20"/>
          <w:lang w:val="en-US"/>
        </w:rPr>
        <w:t>và đã có được tất cả các chấp thuận và phê duyệt nội bộ cần thiết theo quy định để ký kết</w:t>
      </w:r>
      <w:r w:rsidRPr="003307A5">
        <w:rPr>
          <w:rFonts w:ascii="Tahoma" w:eastAsia="Arial" w:hAnsi="Tahoma" w:cs="Tahoma"/>
          <w:color w:val="auto"/>
          <w:sz w:val="20"/>
          <w:szCs w:val="20"/>
        </w:rPr>
        <w:t>, thi hành và thực hiện Hợp đồng này;</w:t>
      </w:r>
    </w:p>
    <w:p w14:paraId="2B942E2D"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này và các văn bản liên quan cấu thành các nghĩa vụ hợp pháp</w:t>
      </w:r>
      <w:r w:rsidRPr="003307A5">
        <w:rPr>
          <w:rFonts w:ascii="Tahoma" w:eastAsia="Arial" w:hAnsi="Tahoma" w:cs="Tahoma"/>
          <w:color w:val="auto"/>
          <w:sz w:val="20"/>
          <w:szCs w:val="20"/>
          <w:lang w:val="en-US"/>
        </w:rPr>
        <w:t xml:space="preserve"> có giá trị</w:t>
      </w:r>
      <w:r w:rsidRPr="003307A5">
        <w:rPr>
          <w:rFonts w:ascii="Tahoma" w:eastAsia="Arial" w:hAnsi="Tahoma" w:cs="Tahoma"/>
          <w:color w:val="auto"/>
          <w:sz w:val="20"/>
          <w:szCs w:val="20"/>
        </w:rPr>
        <w:t xml:space="preserve"> ràng buộc đối với Khách hàng;</w:t>
      </w:r>
    </w:p>
    <w:p w14:paraId="6EBC4E7C"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có kiện cáo, tranh chấp hay các thủ tục pháp lý nào đang bị trì hoãn hay đe doạ</w:t>
      </w:r>
      <w:r w:rsidRPr="003307A5">
        <w:rPr>
          <w:rFonts w:ascii="Tahoma" w:eastAsia="Arial" w:hAnsi="Tahoma" w:cs="Tahoma"/>
          <w:color w:val="auto"/>
          <w:sz w:val="20"/>
          <w:szCs w:val="20"/>
          <w:lang w:val="en-US"/>
        </w:rPr>
        <w:t>,</w:t>
      </w:r>
      <w:r w:rsidRPr="003307A5">
        <w:rPr>
          <w:rFonts w:ascii="Tahoma" w:eastAsia="Arial" w:hAnsi="Tahoma" w:cs="Tahoma"/>
          <w:color w:val="auto"/>
          <w:sz w:val="20"/>
          <w:szCs w:val="20"/>
        </w:rPr>
        <w:t xml:space="preserve"> chống lại khả năng thực hiện Hợp đồng này</w:t>
      </w:r>
      <w:r w:rsidRPr="003307A5">
        <w:rPr>
          <w:rFonts w:ascii="Tahoma" w:eastAsia="Arial" w:hAnsi="Tahoma" w:cs="Tahoma"/>
          <w:color w:val="auto"/>
          <w:sz w:val="20"/>
          <w:szCs w:val="20"/>
          <w:lang w:val="en-US"/>
        </w:rPr>
        <w:t xml:space="preserve"> của Khách hàng</w:t>
      </w:r>
      <w:r w:rsidRPr="003307A5">
        <w:rPr>
          <w:rFonts w:ascii="Tahoma" w:eastAsia="Arial" w:hAnsi="Tahoma" w:cs="Tahoma"/>
          <w:color w:val="auto"/>
          <w:sz w:val="20"/>
          <w:szCs w:val="20"/>
        </w:rPr>
        <w:t xml:space="preserve">; </w:t>
      </w:r>
    </w:p>
    <w:p w14:paraId="491BD898"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có nghĩa vụ cung cấp cho GHN bản sao </w:t>
      </w:r>
      <w:r w:rsidRPr="003307A5">
        <w:rPr>
          <w:rFonts w:ascii="Tahoma" w:eastAsia="Arial" w:hAnsi="Tahoma" w:cs="Tahoma"/>
          <w:color w:val="auto"/>
          <w:sz w:val="20"/>
          <w:szCs w:val="20"/>
          <w:lang w:val="en-US"/>
        </w:rPr>
        <w:t>hợp lệ</w:t>
      </w:r>
      <w:r w:rsidRPr="003307A5">
        <w:rPr>
          <w:rFonts w:ascii="Tahoma" w:eastAsia="Arial" w:hAnsi="Tahoma" w:cs="Tahoma"/>
          <w:color w:val="auto"/>
          <w:sz w:val="20"/>
          <w:szCs w:val="20"/>
        </w:rPr>
        <w:t xml:space="preserve">, chính xác và đầy đủ </w:t>
      </w:r>
      <w:r w:rsidRPr="003307A5">
        <w:rPr>
          <w:rFonts w:ascii="Tahoma" w:eastAsia="Arial" w:hAnsi="Tahoma" w:cs="Tahoma"/>
          <w:color w:val="auto"/>
          <w:sz w:val="20"/>
          <w:szCs w:val="20"/>
          <w:lang w:val="en-US"/>
        </w:rPr>
        <w:t xml:space="preserve">của </w:t>
      </w:r>
      <w:r w:rsidRPr="003307A5">
        <w:rPr>
          <w:rFonts w:ascii="Tahoma" w:eastAsia="Arial" w:hAnsi="Tahoma" w:cs="Tahoma"/>
          <w:color w:val="auto"/>
          <w:sz w:val="20"/>
          <w:szCs w:val="20"/>
        </w:rPr>
        <w:t>tất cả các tài liệu</w:t>
      </w:r>
      <w:r w:rsidRPr="003307A5">
        <w:rPr>
          <w:rFonts w:ascii="Tahoma" w:eastAsia="Arial" w:hAnsi="Tahoma" w:cs="Tahoma"/>
          <w:color w:val="auto"/>
          <w:sz w:val="20"/>
          <w:szCs w:val="20"/>
          <w:lang w:val="en-US"/>
        </w:rPr>
        <w:t xml:space="preserve"> cần thiết theo yêu cầu của GHN để GHN cung cấp và thực hiện Dịch vụ theo Hợp đồng này</w:t>
      </w:r>
      <w:r w:rsidRPr="003307A5">
        <w:rPr>
          <w:rFonts w:ascii="Tahoma" w:eastAsia="Arial" w:hAnsi="Tahoma" w:cs="Tahoma"/>
          <w:color w:val="auto"/>
          <w:sz w:val="20"/>
          <w:szCs w:val="20"/>
        </w:rPr>
        <w:t>; và</w:t>
      </w:r>
    </w:p>
    <w:p w14:paraId="4C510846"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Chịu trách nhiệm trước pháp luật về các cam đoan trên.</w:t>
      </w:r>
    </w:p>
    <w:p w14:paraId="5BB74317" w14:textId="77777777" w:rsidR="000374CD" w:rsidRPr="003307A5" w:rsidRDefault="000374CD" w:rsidP="00E54C45">
      <w:pPr>
        <w:numPr>
          <w:ilvl w:val="0"/>
          <w:numId w:val="27"/>
        </w:numPr>
        <w:spacing w:before="120" w:after="120" w:line="276" w:lineRule="auto"/>
        <w:ind w:left="1134" w:hanging="567"/>
        <w:jc w:val="both"/>
        <w:rPr>
          <w:rFonts w:ascii="Tahoma" w:hAnsi="Tahoma" w:cs="Tahoma"/>
          <w:b/>
          <w:color w:val="auto"/>
          <w:sz w:val="20"/>
        </w:rPr>
      </w:pPr>
      <w:r w:rsidRPr="003307A5">
        <w:rPr>
          <w:rFonts w:ascii="Tahoma" w:hAnsi="Tahoma" w:cs="Tahoma"/>
          <w:b/>
          <w:color w:val="auto"/>
          <w:sz w:val="20"/>
        </w:rPr>
        <w:t>Khách hàng cam kết sẽ:</w:t>
      </w:r>
    </w:p>
    <w:p w14:paraId="2095A525"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Đảm bảo các cam kết sẽ được thực hiện đúng theo Hợp đồng, Điều khoản Tiêu chuẩn, Điều khoản Sử dụng Dịch vụ và các phụ lục liên quan đính kèm Hợp đồng này, cũng như các chính sách của GHN tại từng thời điểm; </w:t>
      </w:r>
    </w:p>
    <w:p w14:paraId="27ED437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Khi được yêu cầu, sẽ nhanh chóng ký kết các tài liệu cần thiết khác và thực hiện các hành động cần thiết hay quan trọng để thực hiện Hợp đồng này;</w:t>
      </w:r>
    </w:p>
    <w:p w14:paraId="54425A4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3307A5">
        <w:rPr>
          <w:rFonts w:ascii="Tahoma" w:eastAsia="Arial" w:hAnsi="Tahoma" w:cs="Tahoma"/>
          <w:color w:val="auto"/>
          <w:sz w:val="20"/>
          <w:szCs w:val="20"/>
          <w:lang w:val="en-US"/>
        </w:rPr>
        <w:t xml:space="preserve">chuyển nhượng, </w:t>
      </w:r>
      <w:r w:rsidRPr="003307A5">
        <w:rPr>
          <w:rFonts w:ascii="Tahoma" w:eastAsia="Arial" w:hAnsi="Tahoma" w:cs="Tahoma"/>
          <w:color w:val="auto"/>
          <w:sz w:val="20"/>
          <w:szCs w:val="20"/>
        </w:rPr>
        <w:t xml:space="preserve">chuyển giao cho bên thứ ba </w:t>
      </w:r>
      <w:r w:rsidRPr="003307A5">
        <w:rPr>
          <w:rFonts w:ascii="Tahoma" w:eastAsia="Arial" w:hAnsi="Tahoma" w:cs="Tahoma"/>
          <w:color w:val="auto"/>
          <w:sz w:val="20"/>
          <w:szCs w:val="20"/>
          <w:lang w:val="en-US"/>
        </w:rPr>
        <w:t xml:space="preserve">bất kỳ quyền và </w:t>
      </w:r>
      <w:r w:rsidRPr="003307A5">
        <w:rPr>
          <w:rFonts w:ascii="Tahoma" w:eastAsia="Arial" w:hAnsi="Tahoma" w:cs="Tahoma"/>
          <w:color w:val="auto"/>
          <w:sz w:val="20"/>
          <w:szCs w:val="20"/>
        </w:rPr>
        <w:t xml:space="preserve">nghĩa vụ </w:t>
      </w:r>
      <w:r w:rsidRPr="003307A5">
        <w:rPr>
          <w:rFonts w:ascii="Tahoma" w:eastAsia="Arial" w:hAnsi="Tahoma" w:cs="Tahoma"/>
          <w:color w:val="auto"/>
          <w:sz w:val="20"/>
          <w:szCs w:val="20"/>
          <w:lang w:val="en-US"/>
        </w:rPr>
        <w:t xml:space="preserve">của Khách hàng </w:t>
      </w:r>
      <w:r w:rsidRPr="003307A5">
        <w:rPr>
          <w:rFonts w:ascii="Tahoma" w:eastAsia="Arial" w:hAnsi="Tahoma" w:cs="Tahoma"/>
          <w:color w:val="auto"/>
          <w:sz w:val="20"/>
          <w:szCs w:val="20"/>
        </w:rPr>
        <w:t xml:space="preserve">tại Hợp đồng này; </w:t>
      </w:r>
    </w:p>
    <w:p w14:paraId="108EA0D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3307A5">
        <w:rPr>
          <w:rFonts w:ascii="Tahoma" w:eastAsia="Arial" w:hAnsi="Tahoma" w:cs="Tahoma"/>
          <w:color w:val="auto"/>
          <w:sz w:val="20"/>
          <w:szCs w:val="20"/>
          <w:lang w:val="en-US"/>
        </w:rPr>
        <w:t xml:space="preserve">thực hiện bất kỳ </w:t>
      </w:r>
      <w:r w:rsidRPr="003307A5">
        <w:rPr>
          <w:rFonts w:ascii="Tahoma" w:eastAsia="Arial" w:hAnsi="Tahoma" w:cs="Tahoma"/>
          <w:color w:val="auto"/>
          <w:sz w:val="20"/>
          <w:szCs w:val="20"/>
        </w:rPr>
        <w:t xml:space="preserve">hành vi đe dọa, nói xấu, hoặc </w:t>
      </w:r>
      <w:r w:rsidRPr="003307A5">
        <w:rPr>
          <w:rFonts w:ascii="Tahoma" w:eastAsia="Arial" w:hAnsi="Tahoma" w:cs="Tahoma"/>
          <w:color w:val="auto"/>
          <w:sz w:val="20"/>
          <w:szCs w:val="20"/>
          <w:lang w:val="en-US"/>
        </w:rPr>
        <w:t xml:space="preserve">hành vi khác </w:t>
      </w:r>
      <w:r w:rsidRPr="003307A5">
        <w:rPr>
          <w:rFonts w:ascii="Tahoma" w:eastAsia="Arial" w:hAnsi="Tahoma" w:cs="Tahoma"/>
          <w:color w:val="auto"/>
          <w:sz w:val="20"/>
          <w:szCs w:val="20"/>
        </w:rPr>
        <w:t xml:space="preserve">làm ảnh hưởng đến </w:t>
      </w:r>
      <w:r w:rsidRPr="003307A5">
        <w:rPr>
          <w:rFonts w:ascii="Tahoma" w:eastAsia="Arial" w:hAnsi="Tahoma" w:cs="Tahoma"/>
          <w:color w:val="auto"/>
          <w:sz w:val="20"/>
          <w:szCs w:val="20"/>
          <w:lang w:val="en-US"/>
        </w:rPr>
        <w:t xml:space="preserve">bất lợi đến </w:t>
      </w:r>
      <w:r w:rsidRPr="003307A5">
        <w:rPr>
          <w:rFonts w:ascii="Tahoma" w:eastAsia="Arial" w:hAnsi="Tahoma" w:cs="Tahoma"/>
          <w:color w:val="auto"/>
          <w:sz w:val="20"/>
          <w:szCs w:val="20"/>
        </w:rPr>
        <w:t xml:space="preserve">hình ảnh, uy tín của </w:t>
      </w:r>
      <w:r w:rsidRPr="003307A5">
        <w:rPr>
          <w:rFonts w:ascii="Tahoma" w:eastAsia="Arial" w:hAnsi="Tahoma" w:cs="Tahoma"/>
          <w:color w:val="auto"/>
          <w:sz w:val="20"/>
          <w:szCs w:val="20"/>
          <w:lang w:val="en-US"/>
        </w:rPr>
        <w:t>nhân viên của GHN</w:t>
      </w:r>
      <w:r w:rsidRPr="003307A5">
        <w:rPr>
          <w:rFonts w:ascii="Tahoma" w:eastAsia="Arial" w:hAnsi="Tahoma" w:cs="Tahoma"/>
          <w:color w:val="auto"/>
          <w:sz w:val="20"/>
          <w:szCs w:val="20"/>
        </w:rPr>
        <w:t xml:space="preserve"> cũng như chính GHN</w:t>
      </w:r>
      <w:r w:rsidRPr="003307A5">
        <w:rPr>
          <w:rFonts w:ascii="Tahoma" w:eastAsia="Arial" w:hAnsi="Tahoma" w:cs="Tahoma"/>
          <w:color w:val="auto"/>
          <w:sz w:val="20"/>
          <w:szCs w:val="20"/>
          <w:lang w:val="en-US"/>
        </w:rPr>
        <w:t xml:space="preserve"> hay SCommerce</w:t>
      </w:r>
      <w:r w:rsidRPr="003307A5">
        <w:rPr>
          <w:rFonts w:ascii="Tahoma" w:eastAsia="Arial" w:hAnsi="Tahoma" w:cs="Tahoma"/>
          <w:color w:val="auto"/>
          <w:sz w:val="20"/>
          <w:szCs w:val="20"/>
        </w:rPr>
        <w:t>;</w:t>
      </w:r>
    </w:p>
    <w:p w14:paraId="4ABD881D"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sử dụng danh nghĩa của GHN </w:t>
      </w:r>
      <w:r w:rsidRPr="003307A5">
        <w:rPr>
          <w:rFonts w:ascii="Tahoma" w:eastAsia="Arial" w:hAnsi="Tahoma" w:cs="Tahoma"/>
          <w:color w:val="auto"/>
          <w:sz w:val="20"/>
          <w:szCs w:val="20"/>
          <w:lang w:val="en-US"/>
        </w:rPr>
        <w:t xml:space="preserve">hay SCommerce </w:t>
      </w:r>
      <w:r w:rsidRPr="003307A5">
        <w:rPr>
          <w:rFonts w:ascii="Tahoma" w:eastAsia="Arial" w:hAnsi="Tahoma" w:cs="Tahoma"/>
          <w:color w:val="auto"/>
          <w:sz w:val="20"/>
          <w:szCs w:val="20"/>
        </w:rPr>
        <w:t>để làm việc hoặc trao đổi với bên thứ ba;</w:t>
      </w:r>
    </w:p>
    <w:p w14:paraId="641B8DDC" w14:textId="42ECDC9B"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thực hiện bất kỳ hành vi</w:t>
      </w:r>
      <w:r w:rsidRPr="003307A5">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 xml:space="preserve"> vi phạm pháp luật nào trong suốt quá trình thực hiện Hợp đồng – bao gồm như không giới hạn việc Khách hàng lợi dụng Hệ thống GHN hoặc </w:t>
      </w:r>
      <w:r w:rsidRPr="003307A5">
        <w:rPr>
          <w:rFonts w:ascii="Tahoma" w:eastAsia="Arial" w:hAnsi="Tahoma" w:cs="Tahoma"/>
          <w:color w:val="auto"/>
          <w:sz w:val="20"/>
          <w:szCs w:val="20"/>
          <w:lang w:val="en-US"/>
        </w:rPr>
        <w:t>việc hợp tác giữa các Bên đ</w:t>
      </w:r>
      <w:r w:rsidRPr="003307A5">
        <w:rPr>
          <w:rFonts w:ascii="Tahoma" w:eastAsia="Arial" w:hAnsi="Tahoma" w:cs="Tahoma"/>
          <w:color w:val="auto"/>
          <w:sz w:val="20"/>
          <w:szCs w:val="20"/>
        </w:rPr>
        <w:t xml:space="preserve">ể gửi hàng cấm, thông đồng cùng bên thứ ba để thực hiện các hành vi gây hại GHN, có hành vi bạo lực với </w:t>
      </w:r>
      <w:r w:rsidRPr="003307A5">
        <w:rPr>
          <w:rFonts w:ascii="Tahoma" w:eastAsia="Arial" w:hAnsi="Tahoma" w:cs="Tahoma"/>
          <w:color w:val="auto"/>
          <w:sz w:val="20"/>
          <w:szCs w:val="20"/>
          <w:lang w:val="en-US"/>
        </w:rPr>
        <w:t>nhân viên</w:t>
      </w:r>
      <w:r w:rsidRPr="003307A5">
        <w:rPr>
          <w:rFonts w:ascii="Tahoma" w:eastAsia="Arial" w:hAnsi="Tahoma" w:cs="Tahoma"/>
          <w:color w:val="auto"/>
          <w:sz w:val="20"/>
          <w:szCs w:val="20"/>
        </w:rPr>
        <w:t xml:space="preserve"> của GHN…</w:t>
      </w:r>
      <w:r w:rsidR="00CA673B">
        <w:rPr>
          <w:rFonts w:ascii="Tahoma" w:eastAsia="Arial" w:hAnsi="Tahoma" w:cs="Tahoma"/>
          <w:color w:val="auto"/>
          <w:sz w:val="20"/>
          <w:szCs w:val="20"/>
          <w:lang w:val="en-US"/>
        </w:rPr>
        <w:t>;</w:t>
      </w:r>
    </w:p>
    <w:p w14:paraId="101E1C26"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Đảm bảo và bảo vệ cho GHN được tránh khỏi bất kỳ và tất cả các khiếu nại, hành động, kiện tụng, yêu cầu, đánh giá, hay phán quyết đòi quyền lợi, và bất cứ hay tất cả các thua thiệt, thiệt hại, trách nhiệm, chi phí và phí tổn (bao gồm, nhưng không giới hạn, các chi phí luật sư, chi phí kế toán và các chi phí điều tra trong phạm vi pháp luật cho phép) và không bị thiệt hại từ hoặc phát sinh liên quan tới (i) khả năng thực hiện Hợp đồng của Khách hàng, (ii) </w:t>
      </w:r>
      <w:r w:rsidRPr="003307A5">
        <w:rPr>
          <w:rFonts w:ascii="Tahoma" w:eastAsia="Arial" w:hAnsi="Tahoma" w:cs="Tahoma"/>
          <w:color w:val="auto"/>
          <w:sz w:val="20"/>
          <w:szCs w:val="20"/>
          <w:lang w:val="en-US"/>
        </w:rPr>
        <w:t xml:space="preserve">các thông tin, tài liệu, </w:t>
      </w:r>
      <w:r w:rsidRPr="003307A5">
        <w:rPr>
          <w:rFonts w:ascii="Tahoma" w:eastAsia="Arial" w:hAnsi="Tahoma" w:cs="Tahoma"/>
          <w:color w:val="auto"/>
          <w:sz w:val="20"/>
          <w:szCs w:val="20"/>
        </w:rPr>
        <w:t>quyền sở hữu trí tuệ của nội dung, hình ảnh quảng cáo mà Khách hàng cung cấp cho GHN để đăng tải, quảng bá thương hiệu, sản phẩm của Khách hàng trên Hệ thống GHN (nếu có), cũng như thương hiệu, hình ảnh đại diện, logo mà Khách hàng đang sử dụng, và (iii) nguồn gốc xuất xứ của Bưu gửi mà Khách hàng giao cho GHN vận chuyển; và</w:t>
      </w:r>
    </w:p>
    <w:p w14:paraId="6E2A8E81"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Tuân thủ đúng quy định của pháp luật liên quan và Chính sách GHN.</w:t>
      </w:r>
    </w:p>
    <w:p w14:paraId="71A9ED9C"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Luật Áp Dụng Và Giải Quyết Tranh Chấp</w:t>
      </w:r>
    </w:p>
    <w:p w14:paraId="1F0D7887" w14:textId="77777777" w:rsidR="000374CD" w:rsidRPr="003307A5" w:rsidRDefault="000374CD" w:rsidP="000374CD">
      <w:pPr>
        <w:spacing w:before="120" w:after="120" w:line="276" w:lineRule="auto"/>
        <w:ind w:left="1134" w:hanging="567"/>
        <w:jc w:val="both"/>
        <w:rPr>
          <w:rFonts w:ascii="Tahoma" w:eastAsia="Arial" w:hAnsi="Tahoma" w:cs="Tahoma"/>
          <w:bCs/>
          <w:color w:val="auto"/>
          <w:sz w:val="20"/>
          <w:szCs w:val="20"/>
        </w:rPr>
      </w:pPr>
      <w:r w:rsidRPr="003307A5">
        <w:rPr>
          <w:rFonts w:ascii="Tahoma" w:eastAsia="Arial" w:hAnsi="Tahoma" w:cs="Tahoma"/>
          <w:color w:val="auto"/>
          <w:sz w:val="20"/>
          <w:szCs w:val="20"/>
          <w:lang w:val="en-US"/>
        </w:rPr>
        <w:t>10.1.</w:t>
      </w:r>
      <w:r w:rsidRPr="003307A5">
        <w:rPr>
          <w:rFonts w:ascii="Tahoma" w:eastAsia="Arial" w:hAnsi="Tahoma" w:cs="Tahoma"/>
          <w:color w:val="auto"/>
          <w:sz w:val="20"/>
          <w:szCs w:val="20"/>
          <w:lang w:val="en-US"/>
        </w:rPr>
        <w:tab/>
      </w:r>
      <w:r w:rsidRPr="003307A5">
        <w:rPr>
          <w:rFonts w:ascii="Tahoma" w:eastAsia="Arial" w:hAnsi="Tahoma" w:cs="Tahoma"/>
          <w:color w:val="auto"/>
          <w:sz w:val="20"/>
          <w:szCs w:val="20"/>
        </w:rPr>
        <w:t xml:space="preserve">Hợp đồng này </w:t>
      </w:r>
      <w:r w:rsidRPr="003307A5">
        <w:rPr>
          <w:rFonts w:ascii="Tahoma" w:hAnsi="Tahoma" w:cs="Tahoma"/>
          <w:bCs/>
          <w:color w:val="auto"/>
          <w:sz w:val="20"/>
        </w:rPr>
        <w:t>được</w:t>
      </w:r>
      <w:r w:rsidRPr="003307A5">
        <w:rPr>
          <w:rFonts w:ascii="Tahoma" w:eastAsia="Arial" w:hAnsi="Tahoma" w:cs="Tahoma"/>
          <w:bCs/>
          <w:color w:val="auto"/>
          <w:sz w:val="20"/>
          <w:szCs w:val="20"/>
        </w:rPr>
        <w:t xml:space="preserve"> điều chỉnh </w:t>
      </w:r>
      <w:r w:rsidRPr="003307A5">
        <w:rPr>
          <w:rFonts w:ascii="Tahoma" w:eastAsia="Arial" w:hAnsi="Tahoma" w:cs="Tahoma"/>
          <w:bCs/>
          <w:color w:val="auto"/>
          <w:sz w:val="20"/>
          <w:szCs w:val="20"/>
          <w:lang w:val="en-US"/>
        </w:rPr>
        <w:t xml:space="preserve">và giải thích </w:t>
      </w:r>
      <w:r w:rsidRPr="003307A5">
        <w:rPr>
          <w:rFonts w:ascii="Tahoma" w:eastAsia="Arial" w:hAnsi="Tahoma" w:cs="Tahoma"/>
          <w:bCs/>
          <w:color w:val="auto"/>
          <w:sz w:val="20"/>
          <w:szCs w:val="20"/>
        </w:rPr>
        <w:t>bởi pháp luật Việt Nam.</w:t>
      </w:r>
    </w:p>
    <w:p w14:paraId="62D59A73" w14:textId="77777777" w:rsidR="000374CD" w:rsidRPr="003307A5" w:rsidRDefault="000374CD" w:rsidP="000374CD">
      <w:p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bCs/>
          <w:color w:val="auto"/>
          <w:sz w:val="20"/>
          <w:szCs w:val="20"/>
          <w:lang w:val="en-US"/>
        </w:rPr>
        <w:t>10.2.</w:t>
      </w:r>
      <w:r w:rsidRPr="003307A5">
        <w:rPr>
          <w:rFonts w:ascii="Tahoma" w:eastAsia="Arial" w:hAnsi="Tahoma" w:cs="Tahoma"/>
          <w:bCs/>
          <w:color w:val="auto"/>
          <w:sz w:val="20"/>
          <w:szCs w:val="20"/>
          <w:lang w:val="en-US"/>
        </w:rPr>
        <w:tab/>
      </w:r>
      <w:r w:rsidRPr="003307A5">
        <w:rPr>
          <w:rFonts w:ascii="Tahoma" w:eastAsia="Arial" w:hAnsi="Tahoma" w:cs="Tahoma"/>
          <w:bCs/>
          <w:color w:val="auto"/>
          <w:sz w:val="20"/>
          <w:szCs w:val="20"/>
        </w:rPr>
        <w:t xml:space="preserve">Trong quá </w:t>
      </w:r>
      <w:r w:rsidRPr="003307A5">
        <w:rPr>
          <w:rFonts w:ascii="Tahoma" w:hAnsi="Tahoma" w:cs="Tahoma"/>
          <w:bCs/>
          <w:color w:val="auto"/>
          <w:sz w:val="20"/>
        </w:rPr>
        <w:t>trình</w:t>
      </w:r>
      <w:r w:rsidRPr="003307A5">
        <w:rPr>
          <w:rFonts w:ascii="Tahoma" w:eastAsia="Arial" w:hAnsi="Tahoma" w:cs="Tahoma"/>
          <w:color w:val="auto"/>
          <w:sz w:val="20"/>
          <w:szCs w:val="20"/>
        </w:rPr>
        <w:t xml:space="preserve"> thực hiện Hợp đồng này nếu phát sinh vấn đề </w:t>
      </w:r>
      <w:r w:rsidRPr="003307A5">
        <w:rPr>
          <w:rFonts w:ascii="Tahoma" w:eastAsia="Arial" w:hAnsi="Tahoma" w:cs="Tahoma"/>
          <w:color w:val="auto"/>
          <w:sz w:val="20"/>
          <w:szCs w:val="20"/>
          <w:lang w:val="en-US"/>
        </w:rPr>
        <w:t xml:space="preserve">hoặc tranh chấp </w:t>
      </w:r>
      <w:r w:rsidRPr="003307A5">
        <w:rPr>
          <w:rFonts w:ascii="Tahoma" w:eastAsia="Arial" w:hAnsi="Tahoma" w:cs="Tahoma"/>
          <w:color w:val="auto"/>
          <w:sz w:val="20"/>
          <w:szCs w:val="20"/>
        </w:rPr>
        <w:t>thì các</w:t>
      </w:r>
      <w:r w:rsidRPr="003307A5">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Bên phải kịp thời thông báo cho nhau biết và chủ động bàn bạc giải quyết trên cơ sở thương lượng</w:t>
      </w:r>
      <w:r w:rsidRPr="003307A5">
        <w:rPr>
          <w:rFonts w:ascii="Tahoma" w:eastAsia="Arial" w:hAnsi="Tahoma" w:cs="Tahoma"/>
          <w:color w:val="auto"/>
          <w:sz w:val="20"/>
          <w:szCs w:val="20"/>
          <w:lang w:val="en-US"/>
        </w:rPr>
        <w:t xml:space="preserve">, </w:t>
      </w:r>
      <w:r w:rsidRPr="003307A5">
        <w:rPr>
          <w:rFonts w:ascii="Tahoma" w:eastAsia="Arial" w:hAnsi="Tahoma" w:cs="Tahoma"/>
          <w:color w:val="auto"/>
          <w:sz w:val="20"/>
          <w:szCs w:val="20"/>
        </w:rPr>
        <w:t xml:space="preserve">đảm bảo </w:t>
      </w:r>
      <w:r w:rsidRPr="003307A5">
        <w:rPr>
          <w:rFonts w:ascii="Tahoma" w:eastAsia="Arial" w:hAnsi="Tahoma" w:cs="Tahoma"/>
          <w:color w:val="auto"/>
          <w:sz w:val="20"/>
          <w:szCs w:val="20"/>
          <w:lang w:val="en-US"/>
        </w:rPr>
        <w:t xml:space="preserve">quyền và lợi ích hợp pháp của </w:t>
      </w:r>
      <w:r w:rsidRPr="003307A5">
        <w:rPr>
          <w:rFonts w:ascii="Tahoma" w:eastAsia="Arial" w:hAnsi="Tahoma" w:cs="Tahoma"/>
          <w:color w:val="auto"/>
          <w:sz w:val="20"/>
          <w:szCs w:val="20"/>
        </w:rPr>
        <w:t>các Bên.</w:t>
      </w:r>
      <w:r w:rsidRPr="003307A5">
        <w:rPr>
          <w:rFonts w:ascii="Tahoma" w:eastAsia="Arial" w:hAnsi="Tahoma" w:cs="Tahoma"/>
          <w:color w:val="auto"/>
          <w:sz w:val="20"/>
          <w:szCs w:val="20"/>
          <w:lang w:val="en-US"/>
        </w:rPr>
        <w:t xml:space="preserve"> Trong trường hợp tranh chấp không thể được giải quyết bằng thương lượng thì các Bên có quyền đưa ra tòa án có thẩm quyền tại Thành phố Hồ Chí Minh để giải quyết. </w:t>
      </w:r>
    </w:p>
    <w:p w14:paraId="37930B9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Thông báo </w:t>
      </w:r>
    </w:p>
    <w:p w14:paraId="1F306338"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Bất kỳ thông báo, thư từ, tài liệu giao dịch hoặc các phương thức giao tiếp khác (“</w:t>
      </w:r>
      <w:r w:rsidRPr="003307A5">
        <w:rPr>
          <w:rFonts w:ascii="Tahoma" w:eastAsia="Arial" w:hAnsi="Tahoma" w:cs="Tahoma"/>
          <w:b/>
          <w:color w:val="auto"/>
          <w:sz w:val="20"/>
          <w:szCs w:val="20"/>
          <w:lang w:val="en-US"/>
        </w:rPr>
        <w:t>Thông báo</w:t>
      </w:r>
      <w:r w:rsidRPr="003307A5">
        <w:rPr>
          <w:rFonts w:ascii="Tahoma" w:eastAsia="Arial" w:hAnsi="Tahoma" w:cs="Tahoma"/>
          <w:color w:val="auto"/>
          <w:sz w:val="20"/>
          <w:szCs w:val="20"/>
          <w:lang w:val="en-US"/>
        </w:rPr>
        <w:t xml:space="preserve">”) được trao đổi giữa các Bên liên quan đến Hợp đồng này phải được gửi đến Bên còn lại bằng phương thức chuyển giao trực tiếp, gửi thư bảo đảm qua bưu điện, gửi qua email hoặc gửi qua fax. </w:t>
      </w:r>
    </w:p>
    <w:p w14:paraId="1E5B1A23"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Thông báo đã được chuyển giao và gửi đi theo quy định nêu trên sẽ được xem là đã nhận được khi:</w:t>
      </w:r>
    </w:p>
    <w:p w14:paraId="28066C6F"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Tại thời điểm chuyển giao nếu chuyển giao trực tiếp;</w:t>
      </w:r>
    </w:p>
    <w:p w14:paraId="197AAF40"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03 (ba) Ngày làm việc kể từ ngày gửi nếu gửi </w:t>
      </w:r>
      <w:r w:rsidRPr="003307A5">
        <w:rPr>
          <w:rFonts w:ascii="Tahoma" w:eastAsia="Arial" w:hAnsi="Tahoma" w:cs="Tahoma"/>
          <w:color w:val="auto"/>
          <w:sz w:val="20"/>
          <w:szCs w:val="20"/>
          <w:lang w:val="en-GB"/>
        </w:rPr>
        <w:t>thư bảo đảm qua bưu điện</w:t>
      </w:r>
      <w:r w:rsidRPr="003307A5">
        <w:rPr>
          <w:rFonts w:ascii="Tahoma" w:eastAsia="Arial" w:hAnsi="Tahoma" w:cs="Tahoma"/>
          <w:color w:val="auto"/>
          <w:sz w:val="20"/>
          <w:szCs w:val="20"/>
          <w:lang w:val="en-US"/>
        </w:rPr>
        <w:t>;</w:t>
      </w:r>
    </w:p>
    <w:p w14:paraId="12A1E453"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01 (một) giờ kể từ thời điểm Thông báo được gửi đi qua email có đính kèm văn bản có chữ ký và con dấu của người đại diện theo pháp luật của bên gửi; hoặc</w:t>
      </w:r>
    </w:p>
    <w:p w14:paraId="67C0EEDC"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Tại thời điểm chuyển phát nếu bên gửi nhận được báo cáo Thông báo đã được gửi đi hoàn tất trên máy fax.</w:t>
      </w:r>
    </w:p>
    <w:p w14:paraId="6F985C4A" w14:textId="77777777" w:rsidR="000374CD" w:rsidRPr="003307A5" w:rsidRDefault="000374CD" w:rsidP="000374CD">
      <w:pPr>
        <w:spacing w:before="120" w:after="120" w:line="276" w:lineRule="auto"/>
        <w:ind w:left="1134"/>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Trường hợp Thông báo được nhận không vào giờ làm việc (từ 08h00 đến 17h00 trong Ngày làm việc) thì được hiểu là được nhận được vào Ngày làm việc liền kề tiếp theo.</w:t>
      </w:r>
    </w:p>
    <w:p w14:paraId="43197214"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bCs/>
          <w:color w:val="auto"/>
          <w:sz w:val="20"/>
          <w:szCs w:val="20"/>
        </w:rPr>
      </w:pPr>
      <w:r w:rsidRPr="003307A5">
        <w:rPr>
          <w:rFonts w:ascii="Tahoma" w:eastAsia="Arial" w:hAnsi="Tahoma" w:cs="Tahoma"/>
          <w:bCs/>
          <w:color w:val="auto"/>
          <w:sz w:val="20"/>
          <w:szCs w:val="20"/>
          <w:lang w:val="en-US"/>
        </w:rPr>
        <w:t>Thông tin liên lạc của các Bên được quy định cụ thể Phụ lục 06 của Hợp đồng. Trường hợp có sự thay đổi về thông tin liên hệ tại Phụ lục 06 thì Bên có sự thay đổi phải thông báo cho Bên còn lại theo cách thức quy định tại Điều khoản này.</w:t>
      </w:r>
    </w:p>
    <w:p w14:paraId="423A3205"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b/>
          <w:color w:val="auto"/>
          <w:sz w:val="20"/>
          <w:szCs w:val="20"/>
          <w:lang w:val="en-US"/>
        </w:rPr>
      </w:pPr>
      <w:r w:rsidRPr="003307A5">
        <w:rPr>
          <w:rFonts w:ascii="Tahoma" w:eastAsia="Arial" w:hAnsi="Tahoma" w:cs="Tahoma"/>
          <w:color w:val="auto"/>
          <w:sz w:val="20"/>
          <w:szCs w:val="20"/>
          <w:lang w:val="en-US"/>
        </w:rPr>
        <w:t xml:space="preserve">Để làm rõ, GHN được toàn quyền dựa vào các Thông báo do người được ủy quyền của Khách hàng đưa ra, đồng thời sẽ không chịu trách nhiệm tìm hiểu, kiểm tra về thẩm quyền của người được ủy quyền đó. </w:t>
      </w:r>
    </w:p>
    <w:p w14:paraId="4D9DD1F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Quy định chung</w:t>
      </w:r>
    </w:p>
    <w:p w14:paraId="3A8CDD01" w14:textId="02B51B6E"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lastRenderedPageBreak/>
        <w:t xml:space="preserve">Các Bên cam kết thực hiện nghiêm túc, đầy đủ mọi điều khoản ghi trong Hợp </w:t>
      </w:r>
      <w:r w:rsidR="00CC4666">
        <w:rPr>
          <w:rFonts w:ascii="Tahoma" w:eastAsia="Arial" w:hAnsi="Tahoma" w:cs="Tahoma"/>
          <w:color w:val="auto"/>
          <w:sz w:val="20"/>
          <w:szCs w:val="20"/>
          <w:lang w:val="en-US"/>
        </w:rPr>
        <w:t>đ</w:t>
      </w:r>
      <w:r w:rsidRPr="003307A5">
        <w:rPr>
          <w:rFonts w:ascii="Tahoma" w:eastAsia="Arial" w:hAnsi="Tahoma" w:cs="Tahoma"/>
          <w:color w:val="auto"/>
          <w:sz w:val="20"/>
          <w:szCs w:val="20"/>
          <w:lang w:val="en-US"/>
        </w:rPr>
        <w:t xml:space="preserve">ồng này. </w:t>
      </w:r>
    </w:p>
    <w:p w14:paraId="490734E6"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Mọi sửa đổi, bổ sung của Hợp đồng này phải được lập thành văn bản, có chữ ký và con dấu hợp lệ của các Bên.</w:t>
      </w:r>
    </w:p>
    <w:p w14:paraId="3485249C"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Hợp đồng và các phụ lục của Hợp đồng (nếu có) cùng với tất cả các tài liệu liên quan và đi kèm khác sẽ thiết lập nên toàn bộ Hợp đồng có giá trị ràng buộc giữa các Bên và sẽ thay thế, hủy bỏ toàn bộ các thương lượng, tài liệu, khẳng định, cam kết và thỏa thuận trước khi lập Hợp đồng. </w:t>
      </w:r>
    </w:p>
    <w:p w14:paraId="72DA5254"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Trong trường hợp có bất kỳ mâu thuẫn nào giữa Hợp đồng và các phụ lục của Hợp đồng, các điều khoản của Hợp đồng sẽ được ưu tiên áp dụng.</w:t>
      </w:r>
    </w:p>
    <w:p w14:paraId="3C9562A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Mỗi Bên tự chịu các khoản chi phí và phí tổn của Bên mình trong việc thương lượng, dự thảo, phê chuẩn và ký kết Hợp đồng và các phụ lục của Hợp đồng (nếu có) và các tài liệu có liên quan nêu trong Hợp đồng và các phụ lục của Hợp đồng.</w:t>
      </w:r>
    </w:p>
    <w:p w14:paraId="49F7013A"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Hợp đồng không thiết lập mỗi quan hệ giữa các Bên với tư cách là đại lý hay đại diện của Bên kia, nhằm tạo ra sự tin tưởng hay mối quan hệ đối tác thương mại. Không bên nào có quyền được hành động hay phải chịu trách nhiệm trên danh nghĩa của Bên kia trong Hợp đồng này.</w:t>
      </w:r>
    </w:p>
    <w:p w14:paraId="23F6F65F" w14:textId="7D096A88" w:rsidR="000374CD"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Bất cứ điều kiện hoặc điều khoản nào của </w:t>
      </w:r>
      <w:r w:rsidR="00D65BE3">
        <w:rPr>
          <w:rFonts w:ascii="Tahoma" w:eastAsia="Arial" w:hAnsi="Tahoma" w:cs="Tahoma"/>
          <w:color w:val="auto"/>
          <w:sz w:val="20"/>
          <w:szCs w:val="20"/>
          <w:lang w:val="en-US"/>
        </w:rPr>
        <w:t>H</w:t>
      </w:r>
      <w:r w:rsidRPr="003307A5">
        <w:rPr>
          <w:rFonts w:ascii="Tahoma" w:eastAsia="Arial" w:hAnsi="Tahoma" w:cs="Tahoma"/>
          <w:color w:val="auto"/>
          <w:sz w:val="20"/>
          <w:szCs w:val="20"/>
          <w:lang w:val="en-US"/>
        </w:rPr>
        <w:t>ợp đồng này trở nên vô hiệu hoặc không khả thi sẽ chỉ không có hiệu lực trong phạm vi vô hiệu và không khả thi đó mà không làm cho phần còn lại của Hợp Đồng này bị ảnh hưởng, bị bất khả thi hay vô hiệu.</w:t>
      </w:r>
    </w:p>
    <w:p w14:paraId="6D48EBD9" w14:textId="035B4DFC" w:rsidR="00AC74F6" w:rsidRPr="003307A5" w:rsidRDefault="00AC74F6"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Pr>
          <w:rFonts w:ascii="Tahoma" w:eastAsia="Arial" w:hAnsi="Tahoma" w:cs="Tahoma"/>
          <w:color w:val="auto"/>
          <w:sz w:val="20"/>
          <w:szCs w:val="20"/>
          <w:lang w:val="en-US"/>
        </w:rPr>
        <w:t>Trừ khi có thoả thuận rõ ràng ngược lại giữa các Bên, hoặc được quy định theo Hợp đồng này, các quy định của Hợp đồng này, và quyền và biện pháp khắc phục của các Bên theo Hợp đồng này đều được tích dồn và bảo lưu thực hiện trong tương lai. Việc GHN không thực hiện hoặc sử dụng bất kỳ quyền nào được trao cho GHN bởi Hợp đồng này sẽ không được coi là sự từ bỏ bất cứ quyền nào hoặc loại trừ quyền thực thi hoặc sử dụng các quyền này vào bất cứ thời điểm nào sau đó.</w:t>
      </w:r>
    </w:p>
    <w:p w14:paraId="54566E5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Điều khoản Tiêu chuẩn này là một phần không tách rời và được hiệu đính kèm theo Hợp đồng. Các nội dung được dẫn chiếu tới cụm từ “</w:t>
      </w:r>
      <w:r w:rsidRPr="003307A5">
        <w:rPr>
          <w:rFonts w:ascii="Tahoma" w:eastAsia="Arial" w:hAnsi="Tahoma" w:cs="Tahoma"/>
          <w:b/>
          <w:color w:val="auto"/>
          <w:sz w:val="20"/>
          <w:szCs w:val="20"/>
          <w:lang w:val="en-US"/>
        </w:rPr>
        <w:t>Hợp đồng này</w:t>
      </w:r>
      <w:r w:rsidRPr="003307A5">
        <w:rPr>
          <w:rFonts w:ascii="Tahoma" w:eastAsia="Arial" w:hAnsi="Tahoma" w:cs="Tahoma"/>
          <w:color w:val="auto"/>
          <w:sz w:val="20"/>
          <w:szCs w:val="20"/>
          <w:lang w:val="en-US"/>
        </w:rPr>
        <w:t>” tại Điều khoản Tiêu chuẩn sẽ được hiểu riêng là những nội dung được quy định tại Điều khoản Tiêu chuẩn, và được hiểu chung là những nội dung có liên quan bất kỳ đến toàn bộ Hợp đồng bao gồm cả Điều khoản Tiêu chuẩn, Điều khoản Sử dụng Dịch vụ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7CC14248" w14:textId="77777777" w:rsidTr="0096254E">
        <w:tc>
          <w:tcPr>
            <w:tcW w:w="9145" w:type="dxa"/>
          </w:tcPr>
          <w:p w14:paraId="12D47CB7"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HẾT NỘI DUNG ĐIỀU KHOẢN TIÊU CHUẨN</w:t>
            </w:r>
          </w:p>
        </w:tc>
      </w:tr>
    </w:tbl>
    <w:p w14:paraId="1D18C124"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59B634A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0"/>
          <w:u w:val="single"/>
          <w:lang w:val="en-US"/>
        </w:rPr>
        <w:lastRenderedPageBreak/>
        <w:t>ĐIỀU KHOẢN SỬ DỤNG DỊCH VỤ</w:t>
      </w:r>
    </w:p>
    <w:p w14:paraId="3E0EDBCF" w14:textId="77777777" w:rsidR="000374CD"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Cước Phí Dịch Vụ</w:t>
      </w:r>
    </w:p>
    <w:p w14:paraId="5B1378AD" w14:textId="70421072" w:rsidR="000374CD" w:rsidRDefault="000374CD" w:rsidP="000374CD">
      <w:pPr>
        <w:spacing w:before="120" w:after="120" w:line="276" w:lineRule="auto"/>
        <w:ind w:left="567"/>
        <w:jc w:val="both"/>
        <w:rPr>
          <w:rFonts w:ascii="Tahoma" w:eastAsia="Arial" w:hAnsi="Tahoma" w:cs="Tahoma"/>
          <w:b/>
          <w:color w:val="auto"/>
          <w:sz w:val="20"/>
          <w:szCs w:val="20"/>
          <w:lang w:val="en-US"/>
        </w:rPr>
      </w:pPr>
      <w:r w:rsidRPr="0088333B">
        <w:rPr>
          <w:rFonts w:ascii="Tahoma" w:hAnsi="Tahoma" w:cs="Tahoma"/>
          <w:color w:val="auto"/>
          <w:sz w:val="20"/>
          <w:szCs w:val="20"/>
        </w:rPr>
        <w:t>Bảng giá Cước phí Dịch vụ của GHN được thể hiện tại Bảng Cước phí Dịch vụ hiện hành của GHN</w:t>
      </w:r>
      <w:r w:rsidRPr="0088333B">
        <w:rPr>
          <w:rFonts w:ascii="Tahoma" w:hAnsi="Tahoma" w:cs="Tahoma"/>
          <w:color w:val="auto"/>
          <w:sz w:val="20"/>
          <w:szCs w:val="20"/>
          <w:lang w:val="en-US"/>
        </w:rPr>
        <w:t xml:space="preserve"> theo</w:t>
      </w:r>
      <w:r w:rsidRPr="0088333B">
        <w:rPr>
          <w:rFonts w:ascii="Tahoma" w:hAnsi="Tahoma" w:cs="Tahoma"/>
          <w:color w:val="auto"/>
          <w:sz w:val="20"/>
          <w:szCs w:val="20"/>
        </w:rPr>
        <w:t xml:space="preserve"> Phụ lục đính kèm Hợp đồng. Cước phí Dịch vụ này</w:t>
      </w:r>
      <w:r w:rsidR="00B21581">
        <w:rPr>
          <w:rFonts w:ascii="Tahoma" w:hAnsi="Tahoma" w:cs="Tahoma"/>
          <w:color w:val="auto"/>
          <w:sz w:val="20"/>
          <w:szCs w:val="20"/>
          <w:lang w:val="en-US"/>
        </w:rPr>
        <w:t xml:space="preserve"> </w:t>
      </w:r>
      <w:r w:rsidR="00D75DD6">
        <w:rPr>
          <w:rFonts w:ascii="Tahoma" w:hAnsi="Tahoma" w:cs="Tahoma"/>
          <w:color w:val="auto"/>
          <w:sz w:val="20"/>
          <w:szCs w:val="20"/>
          <w:lang w:val="en-US"/>
        </w:rPr>
        <w:t>đã</w:t>
      </w:r>
      <w:r w:rsidRPr="0088333B">
        <w:rPr>
          <w:rFonts w:ascii="Tahoma" w:hAnsi="Tahoma" w:cs="Tahoma"/>
          <w:color w:val="auto"/>
          <w:sz w:val="20"/>
          <w:szCs w:val="20"/>
        </w:rPr>
        <w:t xml:space="preserve"> bao gồm </w:t>
      </w:r>
      <w:r w:rsidR="00B21581">
        <w:rPr>
          <w:rFonts w:ascii="Tahoma" w:hAnsi="Tahoma" w:cs="Tahoma"/>
          <w:color w:val="auto"/>
          <w:sz w:val="20"/>
          <w:szCs w:val="20"/>
          <w:lang w:val="en-US"/>
        </w:rPr>
        <w:t xml:space="preserve">                                                                     </w:t>
      </w:r>
      <w:r w:rsidRPr="0088333B">
        <w:rPr>
          <w:rFonts w:ascii="Tahoma" w:hAnsi="Tahoma" w:cs="Tahoma"/>
          <w:color w:val="auto"/>
          <w:sz w:val="20"/>
          <w:szCs w:val="20"/>
        </w:rPr>
        <w:t xml:space="preserve">thuế VAT và sẽ được thay đổi tùy vào từng thời điểm. </w:t>
      </w:r>
    </w:p>
    <w:p w14:paraId="150974F1" w14:textId="77777777" w:rsidR="000374CD" w:rsidRPr="0088333B" w:rsidRDefault="000374CD" w:rsidP="000374CD">
      <w:pPr>
        <w:spacing w:before="120" w:after="120" w:line="276" w:lineRule="auto"/>
        <w:ind w:left="567"/>
        <w:jc w:val="both"/>
        <w:rPr>
          <w:rFonts w:ascii="Tahoma" w:eastAsia="Arial" w:hAnsi="Tahoma" w:cs="Tahoma"/>
          <w:b/>
          <w:color w:val="auto"/>
          <w:sz w:val="20"/>
          <w:szCs w:val="20"/>
          <w:lang w:val="en-US"/>
        </w:rPr>
      </w:pPr>
      <w:r w:rsidRPr="0088333B">
        <w:rPr>
          <w:rFonts w:ascii="Tahoma" w:hAnsi="Tahoma" w:cs="Tahoma"/>
          <w:sz w:val="20"/>
        </w:rPr>
        <w:t xml:space="preserve">Trong trường hợp có sự điều chỉnh về Cước phí Dịch vụ, GHN phải thông báo bằng văn bản cho </w:t>
      </w:r>
      <w:r w:rsidRPr="0088333B">
        <w:rPr>
          <w:rFonts w:ascii="Tahoma" w:hAnsi="Tahoma" w:cs="Tahoma"/>
          <w:sz w:val="20"/>
          <w:lang w:val="en-US"/>
        </w:rPr>
        <w:t>Khách hàng</w:t>
      </w:r>
      <w:r w:rsidRPr="0088333B">
        <w:rPr>
          <w:rFonts w:ascii="Tahoma" w:hAnsi="Tahoma" w:cs="Tahoma"/>
          <w:sz w:val="20"/>
        </w:rPr>
        <w:t xml:space="preserve"> biết ít nhất 15 (mười lăm) ngày trước ngày điều chỉnh.</w:t>
      </w:r>
      <w:r w:rsidRPr="0088333B">
        <w:rPr>
          <w:rFonts w:ascii="Tahoma" w:hAnsi="Tahoma" w:cs="Tahoma"/>
          <w:b/>
          <w:sz w:val="20"/>
        </w:rPr>
        <w:t xml:space="preserve"> </w:t>
      </w:r>
      <w:r w:rsidRPr="0088333B">
        <w:rPr>
          <w:rFonts w:ascii="Tahoma" w:hAnsi="Tahoma" w:cs="Tahoma"/>
          <w:sz w:val="20"/>
        </w:rPr>
        <w:t xml:space="preserve">Sau thời điểm điều chỉnh, </w:t>
      </w:r>
      <w:r w:rsidRPr="0088333B">
        <w:rPr>
          <w:rFonts w:ascii="Tahoma" w:hAnsi="Tahoma" w:cs="Tahoma"/>
          <w:sz w:val="20"/>
          <w:lang w:val="en-US"/>
        </w:rPr>
        <w:t>c</w:t>
      </w:r>
      <w:r w:rsidRPr="0088333B">
        <w:rPr>
          <w:rFonts w:ascii="Tahoma" w:hAnsi="Tahoma" w:cs="Tahoma"/>
          <w:sz w:val="20"/>
        </w:rPr>
        <w:t xml:space="preserve">ác </w:t>
      </w:r>
      <w:r w:rsidRPr="0088333B">
        <w:rPr>
          <w:rFonts w:ascii="Tahoma" w:hAnsi="Tahoma" w:cs="Tahoma"/>
          <w:sz w:val="20"/>
          <w:lang w:val="en-US"/>
        </w:rPr>
        <w:t>B</w:t>
      </w:r>
      <w:r w:rsidRPr="0088333B">
        <w:rPr>
          <w:rFonts w:ascii="Tahoma" w:hAnsi="Tahoma" w:cs="Tahoma"/>
          <w:sz w:val="20"/>
        </w:rPr>
        <w:t>ên sẽ tiếp tục thực hiện Hợp đồng này theo Bảng Cước phí Dịch vụ mới do GHN thông báo.</w:t>
      </w:r>
    </w:p>
    <w:p w14:paraId="26D81134"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Thông Tin Về Đơn Hàng</w:t>
      </w:r>
    </w:p>
    <w:p w14:paraId="4A18AE97"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3307A5">
        <w:rPr>
          <w:rFonts w:ascii="Tahoma" w:eastAsia="Arial" w:hAnsi="Tahoma" w:cs="Tahoma"/>
          <w:color w:val="auto"/>
          <w:sz w:val="20"/>
          <w:szCs w:val="20"/>
          <w:lang w:val="en-US"/>
        </w:rPr>
        <w:t xml:space="preserve">Khách hàng phải bổ sung đầy đủ thông tin về Bưu gửi giao nhận khi tạo Đơn hàng – bao gồm </w:t>
      </w:r>
      <w:r w:rsidRPr="003307A5">
        <w:rPr>
          <w:rFonts w:ascii="Tahoma" w:hAnsi="Tahoma" w:cs="Tahoma"/>
          <w:color w:val="auto"/>
          <w:sz w:val="20"/>
        </w:rPr>
        <w:t>các thông tin</w:t>
      </w:r>
      <w:r w:rsidRPr="003307A5">
        <w:rPr>
          <w:rFonts w:ascii="Tahoma" w:hAnsi="Tahoma" w:cs="Tahoma"/>
          <w:b/>
          <w:color w:val="auto"/>
          <w:sz w:val="20"/>
        </w:rPr>
        <w:t xml:space="preserve"> </w:t>
      </w:r>
      <w:r w:rsidRPr="003307A5">
        <w:rPr>
          <w:rFonts w:ascii="Tahoma" w:hAnsi="Tahoma" w:cs="Tahoma"/>
          <w:color w:val="auto"/>
          <w:sz w:val="20"/>
        </w:rPr>
        <w:t xml:space="preserve">về </w:t>
      </w:r>
      <w:r w:rsidRPr="003307A5">
        <w:rPr>
          <w:rFonts w:ascii="Tahoma" w:hAnsi="Tahoma" w:cs="Tahoma"/>
          <w:color w:val="auto"/>
          <w:sz w:val="20"/>
          <w:lang w:val="en-US"/>
        </w:rPr>
        <w:t xml:space="preserve">nội dung Bưu gửi, </w:t>
      </w:r>
      <w:r w:rsidRPr="003307A5">
        <w:rPr>
          <w:rFonts w:ascii="Tahoma" w:hAnsi="Tahoma" w:cs="Tahoma"/>
          <w:color w:val="auto"/>
          <w:sz w:val="20"/>
        </w:rPr>
        <w:t xml:space="preserve">thông tin </w:t>
      </w:r>
      <w:r w:rsidRPr="003307A5">
        <w:rPr>
          <w:rFonts w:ascii="Tahoma" w:hAnsi="Tahoma" w:cs="Tahoma"/>
          <w:color w:val="auto"/>
          <w:sz w:val="20"/>
          <w:lang w:val="en-US"/>
        </w:rPr>
        <w:t>N</w:t>
      </w:r>
      <w:r w:rsidRPr="003307A5">
        <w:rPr>
          <w:rFonts w:ascii="Tahoma" w:hAnsi="Tahoma" w:cs="Tahoma"/>
          <w:color w:val="auto"/>
          <w:sz w:val="20"/>
        </w:rPr>
        <w:t>gười gửi</w:t>
      </w:r>
      <w:r w:rsidRPr="003307A5">
        <w:rPr>
          <w:rFonts w:ascii="Tahoma" w:hAnsi="Tahoma" w:cs="Tahoma"/>
          <w:color w:val="auto"/>
          <w:sz w:val="20"/>
          <w:lang w:val="en-US"/>
        </w:rPr>
        <w:t xml:space="preserve"> và Người nhận (họ tên, số điện thoại di động, địa chỉ). </w:t>
      </w:r>
    </w:p>
    <w:p w14:paraId="2FEEA143" w14:textId="153996A6"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3307A5">
        <w:rPr>
          <w:rFonts w:ascii="Tahoma" w:hAnsi="Tahoma" w:cs="Tahoma"/>
          <w:b/>
          <w:sz w:val="20"/>
        </w:rPr>
        <w:t xml:space="preserve">Thay đổi Thông tin </w:t>
      </w:r>
      <w:r w:rsidRPr="003307A5">
        <w:rPr>
          <w:rFonts w:ascii="Tahoma" w:hAnsi="Tahoma" w:cs="Tahoma"/>
          <w:b/>
          <w:sz w:val="20"/>
          <w:lang w:val="en-US"/>
        </w:rPr>
        <w:t>Đơn hàng (chỉ áp dụng đối với các Đơn hàng vận ch</w:t>
      </w:r>
      <w:r w:rsidR="00B21581">
        <w:rPr>
          <w:rFonts w:ascii="Tahoma" w:hAnsi="Tahoma" w:cs="Tahoma"/>
          <w:b/>
          <w:sz w:val="20"/>
          <w:lang w:val="en-US"/>
        </w:rPr>
        <w:t xml:space="preserve">                          </w:t>
      </w:r>
      <w:r w:rsidRPr="003307A5">
        <w:rPr>
          <w:rFonts w:ascii="Tahoma" w:hAnsi="Tahoma" w:cs="Tahoma"/>
          <w:b/>
          <w:sz w:val="20"/>
          <w:lang w:val="en-US"/>
        </w:rPr>
        <w:t>uyển bằng xe máy)</w:t>
      </w:r>
      <w:r w:rsidRPr="003307A5">
        <w:rPr>
          <w:rFonts w:ascii="Tahoma" w:hAnsi="Tahoma" w:cs="Tahoma"/>
          <w:b/>
          <w:sz w:val="20"/>
        </w:rPr>
        <w:t>:</w:t>
      </w:r>
    </w:p>
    <w:p w14:paraId="70AD48F9"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Khách hàng được quyền thay đổi thông tin tối đa 02 (hai) trong số các nội dung sau (i) ghi chú bắt buộc, (ii) tên người nhận, (iii) số điện thoại người nhận, (iv) địa chỉ giao hàng hoặc (v) khu vực giao hàng. </w:t>
      </w:r>
    </w:p>
    <w:p w14:paraId="42D57D28"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Việc thay đổi theo Điểm (a) trên chỉ áp dụng cho Bưu gửi chưa kết thúc thời gian Toàn trình và không bị tịch thu hoặc tiêu hủy theo quy định của pháp luật.</w:t>
      </w:r>
    </w:p>
    <w:p w14:paraId="132F3563"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không hỗ trợ thay đổi họ tên, địa chỉ Người nhận Bưu gửi trong trường hợp Đơn hàng do Người nhận trả tiền cước. </w:t>
      </w:r>
    </w:p>
    <w:p w14:paraId="151FBFE1"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Việc thay đổi thông tin Đơn hàng sẽ làm thay đổi Cước phí Dịch vụ và Thời gian Toàn trình, thời gian giao dự kiến sẽ muộn hơn từ 01 (một) đến 05 (năm) ngày tính từ thời điểm GHN nhận được thông tin mới, tùy theo loại hình gói dịch vụ mà Khách hàng thay đổi.</w:t>
      </w:r>
    </w:p>
    <w:p w14:paraId="7E10D4F4"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GHN hỗ trợ thay đổi giá trị Tiền thu hộ (không tính phí) trước khi Đơn hàng chuyển sang trạng thái “</w:t>
      </w:r>
      <w:r w:rsidRPr="003307A5">
        <w:rPr>
          <w:rFonts w:ascii="Tahoma" w:hAnsi="Tahoma" w:cs="Tahoma"/>
          <w:b/>
          <w:sz w:val="20"/>
          <w:lang w:val="it-IT"/>
        </w:rPr>
        <w:t>Đã lấy hàng</w:t>
      </w:r>
      <w:r w:rsidRPr="003307A5">
        <w:rPr>
          <w:rFonts w:ascii="Tahoma" w:hAnsi="Tahoma" w:cs="Tahoma"/>
          <w:sz w:val="20"/>
          <w:lang w:val="it-IT"/>
        </w:rPr>
        <w:t>” trên Hệ thống. Quy định tại điều khoản này không áp dụng với khách hàng là các Sàn giao dịch Thương mại Điện tử.</w:t>
      </w:r>
    </w:p>
    <w:p w14:paraId="66C69A0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b/>
          <w:sz w:val="20"/>
          <w:lang w:val="it-IT"/>
        </w:rPr>
      </w:pPr>
      <w:r w:rsidRPr="003307A5">
        <w:rPr>
          <w:rFonts w:ascii="Tahoma" w:hAnsi="Tahoma" w:cs="Tahoma"/>
          <w:b/>
          <w:sz w:val="20"/>
          <w:lang w:val="it-IT"/>
        </w:rPr>
        <w:t xml:space="preserve">Để </w:t>
      </w:r>
      <w:r w:rsidRPr="003307A5">
        <w:rPr>
          <w:rFonts w:ascii="Tahoma" w:hAnsi="Tahoma" w:cs="Tahoma"/>
          <w:b/>
          <w:sz w:val="20"/>
        </w:rPr>
        <w:t>tránh</w:t>
      </w:r>
      <w:r w:rsidRPr="003307A5">
        <w:rPr>
          <w:rFonts w:ascii="Tahoma" w:hAnsi="Tahoma" w:cs="Tahoma"/>
          <w:b/>
          <w:sz w:val="20"/>
          <w:lang w:val="it-IT"/>
        </w:rPr>
        <w:t xml:space="preserve"> ảnh hưởng đến quyền lợi của Khách hàng:</w:t>
      </w:r>
    </w:p>
    <w:p w14:paraId="6C0F4B37"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Việc thay đổi các thông tin nêu tại Điều 2.1 trên chỉ được thực hiện 01 (một) lần; và</w:t>
      </w:r>
    </w:p>
    <w:p w14:paraId="21C56CED"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GHN không hỗ trợ thay đổi thông tin giao hàng nếu Đơn hàng đó được sử dụng mã giảm giá.</w:t>
      </w:r>
    </w:p>
    <w:p w14:paraId="2DF081F6"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Quy Định Liên Quan Đến Bưu Gửi Giao Nhận </w:t>
      </w:r>
    </w:p>
    <w:p w14:paraId="7EB6873D" w14:textId="77777777" w:rsidR="000374CD" w:rsidRPr="003307A5" w:rsidRDefault="000374CD" w:rsidP="000374CD">
      <w:pPr>
        <w:spacing w:before="120" w:after="120" w:line="276" w:lineRule="auto"/>
        <w:ind w:left="426" w:firstLine="141"/>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Quy định đối với Bưu gửi khi gửi phải đáp ứng đủ các điều kiện sau:</w:t>
      </w:r>
    </w:p>
    <w:p w14:paraId="3B6F3D4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Không thuộc danh mục Bưu gửi bị cấm hoặc hạn chế kinh doanh, vận chuyển theo quy định của pháp luật và </w:t>
      </w:r>
      <w:r w:rsidRPr="003307A5">
        <w:rPr>
          <w:rFonts w:ascii="Tahoma" w:hAnsi="Tahoma" w:cs="Tahoma"/>
          <w:color w:val="auto"/>
          <w:sz w:val="20"/>
          <w:szCs w:val="20"/>
          <w:lang w:val="en-US"/>
        </w:rPr>
        <w:t xml:space="preserve">tại </w:t>
      </w:r>
      <w:r w:rsidRPr="003307A5">
        <w:rPr>
          <w:rFonts w:ascii="Tahoma" w:hAnsi="Tahoma" w:cs="Tahoma"/>
          <w:color w:val="auto"/>
          <w:sz w:val="20"/>
          <w:szCs w:val="20"/>
        </w:rPr>
        <w:t xml:space="preserve">website </w:t>
      </w:r>
      <w:hyperlink r:id="rId9" w:history="1">
        <w:r w:rsidRPr="003307A5">
          <w:rPr>
            <w:rStyle w:val="Hyperlink"/>
            <w:rFonts w:ascii="Tahoma" w:hAnsi="Tahoma" w:cs="Tahoma"/>
            <w:sz w:val="20"/>
            <w:szCs w:val="20"/>
          </w:rPr>
          <w:t>https://ghn.vn/</w:t>
        </w:r>
      </w:hyperlink>
      <w:r w:rsidRPr="003307A5">
        <w:rPr>
          <w:rFonts w:ascii="Tahoma" w:hAnsi="Tahoma" w:cs="Tahoma"/>
          <w:color w:val="auto"/>
          <w:sz w:val="20"/>
          <w:szCs w:val="20"/>
        </w:rPr>
        <w:t>.</w:t>
      </w:r>
    </w:p>
    <w:p w14:paraId="358F7C7A"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Bưu gửi không thuộc danh mục Bưu gửi nằm ngoài phạm vi vận chuyển của GHN được quy định tại </w:t>
      </w:r>
      <w:r w:rsidRPr="003307A5">
        <w:rPr>
          <w:rFonts w:ascii="Tahoma" w:hAnsi="Tahoma" w:cs="Tahoma"/>
          <w:color w:val="auto"/>
          <w:sz w:val="20"/>
          <w:szCs w:val="20"/>
          <w:lang w:val="en-US"/>
        </w:rPr>
        <w:t>w</w:t>
      </w:r>
      <w:r w:rsidRPr="003307A5">
        <w:rPr>
          <w:rFonts w:ascii="Tahoma" w:hAnsi="Tahoma" w:cs="Tahoma"/>
          <w:color w:val="auto"/>
          <w:sz w:val="20"/>
          <w:szCs w:val="20"/>
        </w:rPr>
        <w:t xml:space="preserve">ebsite </w:t>
      </w:r>
      <w:hyperlink r:id="rId10" w:history="1">
        <w:r w:rsidRPr="003307A5">
          <w:rPr>
            <w:rStyle w:val="Hyperlink"/>
            <w:rFonts w:ascii="Tahoma" w:hAnsi="Tahoma" w:cs="Tahoma"/>
            <w:sz w:val="20"/>
            <w:szCs w:val="20"/>
          </w:rPr>
          <w:t>https://ghn.vn/</w:t>
        </w:r>
      </w:hyperlink>
      <w:r w:rsidRPr="003307A5">
        <w:rPr>
          <w:rFonts w:ascii="Tahoma" w:hAnsi="Tahoma" w:cs="Tahoma"/>
          <w:color w:val="auto"/>
          <w:sz w:val="20"/>
          <w:szCs w:val="20"/>
        </w:rPr>
        <w:t>.</w:t>
      </w:r>
    </w:p>
    <w:p w14:paraId="5CA7356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lastRenderedPageBreak/>
        <w:t>Có đầy đủ hóa đơn, chứng từ chứng minh nguồn gốc, xuất xứ theo quy định pháp luật</w:t>
      </w:r>
      <w:r w:rsidRPr="003307A5">
        <w:rPr>
          <w:rFonts w:ascii="Tahoma" w:hAnsi="Tahoma" w:cs="Tahoma"/>
          <w:color w:val="auto"/>
          <w:sz w:val="20"/>
          <w:szCs w:val="20"/>
          <w:lang w:val="en-US"/>
        </w:rPr>
        <w:t xml:space="preserve"> khi gửi cho GHN vận chuyển</w:t>
      </w:r>
      <w:r w:rsidRPr="003307A5">
        <w:rPr>
          <w:rFonts w:ascii="Tahoma" w:hAnsi="Tahoma" w:cs="Tahoma"/>
          <w:color w:val="auto"/>
          <w:sz w:val="20"/>
          <w:szCs w:val="20"/>
        </w:rPr>
        <w:t>. Khách hàng cung cấp và chịu trách nhiệm về các giấy tờ có liên quan đến Hàng Hoá và chịu trách nhiệm về tính hợp pháp của Bưu gửi vận chuyển.</w:t>
      </w:r>
    </w:p>
    <w:p w14:paraId="15B98006"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Được đóng gói đúng quy cách, tính chất của từng mặt hàng</w:t>
      </w:r>
      <w:r w:rsidRPr="003307A5">
        <w:rPr>
          <w:rFonts w:ascii="Tahoma" w:hAnsi="Tahoma" w:cs="Tahoma"/>
          <w:color w:val="auto"/>
          <w:sz w:val="20"/>
          <w:szCs w:val="20"/>
          <w:lang w:val="en-US"/>
        </w:rPr>
        <w:t xml:space="preserve"> – bao gồm việc </w:t>
      </w:r>
      <w:r w:rsidRPr="003307A5">
        <w:rPr>
          <w:rFonts w:ascii="Tahoma" w:hAnsi="Tahoma" w:cs="Tahoma"/>
          <w:sz w:val="20"/>
        </w:rPr>
        <w:t>gói, bọc, đóng thùng an toàn đáp ứng điều kiện vận chuyển</w:t>
      </w:r>
      <w:r w:rsidRPr="003307A5">
        <w:rPr>
          <w:rFonts w:ascii="Tahoma" w:hAnsi="Tahoma" w:cs="Tahoma"/>
          <w:color w:val="auto"/>
          <w:sz w:val="20"/>
          <w:szCs w:val="20"/>
        </w:rPr>
        <w:t>.</w:t>
      </w:r>
    </w:p>
    <w:p w14:paraId="08712F77"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Nguyên Tắc Thực Hiện Dịch Vụ</w:t>
      </w:r>
      <w:r w:rsidRPr="003307A5">
        <w:rPr>
          <w:rFonts w:ascii="Tahoma" w:eastAsia="Arial" w:hAnsi="Tahoma" w:cs="Tahoma"/>
          <w:b/>
          <w:color w:val="auto"/>
          <w:sz w:val="20"/>
          <w:szCs w:val="20"/>
        </w:rPr>
        <w:t>:</w:t>
      </w:r>
    </w:p>
    <w:p w14:paraId="79368E1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rPr>
        <w:t xml:space="preserve">Thông tin Bưu gửi: </w:t>
      </w:r>
      <w:r w:rsidRPr="003307A5">
        <w:rPr>
          <w:rFonts w:ascii="Tahoma" w:hAnsi="Tahoma" w:cs="Tahoma"/>
          <w:sz w:val="20"/>
        </w:rPr>
        <w:t>bao gồm các thông tin</w:t>
      </w:r>
      <w:r w:rsidRPr="003307A5">
        <w:rPr>
          <w:rFonts w:ascii="Tahoma" w:hAnsi="Tahoma" w:cs="Tahoma"/>
          <w:b/>
          <w:sz w:val="20"/>
        </w:rPr>
        <w:t xml:space="preserve"> </w:t>
      </w:r>
      <w:r w:rsidRPr="003307A5">
        <w:rPr>
          <w:rFonts w:ascii="Tahoma" w:hAnsi="Tahoma" w:cs="Tahoma"/>
          <w:sz w:val="20"/>
        </w:rPr>
        <w:t xml:space="preserve">về số lượng, khối lượng, kích thước ba (03) chiều (dài-rộng-cao) của Bưu gửi, thông tin Người gửi, Người nhận và thông tin khác được thể hiện trên Phiếu gửi hoặc Đơn hàng đã được </w:t>
      </w:r>
      <w:r w:rsidRPr="003307A5">
        <w:rPr>
          <w:rFonts w:ascii="Tahoma" w:hAnsi="Tahoma" w:cs="Tahoma"/>
          <w:sz w:val="20"/>
          <w:lang w:val="en-US"/>
        </w:rPr>
        <w:t>Khách hàng</w:t>
      </w:r>
      <w:r w:rsidRPr="003307A5">
        <w:rPr>
          <w:rFonts w:ascii="Tahoma" w:hAnsi="Tahoma" w:cs="Tahoma"/>
          <w:sz w:val="20"/>
        </w:rPr>
        <w:t xml:space="preserve"> thiết lập trên Hệ thống đã được kết nối giữa các Bên. </w:t>
      </w:r>
    </w:p>
    <w:p w14:paraId="3CF517F7"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lang w:val="en-US"/>
        </w:rPr>
        <w:t xml:space="preserve">Khách hàng </w:t>
      </w:r>
      <w:r w:rsidRPr="003307A5">
        <w:rPr>
          <w:rFonts w:ascii="Tahoma" w:hAnsi="Tahoma" w:cs="Tahoma"/>
          <w:sz w:val="20"/>
        </w:rPr>
        <w:t xml:space="preserve">phải cung cấp </w:t>
      </w:r>
      <w:r w:rsidRPr="003307A5">
        <w:rPr>
          <w:rFonts w:ascii="Tahoma" w:hAnsi="Tahoma" w:cs="Tahoma"/>
          <w:sz w:val="20"/>
          <w:lang w:val="en-US"/>
        </w:rPr>
        <w:t xml:space="preserve">và bổ sung </w:t>
      </w:r>
      <w:r w:rsidRPr="003307A5">
        <w:rPr>
          <w:rFonts w:ascii="Tahoma" w:hAnsi="Tahoma" w:cs="Tahoma"/>
          <w:sz w:val="20"/>
        </w:rPr>
        <w:t>đầy đủ thông tin trên Đơn hàng trước khi chuyển cho GHN. GHN có quyền từ chối nhận đối với những Bưu gửi không đầy đủ thông tin về Người nhận, Người gửi, hoặc các thông tin liên quan đến Bưu gửi (nếu có).</w:t>
      </w:r>
    </w:p>
    <w:p w14:paraId="21A526E3" w14:textId="77777777" w:rsidR="000374CD" w:rsidRPr="003307A5" w:rsidRDefault="000374CD" w:rsidP="000374CD">
      <w:pPr>
        <w:pStyle w:val="ListParagraph"/>
        <w:spacing w:before="120" w:after="120" w:line="276" w:lineRule="auto"/>
        <w:ind w:left="1134"/>
        <w:contextualSpacing w:val="0"/>
        <w:jc w:val="both"/>
        <w:rPr>
          <w:rFonts w:ascii="Tahoma" w:hAnsi="Tahoma" w:cs="Tahoma"/>
          <w:i/>
          <w:sz w:val="20"/>
        </w:rPr>
      </w:pPr>
      <w:r w:rsidRPr="003307A5">
        <w:rPr>
          <w:rFonts w:ascii="Tahoma" w:hAnsi="Tahoma" w:cs="Tahoma"/>
          <w:sz w:val="20"/>
          <w:lang w:val="en-US"/>
        </w:rPr>
        <w:t xml:space="preserve">Khối lượng quy đổi của Bưu gửi dựa trên kích thước 03 (ba) chiều được quy định tại Phụ lục về bảng giá đính kèm. </w:t>
      </w:r>
      <w:r w:rsidRPr="003307A5">
        <w:rPr>
          <w:rFonts w:ascii="Tahoma" w:hAnsi="Tahoma" w:cs="Tahoma"/>
          <w:sz w:val="20"/>
        </w:rPr>
        <w:t>Trường hợp có sự chênh lệch giữa khối lượng thực tế và khối lượng quy đổi thì GHN sẽ áp dụng tính cước đối với khối lượng cao hơn.</w:t>
      </w:r>
    </w:p>
    <w:p w14:paraId="57D1A93B"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lang w:val="en-US"/>
        </w:rPr>
        <w:t>Nhận Bưu gửi:</w:t>
      </w:r>
    </w:p>
    <w:p w14:paraId="21562350"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Địa điểm nhận Bưu gửi:</w:t>
      </w:r>
      <w:r w:rsidRPr="003307A5">
        <w:rPr>
          <w:rFonts w:ascii="Tahoma" w:hAnsi="Tahoma" w:cs="Tahoma"/>
          <w:sz w:val="20"/>
        </w:rPr>
        <w:t xml:space="preserve"> Thực hiện theo chỉ định của K</w:t>
      </w:r>
      <w:r w:rsidRPr="003307A5">
        <w:rPr>
          <w:rFonts w:ascii="Tahoma" w:hAnsi="Tahoma" w:cs="Tahoma"/>
          <w:sz w:val="20"/>
          <w:lang w:val="en-US"/>
        </w:rPr>
        <w:t>hách hàng</w:t>
      </w:r>
      <w:r w:rsidRPr="003307A5">
        <w:rPr>
          <w:rFonts w:ascii="Tahoma" w:hAnsi="Tahoma" w:cs="Tahoma"/>
          <w:sz w:val="20"/>
        </w:rPr>
        <w:t xml:space="preserve"> hoặc Người gửi nhưng không nằm ngoài Phạm vi Cung ứng Dịch vụ của GHN. GHN thực hiện mọi thủ tục liên quan đến quá trình cung ứng Dịch vụ giao nhận, đảm bảo Bưu gửi đến đúng địa chỉ, đúng Người nhận trong Phạm vi Cung ứng Dịch vụ. </w:t>
      </w:r>
    </w:p>
    <w:p w14:paraId="0095769A"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Nhận Bưu gửi:</w:t>
      </w:r>
      <w:r w:rsidRPr="003307A5">
        <w:rPr>
          <w:rFonts w:ascii="Tahoma" w:hAnsi="Tahoma" w:cs="Tahoma"/>
          <w:sz w:val="20"/>
        </w:rPr>
        <w:t xml:space="preserve"> GHN nhận, kiểm tra tình trạng đóng gói bên ngoài của Bưu gửi và chứng từ đính kèm có chứng nhận của </w:t>
      </w:r>
      <w:r w:rsidRPr="003307A5">
        <w:rPr>
          <w:rFonts w:ascii="Tahoma" w:hAnsi="Tahoma" w:cs="Tahoma"/>
          <w:sz w:val="20"/>
          <w:lang w:val="en-US"/>
        </w:rPr>
        <w:t>Khách hàng</w:t>
      </w:r>
      <w:r w:rsidRPr="003307A5">
        <w:rPr>
          <w:rFonts w:ascii="Tahoma" w:hAnsi="Tahoma" w:cs="Tahoma"/>
          <w:sz w:val="20"/>
        </w:rPr>
        <w:t xml:space="preserve"> hoặc Người gửi (nếu có). </w:t>
      </w:r>
      <w:r w:rsidRPr="003307A5">
        <w:rPr>
          <w:rFonts w:ascii="Tahoma" w:hAnsi="Tahoma" w:cs="Tahoma"/>
          <w:sz w:val="20"/>
          <w:lang w:val="en-US"/>
        </w:rPr>
        <w:t>C</w:t>
      </w:r>
      <w:r w:rsidRPr="003307A5">
        <w:rPr>
          <w:rFonts w:ascii="Tahoma" w:hAnsi="Tahoma" w:cs="Tahoma"/>
          <w:sz w:val="20"/>
        </w:rPr>
        <w:t>ác Bên ký xác nhận vào danh sách các Đơn hàng K</w:t>
      </w:r>
      <w:r w:rsidRPr="003307A5">
        <w:rPr>
          <w:rFonts w:ascii="Tahoma" w:hAnsi="Tahoma" w:cs="Tahoma"/>
          <w:sz w:val="20"/>
          <w:lang w:val="en-US"/>
        </w:rPr>
        <w:t>hách hàng</w:t>
      </w:r>
      <w:r w:rsidRPr="003307A5">
        <w:rPr>
          <w:rFonts w:ascii="Tahoma" w:hAnsi="Tahoma" w:cs="Tahoma"/>
          <w:sz w:val="20"/>
        </w:rPr>
        <w:t xml:space="preserve"> đã chuyển giao cho GHN do Người gửi chuẩn bị trước và được giữ bởi </w:t>
      </w:r>
      <w:r w:rsidRPr="003307A5">
        <w:rPr>
          <w:rFonts w:ascii="Tahoma" w:hAnsi="Tahoma" w:cs="Tahoma"/>
          <w:sz w:val="20"/>
          <w:lang w:val="en-US"/>
        </w:rPr>
        <w:t>mỗi</w:t>
      </w:r>
      <w:r w:rsidRPr="003307A5">
        <w:rPr>
          <w:rFonts w:ascii="Tahoma" w:hAnsi="Tahoma" w:cs="Tahoma"/>
          <w:sz w:val="20"/>
        </w:rPr>
        <w:t xml:space="preserve"> Bên.</w:t>
      </w:r>
    </w:p>
    <w:p w14:paraId="00F3B0D0" w14:textId="3246A337" w:rsidR="000374CD" w:rsidRPr="003307A5" w:rsidRDefault="000374CD" w:rsidP="000374CD">
      <w:pPr>
        <w:pStyle w:val="ListParagraph"/>
        <w:tabs>
          <w:tab w:val="left" w:pos="1560"/>
        </w:tabs>
        <w:spacing w:before="120" w:after="120" w:line="276" w:lineRule="auto"/>
        <w:ind w:left="1134"/>
        <w:contextualSpacing w:val="0"/>
        <w:jc w:val="both"/>
        <w:rPr>
          <w:rFonts w:ascii="Tahoma" w:hAnsi="Tahoma" w:cs="Tahoma"/>
          <w:sz w:val="20"/>
          <w:lang w:val="en-US"/>
        </w:rPr>
      </w:pPr>
      <w:r w:rsidRPr="003307A5">
        <w:rPr>
          <w:rFonts w:ascii="Tahoma" w:hAnsi="Tahoma" w:cs="Tahoma"/>
          <w:sz w:val="20"/>
        </w:rPr>
        <w:t xml:space="preserve">Trong trường hợp Khách hàng có nhu cầu, GHN sẽ đồng kiểm </w:t>
      </w:r>
      <w:r w:rsidRPr="003307A5">
        <w:rPr>
          <w:rFonts w:ascii="Tahoma" w:hAnsi="Tahoma" w:cs="Tahoma"/>
          <w:sz w:val="20"/>
          <w:lang w:val="en-US"/>
        </w:rPr>
        <w:t xml:space="preserve">Bưu gửi với Người gửi. Tuy nhiên, </w:t>
      </w:r>
      <w:r w:rsidRPr="003307A5">
        <w:rPr>
          <w:rFonts w:ascii="Tahoma" w:hAnsi="Tahoma" w:cs="Tahoma"/>
          <w:sz w:val="20"/>
        </w:rPr>
        <w:t>GHN chỉ đồng kiểm về số lượng đơn vị sản phẩm trong mỗi Đơn hàng mà không đồng kiểm về tình trạng bên ngoài cũng như chất lượng</w:t>
      </w:r>
      <w:r w:rsidR="007521DA">
        <w:rPr>
          <w:rFonts w:ascii="Tahoma" w:hAnsi="Tahoma" w:cs="Tahoma"/>
          <w:sz w:val="20"/>
          <w:lang w:val="en-US"/>
        </w:rPr>
        <w:t xml:space="preserve"> </w:t>
      </w:r>
      <w:r w:rsidRPr="003307A5">
        <w:rPr>
          <w:rFonts w:ascii="Tahoma" w:hAnsi="Tahoma" w:cs="Tahoma"/>
          <w:sz w:val="20"/>
          <w:lang w:val="en-US"/>
        </w:rPr>
        <w:t>s</w:t>
      </w:r>
      <w:r w:rsidRPr="003307A5">
        <w:rPr>
          <w:rFonts w:ascii="Tahoma" w:hAnsi="Tahoma" w:cs="Tahoma"/>
          <w:sz w:val="20"/>
        </w:rPr>
        <w:t>ản phẩm.</w:t>
      </w:r>
    </w:p>
    <w:p w14:paraId="1FD2DE4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lang w:val="en-US"/>
        </w:rPr>
        <w:t>Giao</w:t>
      </w:r>
      <w:r w:rsidRPr="003307A5">
        <w:rPr>
          <w:rFonts w:ascii="Tahoma" w:hAnsi="Tahoma" w:cs="Tahoma"/>
          <w:b/>
          <w:sz w:val="20"/>
        </w:rPr>
        <w:t xml:space="preserve"> Bưu </w:t>
      </w:r>
      <w:r w:rsidRPr="003307A5">
        <w:rPr>
          <w:rFonts w:ascii="Tahoma" w:hAnsi="Tahoma" w:cs="Tahoma"/>
          <w:b/>
          <w:sz w:val="20"/>
          <w:lang w:val="en-US"/>
        </w:rPr>
        <w:t>gửi</w:t>
      </w:r>
      <w:r w:rsidRPr="003307A5">
        <w:rPr>
          <w:rFonts w:ascii="Tahoma" w:hAnsi="Tahoma" w:cs="Tahoma"/>
          <w:b/>
          <w:sz w:val="20"/>
        </w:rPr>
        <w:t>:</w:t>
      </w:r>
    </w:p>
    <w:p w14:paraId="77A5158C"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lang w:val="en-US"/>
        </w:rPr>
        <w:t xml:space="preserve">Giao Bưu gửi </w:t>
      </w:r>
      <w:r w:rsidRPr="003307A5">
        <w:rPr>
          <w:rFonts w:ascii="Tahoma" w:hAnsi="Tahoma" w:cs="Tahoma"/>
          <w:b/>
          <w:sz w:val="20"/>
        </w:rPr>
        <w:t>đến Người nhận:</w:t>
      </w:r>
      <w:r w:rsidRPr="003307A5">
        <w:rPr>
          <w:rFonts w:ascii="Tahoma" w:hAnsi="Tahoma" w:cs="Tahoma"/>
          <w:sz w:val="20"/>
        </w:rPr>
        <w:t xml:space="preserve"> Nhân viên GHN có trách nhiệm hướng dẫn Người nhận kiểm tra tình trạng bên ngoài của Bưu gửi và giám sát đến khi Người nhận đồng ý ký nhận Bưu gửi (nếu có). </w:t>
      </w:r>
    </w:p>
    <w:p w14:paraId="13389AAE"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b/>
          <w:sz w:val="20"/>
        </w:rPr>
      </w:pPr>
      <w:r w:rsidRPr="003307A5">
        <w:rPr>
          <w:rFonts w:ascii="Tahoma" w:hAnsi="Tahoma" w:cs="Tahoma"/>
          <w:b/>
          <w:sz w:val="20"/>
          <w:lang w:val="en-US"/>
        </w:rPr>
        <w:t xml:space="preserve">Nguyên tắc </w:t>
      </w:r>
      <w:r w:rsidRPr="003307A5">
        <w:rPr>
          <w:rFonts w:ascii="Tahoma" w:hAnsi="Tahoma" w:cs="Tahoma"/>
          <w:b/>
          <w:sz w:val="20"/>
        </w:rPr>
        <w:t xml:space="preserve">giao Bưu gửi đến tay Người nhận: </w:t>
      </w:r>
    </w:p>
    <w:p w14:paraId="7D92B5FC"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GHN giao Bưu gửi theo nguyên tắc “</w:t>
      </w:r>
      <w:r w:rsidRPr="003307A5">
        <w:rPr>
          <w:rFonts w:ascii="Tahoma" w:hAnsi="Tahoma" w:cs="Tahoma"/>
          <w:b/>
          <w:i/>
          <w:sz w:val="20"/>
          <w:lang w:val="it-IT"/>
        </w:rPr>
        <w:t>nguyên đai, nguyên kiện</w:t>
      </w:r>
      <w:r w:rsidRPr="003307A5">
        <w:rPr>
          <w:rFonts w:ascii="Tahoma" w:hAnsi="Tahoma" w:cs="Tahoma"/>
          <w:sz w:val="20"/>
          <w:lang w:val="it-IT"/>
        </w:rPr>
        <w:t xml:space="preserve">” cho Người nhận như tình trạng khi nhận từ Người gửi. Để tránh hiểu lầm, GHN sẽ không hỗ trợ cho Người nhận mở Bưu gửi để kiểm tra/ xem nội dung bên trong. </w:t>
      </w:r>
    </w:p>
    <w:p w14:paraId="005C8E45"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Trong trường hợp Người gửi có yêu cầu, GHN sẽ đồng ý cho Người nhận kiểm tra hàng/xem hàng.</w:t>
      </w:r>
    </w:p>
    <w:p w14:paraId="79CA9B25"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Trường hợp Người nhận không nhận </w:t>
      </w:r>
      <w:r w:rsidRPr="003307A5">
        <w:rPr>
          <w:rFonts w:ascii="Tahoma" w:hAnsi="Tahoma" w:cs="Tahoma"/>
          <w:sz w:val="20"/>
          <w:lang w:val="it-IT"/>
        </w:rPr>
        <w:t>Bưu gửi</w:t>
      </w:r>
      <w:r w:rsidRPr="003307A5">
        <w:rPr>
          <w:rFonts w:ascii="Tahoma" w:hAnsi="Tahoma" w:cs="Tahoma"/>
          <w:sz w:val="20"/>
        </w:rPr>
        <w:t xml:space="preserve"> sau khi đã kiểm tra/xem </w:t>
      </w:r>
      <w:r w:rsidRPr="003307A5">
        <w:rPr>
          <w:rFonts w:ascii="Tahoma" w:hAnsi="Tahoma" w:cs="Tahoma"/>
          <w:sz w:val="20"/>
          <w:lang w:val="it-IT"/>
        </w:rPr>
        <w:t xml:space="preserve">nội dung bên trong </w:t>
      </w:r>
      <w:r w:rsidRPr="003307A5">
        <w:rPr>
          <w:rFonts w:ascii="Tahoma" w:hAnsi="Tahoma" w:cs="Tahoma"/>
          <w:sz w:val="20"/>
        </w:rPr>
        <w:t xml:space="preserve">vì bất kỳ lý do gì, thì GHN sẽ hoàn trả Bưu gửi cho Người gửi </w:t>
      </w:r>
      <w:r w:rsidRPr="003307A5">
        <w:rPr>
          <w:rFonts w:ascii="Tahoma" w:hAnsi="Tahoma" w:cs="Tahoma"/>
          <w:sz w:val="20"/>
          <w:lang w:val="en-US"/>
        </w:rPr>
        <w:t xml:space="preserve">nội dung đơn hàng </w:t>
      </w:r>
      <w:r w:rsidRPr="003307A5">
        <w:rPr>
          <w:rFonts w:ascii="Tahoma" w:hAnsi="Tahoma" w:cs="Tahoma"/>
          <w:sz w:val="20"/>
          <w:lang w:val="en-US"/>
        </w:rPr>
        <w:lastRenderedPageBreak/>
        <w:t xml:space="preserve">như tình trạng Người nhận kiểm tra. Trong mọi trường hợp </w:t>
      </w:r>
      <w:r w:rsidRPr="003307A5">
        <w:rPr>
          <w:rFonts w:ascii="Tahoma" w:hAnsi="Tahoma" w:cs="Tahoma"/>
          <w:sz w:val="20"/>
        </w:rPr>
        <w:t>GHN không chịu trách nhiệm</w:t>
      </w:r>
      <w:r w:rsidRPr="003307A5">
        <w:rPr>
          <w:rFonts w:ascii="Tahoma" w:hAnsi="Tahoma" w:cs="Tahoma"/>
          <w:sz w:val="20"/>
          <w:lang w:val="en-US"/>
        </w:rPr>
        <w:t xml:space="preserve"> bồi thường</w:t>
      </w:r>
      <w:r w:rsidRPr="003307A5">
        <w:rPr>
          <w:rFonts w:ascii="Tahoma" w:hAnsi="Tahoma" w:cs="Tahoma"/>
          <w:sz w:val="20"/>
        </w:rPr>
        <w:t xml:space="preserve"> </w:t>
      </w:r>
      <w:r w:rsidRPr="003307A5">
        <w:rPr>
          <w:rFonts w:ascii="Tahoma" w:hAnsi="Tahoma" w:cs="Tahoma"/>
          <w:sz w:val="20"/>
          <w:lang w:val="en-US"/>
        </w:rPr>
        <w:t>nếu Người gửi thông báo về việc có sự khác biệt giữa nội dung Đơn hàng khi bàn giao cho GHN và khi nhận về, trừ trường hợp Khách hàng hoặc Người gửi chứng minh được bao bì/tình trạng đóng gói bên ngoài Bưu gửi không giống tại thời điểm bàn giao cho GHN và khi Người nhận kiểm tra</w:t>
      </w:r>
      <w:r w:rsidRPr="003307A5">
        <w:rPr>
          <w:rFonts w:ascii="Tahoma" w:hAnsi="Tahoma" w:cs="Tahoma"/>
          <w:sz w:val="20"/>
        </w:rPr>
        <w:t>.</w:t>
      </w:r>
    </w:p>
    <w:p w14:paraId="6CAECF7A"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Thời Gian</w:t>
      </w:r>
      <w:r w:rsidRPr="003307A5">
        <w:rPr>
          <w:rFonts w:ascii="Tahoma" w:eastAsia="Arial" w:hAnsi="Tahoma" w:cs="Tahoma"/>
          <w:b/>
          <w:color w:val="auto"/>
          <w:sz w:val="20"/>
          <w:szCs w:val="20"/>
          <w:lang w:val="en-US"/>
        </w:rPr>
        <w:t>,</w:t>
      </w:r>
      <w:r w:rsidRPr="003307A5">
        <w:rPr>
          <w:rFonts w:ascii="Tahoma" w:eastAsia="Arial" w:hAnsi="Tahoma" w:cs="Tahoma"/>
          <w:b/>
          <w:color w:val="auto"/>
          <w:sz w:val="20"/>
          <w:szCs w:val="20"/>
        </w:rPr>
        <w:t xml:space="preserve"> </w:t>
      </w:r>
      <w:r w:rsidRPr="003307A5">
        <w:rPr>
          <w:rFonts w:ascii="Tahoma" w:eastAsia="Arial" w:hAnsi="Tahoma" w:cs="Tahoma"/>
          <w:b/>
          <w:color w:val="auto"/>
          <w:sz w:val="20"/>
          <w:szCs w:val="20"/>
          <w:lang w:val="en-US"/>
        </w:rPr>
        <w:t>Phạm</w:t>
      </w:r>
      <w:r w:rsidRPr="003307A5">
        <w:rPr>
          <w:rFonts w:ascii="Tahoma" w:eastAsia="Arial" w:hAnsi="Tahoma" w:cs="Tahoma"/>
          <w:b/>
          <w:color w:val="auto"/>
          <w:sz w:val="20"/>
          <w:szCs w:val="20"/>
        </w:rPr>
        <w:t xml:space="preserve"> Vi</w:t>
      </w:r>
      <w:r w:rsidRPr="003307A5">
        <w:rPr>
          <w:rFonts w:ascii="Tahoma" w:eastAsia="Arial" w:hAnsi="Tahoma" w:cs="Tahoma"/>
          <w:b/>
          <w:color w:val="auto"/>
          <w:sz w:val="20"/>
          <w:szCs w:val="20"/>
          <w:lang w:val="en-US"/>
        </w:rPr>
        <w:t xml:space="preserve">, Quy Trình </w:t>
      </w:r>
      <w:r w:rsidRPr="003307A5">
        <w:rPr>
          <w:rFonts w:ascii="Tahoma" w:eastAsia="Arial" w:hAnsi="Tahoma" w:cs="Tahoma"/>
          <w:b/>
          <w:color w:val="auto"/>
          <w:sz w:val="20"/>
          <w:szCs w:val="20"/>
        </w:rPr>
        <w:t>Thực Hiện Dịch Vụ</w:t>
      </w:r>
      <w:r w:rsidRPr="003307A5">
        <w:rPr>
          <w:rFonts w:ascii="Tahoma" w:eastAsia="Arial" w:hAnsi="Tahoma" w:cs="Tahoma"/>
          <w:b/>
          <w:color w:val="auto"/>
          <w:sz w:val="20"/>
          <w:szCs w:val="20"/>
          <w:lang w:val="en-US"/>
        </w:rPr>
        <w:t xml:space="preserve"> Và Quy Trình Xử Lý Khiếu Nại</w:t>
      </w:r>
    </w:p>
    <w:p w14:paraId="095A7F46"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lang w:val="en-US"/>
        </w:rPr>
      </w:pPr>
      <w:r w:rsidRPr="003307A5">
        <w:rPr>
          <w:rFonts w:ascii="Tahoma" w:hAnsi="Tahoma" w:cs="Tahoma"/>
          <w:b/>
          <w:sz w:val="20"/>
        </w:rPr>
        <w:t>Thời</w:t>
      </w:r>
      <w:r w:rsidRPr="003307A5">
        <w:rPr>
          <w:rFonts w:ascii="Tahoma" w:hAnsi="Tahoma" w:cs="Tahoma"/>
          <w:b/>
          <w:color w:val="auto"/>
          <w:sz w:val="20"/>
          <w:szCs w:val="20"/>
          <w:lang w:val="en-US"/>
        </w:rPr>
        <w:t xml:space="preserve"> gian thực hiện Dịch vụ:</w:t>
      </w:r>
      <w:r w:rsidRPr="003307A5">
        <w:rPr>
          <w:rFonts w:ascii="Tahoma" w:hAnsi="Tahoma" w:cs="Tahoma"/>
          <w:color w:val="auto"/>
          <w:sz w:val="20"/>
          <w:szCs w:val="20"/>
          <w:lang w:val="en-US"/>
        </w:rPr>
        <w:t xml:space="preserve"> được xác định theo từng gói Dịch vụ mà Khách hàng sử dụng – được quy định tại Phụ lục về Bảng Cước phí Dịch vụ kèm theo.</w:t>
      </w:r>
    </w:p>
    <w:p w14:paraId="6FD14EF5"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Phạm</w:t>
      </w:r>
      <w:r w:rsidRPr="003307A5">
        <w:rPr>
          <w:rFonts w:ascii="Tahoma" w:hAnsi="Tahoma" w:cs="Tahoma"/>
          <w:b/>
          <w:color w:val="auto"/>
          <w:sz w:val="20"/>
          <w:szCs w:val="20"/>
          <w:lang w:val="en-US"/>
        </w:rPr>
        <w:t xml:space="preserve"> vi Cung ứng Dịch vụ</w:t>
      </w:r>
      <w:r w:rsidRPr="003307A5">
        <w:rPr>
          <w:rFonts w:ascii="Tahoma" w:hAnsi="Tahoma" w:cs="Tahoma"/>
          <w:color w:val="auto"/>
          <w:sz w:val="20"/>
          <w:szCs w:val="20"/>
          <w:lang w:val="en-US"/>
        </w:rPr>
        <w:t xml:space="preserve">: được quy định tại website </w:t>
      </w:r>
      <w:hyperlink r:id="rId11" w:history="1">
        <w:r w:rsidRPr="003307A5">
          <w:rPr>
            <w:rStyle w:val="Hyperlink"/>
            <w:rFonts w:ascii="Tahoma" w:hAnsi="Tahoma" w:cs="Tahoma"/>
            <w:sz w:val="20"/>
            <w:szCs w:val="20"/>
          </w:rPr>
          <w:t>https://ghn.vn/</w:t>
        </w:r>
      </w:hyperlink>
      <w:r w:rsidRPr="003307A5">
        <w:rPr>
          <w:rFonts w:ascii="Tahoma" w:hAnsi="Tahoma" w:cs="Tahoma"/>
          <w:color w:val="auto"/>
          <w:sz w:val="20"/>
          <w:szCs w:val="20"/>
        </w:rPr>
        <w:t>.</w:t>
      </w:r>
      <w:r w:rsidRPr="003307A5">
        <w:rPr>
          <w:rFonts w:ascii="Tahoma" w:hAnsi="Tahoma" w:cs="Tahoma"/>
          <w:color w:val="auto"/>
          <w:sz w:val="20"/>
          <w:szCs w:val="20"/>
          <w:lang w:val="en-US"/>
        </w:rPr>
        <w:t xml:space="preserve"> </w:t>
      </w:r>
    </w:p>
    <w:p w14:paraId="4BCF057D"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Style w:val="Hyperlink"/>
          <w:rFonts w:ascii="Tahoma" w:hAnsi="Tahoma" w:cs="Tahoma"/>
          <w:color w:val="auto"/>
          <w:sz w:val="20"/>
          <w:szCs w:val="20"/>
        </w:rPr>
      </w:pPr>
      <w:r w:rsidRPr="003307A5">
        <w:rPr>
          <w:rFonts w:ascii="Tahoma" w:hAnsi="Tahoma" w:cs="Tahoma"/>
          <w:b/>
          <w:sz w:val="20"/>
          <w:lang w:val="en-US"/>
        </w:rPr>
        <w:t>Quy trình thực hiện Dịch vụ</w:t>
      </w:r>
      <w:r w:rsidRPr="003307A5">
        <w:rPr>
          <w:rFonts w:ascii="Tahoma" w:hAnsi="Tahoma" w:cs="Tahoma"/>
          <w:color w:val="auto"/>
          <w:sz w:val="20"/>
          <w:szCs w:val="20"/>
        </w:rPr>
        <w:t>:</w:t>
      </w:r>
      <w:r w:rsidRPr="003307A5">
        <w:rPr>
          <w:rFonts w:ascii="Tahoma" w:hAnsi="Tahoma" w:cs="Tahoma"/>
          <w:color w:val="auto"/>
          <w:sz w:val="20"/>
          <w:szCs w:val="20"/>
          <w:lang w:val="en-US"/>
        </w:rPr>
        <w:t xml:space="preserve"> được quy định tại website </w:t>
      </w:r>
      <w:hyperlink r:id="rId12" w:history="1">
        <w:r w:rsidRPr="003307A5">
          <w:rPr>
            <w:rStyle w:val="Hyperlink"/>
            <w:rFonts w:ascii="Tahoma" w:hAnsi="Tahoma" w:cs="Tahoma"/>
            <w:sz w:val="20"/>
            <w:szCs w:val="20"/>
          </w:rPr>
          <w:t>https://ghn.vn/pages/quy-trinh-gui-hang</w:t>
        </w:r>
      </w:hyperlink>
      <w:r w:rsidRPr="003307A5">
        <w:rPr>
          <w:rStyle w:val="Hyperlink"/>
          <w:rFonts w:ascii="Tahoma" w:hAnsi="Tahoma" w:cs="Tahoma"/>
          <w:sz w:val="20"/>
          <w:szCs w:val="20"/>
          <w:lang w:val="en-US"/>
        </w:rPr>
        <w:t>.</w:t>
      </w:r>
    </w:p>
    <w:p w14:paraId="6012693F"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lang w:val="en-US"/>
        </w:rPr>
        <w:t xml:space="preserve">Quy trình xử lý khiếu nại: </w:t>
      </w:r>
      <w:r w:rsidRPr="003307A5">
        <w:rPr>
          <w:rFonts w:ascii="Tahoma" w:hAnsi="Tahoma" w:cs="Tahoma"/>
          <w:sz w:val="20"/>
          <w:lang w:val="en-US"/>
        </w:rPr>
        <w:t>được quy định tại Website</w:t>
      </w:r>
      <w:r w:rsidRPr="003307A5">
        <w:rPr>
          <w:rFonts w:ascii="Tahoma" w:hAnsi="Tahoma" w:cs="Tahoma"/>
          <w:b/>
          <w:sz w:val="20"/>
          <w:lang w:val="en-US"/>
        </w:rPr>
        <w:t xml:space="preserve"> </w:t>
      </w:r>
      <w:hyperlink r:id="rId13" w:history="1">
        <w:r w:rsidRPr="003307A5">
          <w:rPr>
            <w:rStyle w:val="Hyperlink"/>
            <w:rFonts w:ascii="Tahoma" w:hAnsi="Tahoma" w:cs="Tahoma"/>
            <w:sz w:val="20"/>
            <w:szCs w:val="20"/>
          </w:rPr>
          <w:t>https://ghn.vn/pages/quy-dinh-ve-khieu-nai-cua-ghn</w:t>
        </w:r>
      </w:hyperlink>
      <w:r w:rsidRPr="003307A5">
        <w:rPr>
          <w:rStyle w:val="Hyperlink"/>
          <w:rFonts w:ascii="Tahoma" w:hAnsi="Tahoma" w:cs="Tahoma"/>
          <w:sz w:val="20"/>
          <w:szCs w:val="20"/>
          <w:lang w:val="en-US"/>
        </w:rPr>
        <w:t>.</w:t>
      </w:r>
    </w:p>
    <w:p w14:paraId="3D5C71C0"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rPr>
      </w:pPr>
      <w:r w:rsidRPr="003307A5">
        <w:rPr>
          <w:rFonts w:ascii="Tahoma" w:hAnsi="Tahoma" w:cs="Tahoma"/>
          <w:color w:val="auto"/>
          <w:sz w:val="20"/>
          <w:szCs w:val="20"/>
        </w:rPr>
        <w:t xml:space="preserve">Trường hợp có sự thay đổi các nội dung liên quan, GHN sẽ gửi thông báo bằng văn bản cho Khách hàng trước 07 (bảy) </w:t>
      </w:r>
      <w:r w:rsidRPr="003307A5">
        <w:rPr>
          <w:rFonts w:ascii="Tahoma" w:hAnsi="Tahoma" w:cs="Tahoma"/>
          <w:color w:val="auto"/>
          <w:sz w:val="20"/>
          <w:szCs w:val="20"/>
          <w:lang w:val="en-US"/>
        </w:rPr>
        <w:t>N</w:t>
      </w:r>
      <w:r w:rsidRPr="003307A5">
        <w:rPr>
          <w:rFonts w:ascii="Tahoma" w:hAnsi="Tahoma" w:cs="Tahoma"/>
          <w:color w:val="auto"/>
          <w:sz w:val="20"/>
          <w:szCs w:val="20"/>
        </w:rPr>
        <w:t>gày làm việc.</w:t>
      </w:r>
    </w:p>
    <w:p w14:paraId="1E84A0C1"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3307A5">
        <w:rPr>
          <w:rFonts w:ascii="Tahoma" w:eastAsia="Arial" w:hAnsi="Tahoma" w:cs="Tahoma"/>
          <w:b/>
          <w:color w:val="auto"/>
          <w:sz w:val="20"/>
          <w:szCs w:val="20"/>
          <w:lang w:val="en-US"/>
        </w:rPr>
        <w:t>GHN</w:t>
      </w:r>
      <w:r w:rsidRPr="003307A5">
        <w:rPr>
          <w:rFonts w:ascii="Tahoma" w:eastAsia="Arial" w:hAnsi="Tahoma" w:cs="Tahoma"/>
          <w:b/>
          <w:color w:val="auto"/>
          <w:sz w:val="20"/>
          <w:szCs w:val="20"/>
        </w:rPr>
        <w:t xml:space="preserve"> Được Quyền Từ Chối Nhận Bưu Gửi Và Từ Chối Cung Ứng Dịch Vụ</w:t>
      </w:r>
    </w:p>
    <w:p w14:paraId="6117C2F6"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GHN được toàn quyền quyết định từ chối cung ứng Dịch Vụ mà không cần có sự đồng ý của Khách hàng khi xảy ra một trong các trường hợp sau: </w:t>
      </w:r>
    </w:p>
    <w:p w14:paraId="679F2FB5"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 xml:space="preserve">Khách hàng vi phạm pháp luật về Bưu gửi, bao gồm nhưng không giới hạn việc gửi bị cấm/hạn chế kinh doanh/vận chuyển, Bưu gửi không có hóa đơn – chứng từ kèm theo; </w:t>
      </w:r>
    </w:p>
    <w:p w14:paraId="60F6128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Bưu gửi thuộc danh mục hàng không vận chuyển của GHN, Bưu gửi chưa được đóng gói đầy đủ;</w:t>
      </w:r>
    </w:p>
    <w:p w14:paraId="5B310AA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Bưu gửi thuộc dạng thực phẩm tươi sống, thực phẩm khô gây mùi, có tính chất dễ bị hư hỏng trong thời gian ngắn hoặc thuộc dạng lỏng, bao gồm nhưng không giới hạn trái cây tươi, sầu riêng, cá khô các loại, các thực phẩm cá/thịt tươi, bánh dễ bị tan </w:t>
      </w:r>
      <w:proofErr w:type="gramStart"/>
      <w:r w:rsidRPr="003307A5">
        <w:rPr>
          <w:rFonts w:ascii="Tahoma" w:hAnsi="Tahoma" w:cs="Tahoma"/>
          <w:color w:val="auto"/>
          <w:sz w:val="20"/>
          <w:szCs w:val="20"/>
          <w:lang w:val="it-IT"/>
        </w:rPr>
        <w:t>chảy,...</w:t>
      </w:r>
      <w:proofErr w:type="gramEnd"/>
      <w:r w:rsidRPr="003307A5">
        <w:rPr>
          <w:rFonts w:ascii="Tahoma" w:hAnsi="Tahoma" w:cs="Tahoma"/>
          <w:color w:val="auto"/>
          <w:sz w:val="20"/>
          <w:szCs w:val="20"/>
          <w:lang w:val="it-IT"/>
        </w:rPr>
        <w:t>;</w:t>
      </w:r>
    </w:p>
    <w:p w14:paraId="037355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Các thông tin bắt buộc trên Đơn hàng không đầy đủ hoặc không rõ ràng; </w:t>
      </w:r>
    </w:p>
    <w:p w14:paraId="7AA6FA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Khách hàng vi phạm quy định về thanh toán hoặc số tiền trong tài khoản không đủ để thanh toán cho Cước phí Dịch vụ;</w:t>
      </w:r>
    </w:p>
    <w:p w14:paraId="72E834F1"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 xml:space="preserve">Yêu cầu giao nhận Bưu gửi được thực hiện ngoài Phạm vi Cung ứng Dịch vụ hoặc thời gian thực hiện Dịch vụ của GHN; </w:t>
      </w:r>
    </w:p>
    <w:p w14:paraId="5143E37B"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sz w:val="20"/>
          <w:lang w:val="it-IT"/>
        </w:rPr>
        <w:t>Bưu gửi không được đóng gói cẩn thận, đúng quy cách, tính chất của nội dung của Bưu gửi;</w:t>
      </w:r>
    </w:p>
    <w:p w14:paraId="347ACF1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Xảy ra trường hợp Người nhận khiếu nại về chất lượng Bưu gửi; hoặc</w:t>
      </w:r>
    </w:p>
    <w:p w14:paraId="66682E7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r w:rsidRPr="003307A5">
        <w:rPr>
          <w:rFonts w:ascii="Tahoma" w:hAnsi="Tahoma" w:cs="Tahoma"/>
          <w:color w:val="auto"/>
          <w:sz w:val="20"/>
          <w:szCs w:val="20"/>
          <w:lang w:val="it-IT"/>
        </w:rPr>
        <w:t>Bưu gửi hoặc Người gửi có dấu hiệu lừa đảo hoặc bất kỳ hành vi vi phạm quy định pháp luật khác.</w:t>
      </w:r>
    </w:p>
    <w:p w14:paraId="45CAE45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Quyền Và Nghĩa Vụ Chung Của Các Bên</w:t>
      </w:r>
    </w:p>
    <w:p w14:paraId="13A6D365"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Tuân thủ đúng quy định tại Hợp đồng này và các văn bản đính kèm.</w:t>
      </w:r>
    </w:p>
    <w:p w14:paraId="020891DA" w14:textId="77777777" w:rsidR="000374CD" w:rsidRPr="003307A5" w:rsidRDefault="000374CD" w:rsidP="00E54C45">
      <w:pPr>
        <w:pStyle w:val="ListParagraph"/>
        <w:widowControl w:val="0"/>
        <w:numPr>
          <w:ilvl w:val="0"/>
          <w:numId w:val="40"/>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Một Bên được quyền giới thiệu, quảng bá, truyền thông về việc hợp tác hoặc thương hiệu của Bên còn lại trên website của Bên đó như một đối tác, khách hàng chiến lược, trừ trường hợp </w:t>
      </w:r>
      <w:r w:rsidRPr="003307A5">
        <w:rPr>
          <w:rFonts w:ascii="Tahoma" w:hAnsi="Tahoma" w:cs="Tahoma"/>
          <w:color w:val="auto"/>
          <w:sz w:val="20"/>
          <w:szCs w:val="20"/>
          <w:lang w:val="it-IT"/>
        </w:rPr>
        <w:lastRenderedPageBreak/>
        <w:t>Bên được giới thiệu, quảng bá không đồng ý bằng văn bản. Để tránh hiểu nhầm, điều này được hiểu là việc quảng bá nhằm truyền thông cho việc hợp tác giữa các Bên, không tạo nên quyền được tự do sử dụng tên thương hiệu của Bên còn lại với mục đích khác.</w:t>
      </w:r>
    </w:p>
    <w:p w14:paraId="1DD0089A"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Được quyền đơn phương chấm dứt Hợp đồng trong trường hợp Bên còn lại vi phạm pháp luật hoặc vi phạm nghĩa vụ tại Hợp đồng. </w:t>
      </w:r>
    </w:p>
    <w:p w14:paraId="50E6BC76"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Nghĩa vụ của GHN</w:t>
      </w:r>
    </w:p>
    <w:p w14:paraId="3ED8D468" w14:textId="77777777" w:rsidR="000374CD" w:rsidRPr="003307A5" w:rsidRDefault="000374CD" w:rsidP="000374CD">
      <w:pPr>
        <w:spacing w:before="120" w:after="120" w:line="276" w:lineRule="auto"/>
        <w:ind w:left="426" w:firstLine="141"/>
        <w:jc w:val="both"/>
        <w:rPr>
          <w:rFonts w:ascii="Tahoma" w:hAnsi="Tahoma" w:cs="Tahoma"/>
          <w:color w:val="auto"/>
          <w:sz w:val="20"/>
          <w:szCs w:val="20"/>
        </w:rPr>
      </w:pPr>
      <w:r w:rsidRPr="003307A5">
        <w:rPr>
          <w:rFonts w:ascii="Tahoma" w:eastAsia="Arial" w:hAnsi="Tahoma" w:cs="Tahoma"/>
          <w:b/>
          <w:color w:val="auto"/>
          <w:sz w:val="20"/>
          <w:szCs w:val="20"/>
          <w:lang w:val="en-US"/>
        </w:rPr>
        <w:t>Trong phạm vi thực hiện Hợp đồng này và theo quy định pháp luật, GHN có nghĩa vụ:</w:t>
      </w:r>
      <w:r w:rsidRPr="003307A5">
        <w:rPr>
          <w:rFonts w:ascii="Tahoma" w:hAnsi="Tahoma" w:cs="Tahoma"/>
          <w:color w:val="auto"/>
          <w:sz w:val="20"/>
          <w:szCs w:val="20"/>
        </w:rPr>
        <w:t xml:space="preserve"> </w:t>
      </w:r>
    </w:p>
    <w:p w14:paraId="1F5975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Tiếp nhận, giải quyết hoặc hỗ trợ giải quyết mọi khiếu nại của Khách hàng liên quan đến việc cung ứng Dịch vụ của GHN.</w:t>
      </w:r>
    </w:p>
    <w:p w14:paraId="460E886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Thực hiện nghiêm túc cam kết về thời hạn, quy trình, Thời gian Toàn trình cung ứng Dịch vụ như đã thỏa thuận. </w:t>
      </w:r>
    </w:p>
    <w:p w14:paraId="36948A53"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Cung cấp đúng, đầy đủ thông tin về Dịch vụ cung ứng, Cước phí Dịch vụ đã cung ứng cho Khách hàng và trách nhiệm bồi thường thiệt hại, các thông tin liên quan khác (nếu có). </w:t>
      </w:r>
    </w:p>
    <w:p w14:paraId="7B8B6BF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Đảm bảo chất lượng Dịch vụ theo đúng tiêu chuẩn đã công bố và thoả thuận giữa các Bên. Công bố rõ, kịp thời với đại diện Khách hàng các phương án, biện pháp xử lý trong trường hợp hoàn thành cung ứng Dịch vụ không đúng như cam kết.</w:t>
      </w:r>
    </w:p>
    <w:p w14:paraId="2EBAC0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Đền bù cho Khách hàng trong trường hợp làm thất thoát hoặc hư hỏng Bưu gửi.</w:t>
      </w:r>
    </w:p>
    <w:p w14:paraId="4D88DD74"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Tuy nhiên, GHN sẽ được miễn trừ trách nhiệm bồi thường trong trường hợp Bưu gửi bị thất thoát bởi Người nhận mà Khách hàng hoặc Người gửi đã chỉ định, bao gồm nhưng không giới hạn việc Bưu gửi bị cướp, giật, đánh tráo, lừa đảo…. Để xác định sự việc này do Người nhận thực hiện, GHN sẽ hỗ trợ tiến hành trình báo cơ quan có thẩm quyền để giải quyết.</w:t>
      </w:r>
    </w:p>
    <w:p w14:paraId="16A4874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Đảm bảo an toàn, chính xác và bí mật thông tin của Khách hàng theo qui định của pháp luật, giữ bí mật thông tin riêng về Người nhận, Người gửi, trừ trường hợp các thông tin này xuất phát từ bên thứ ba hoặc được công bố rộng rãi trên website của Khách hàng hoặc bất kỳ trang web nào khác.</w:t>
      </w:r>
    </w:p>
    <w:p w14:paraId="40E77ED9"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Đảm bảo an toàn cho Bưu gửi, không bóc mở, tráo đổi nội dung thông tin hàng hóa và chứng từ đính kèm trừ trường hợp pháp luật có quy định hoặc các Bên có thỏa thuận khác.</w:t>
      </w:r>
    </w:p>
    <w:p w14:paraId="0BFA1790"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Hoàn trả Bưu gửi cho Khách hàng khi (i) Khách hàng yêu cầu, (ii) Người nhận từ chối nhận Bưu gửi, hoặc (iii) không giao được cho Người nhận mặc dù đã thực hiện đúng quy trình thực hiện Dịch vụ. Trong trường hợp này, Khách hàng vẫn phải thanh toán Cước phí Dịch vụ cho các Đơn hàng bị trả về và Cước phí Trả hàng theo biểu cước được quy định tại Phụ lục đính kèm Hợp đồng này.</w:t>
      </w:r>
    </w:p>
    <w:p w14:paraId="1466A2CB"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Thu hộ tiền Bưu gửi cho Khách hàng và hoàn trả Tiền thu hộ theo ủy quyền của Khách hàng đúng quy trình thỏa thuận giữa các Bên được nêu tại phụ lục đính kèm.</w:t>
      </w:r>
    </w:p>
    <w:p w14:paraId="407FF10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Trong khả năng thực hiện Dịch vụ, GHN được quyền thuê hoặc hợp tác với bên thứ ba về việc thực hiện Dịch vụ tại Hợp đồng này, tuy nhiên, GHN phải chịu trách nhiệm trước Khách hàng về các thất thoát hoặc vi phạm Hợp đồng của bên thứ ba mà GHN hợp tác.</w:t>
      </w:r>
    </w:p>
    <w:p w14:paraId="074F7F7B"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 xml:space="preserve">Nghĩa </w:t>
      </w:r>
      <w:r w:rsidRPr="003307A5">
        <w:rPr>
          <w:rFonts w:ascii="Tahoma" w:eastAsia="Arial" w:hAnsi="Tahoma" w:cs="Tahoma"/>
          <w:b/>
          <w:color w:val="auto"/>
          <w:sz w:val="20"/>
          <w:szCs w:val="20"/>
          <w:lang w:val="en-US"/>
        </w:rPr>
        <w:t>Vụ</w:t>
      </w:r>
      <w:r w:rsidRPr="003307A5">
        <w:rPr>
          <w:rFonts w:ascii="Tahoma" w:eastAsia="Arial" w:hAnsi="Tahoma" w:cs="Tahoma"/>
          <w:b/>
          <w:color w:val="auto"/>
          <w:sz w:val="20"/>
          <w:szCs w:val="20"/>
          <w:lang w:val="it-IT"/>
        </w:rPr>
        <w:t xml:space="preserve"> Khách hàng</w:t>
      </w:r>
    </w:p>
    <w:p w14:paraId="0FDA398C"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 xml:space="preserve">Trong phạm vi thực hiện Hợp đồng này và theo quy định pháp luật, Khách hàng có nghĩa vụ: </w:t>
      </w:r>
    </w:p>
    <w:p w14:paraId="41DE7B9D"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lastRenderedPageBreak/>
        <w:t>Bố trí, sắp xếp nhân viên thực hiện việc Đối soát Dịch vụ đúng thời hạn.</w:t>
      </w:r>
    </w:p>
    <w:p w14:paraId="0F39020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Tuyệt đối không gửi Bưu gửi chưa được lưu thông trên thị trường, hàng cấm, hàng hạn chế vận chuyển/kinh doanh hoặc hàng kinh doanh có điều kiện nhưng không cung cấp được các giấy phép liên quan. </w:t>
      </w:r>
    </w:p>
    <w:p w14:paraId="190F0DF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Phối hợp với GHN thực hiện việc kiểm tra nội dung của Bưu gửi.</w:t>
      </w:r>
    </w:p>
    <w:p w14:paraId="7197DDF9"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Chịu trách nhiệm trước GHN và trước pháp luật về nội dung Bưu gửi, hóa đơn, chứng từ nguồn gốc xuất xứ của Bưu gửi và chứng từ kèm theo.</w:t>
      </w:r>
    </w:p>
    <w:p w14:paraId="6A2B957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Chịu trách nhiệm làm việc, giải quyết với Cơ quan có thẩm quyền khi Bưu gửi bị tạm giữ hoặc tịch thu.</w:t>
      </w:r>
    </w:p>
    <w:p w14:paraId="2511C163"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Cung cấp đầy đủ hóa đơn, chứng từ của Bưu gửi cho GHN khi gửi Bưu gửi. T</w:t>
      </w:r>
      <w:r w:rsidRPr="003307A5">
        <w:rPr>
          <w:rFonts w:ascii="Tahoma" w:hAnsi="Tahoma" w:cs="Tahoma"/>
          <w:sz w:val="20"/>
        </w:rPr>
        <w:t xml:space="preserve">rong trường hợp </w:t>
      </w:r>
      <w:r w:rsidRPr="003307A5">
        <w:rPr>
          <w:rFonts w:ascii="Tahoma" w:hAnsi="Tahoma" w:cs="Tahoma"/>
          <w:sz w:val="20"/>
          <w:lang w:val="en-US"/>
        </w:rPr>
        <w:t>Bưu gửi</w:t>
      </w:r>
      <w:r w:rsidRPr="003307A5">
        <w:rPr>
          <w:rFonts w:ascii="Tahoma" w:hAnsi="Tahoma" w:cs="Tahoma"/>
          <w:sz w:val="20"/>
        </w:rPr>
        <w:t xml:space="preserve"> huộc danh mục kinh doanh/vận chuyển có điều kiện (bao gồm nhưng không giới hạn thuốc, thực phẩm chức năng…) </w:t>
      </w:r>
      <w:r w:rsidRPr="003307A5">
        <w:rPr>
          <w:rFonts w:ascii="Tahoma" w:hAnsi="Tahoma" w:cs="Tahoma"/>
          <w:sz w:val="20"/>
          <w:lang w:val="en-US"/>
        </w:rPr>
        <w:t xml:space="preserve">thì Khách hàng phải cung cấp cho GHN </w:t>
      </w:r>
      <w:r w:rsidRPr="003307A5">
        <w:rPr>
          <w:rFonts w:ascii="Tahoma" w:hAnsi="Tahoma" w:cs="Tahoma"/>
          <w:sz w:val="20"/>
        </w:rPr>
        <w:t xml:space="preserve">giấy phép lưu hành của </w:t>
      </w:r>
      <w:r w:rsidRPr="003307A5">
        <w:rPr>
          <w:rFonts w:ascii="Tahoma" w:hAnsi="Tahoma" w:cs="Tahoma"/>
          <w:sz w:val="20"/>
          <w:lang w:val="en-US"/>
        </w:rPr>
        <w:t>Bưu gửi</w:t>
      </w:r>
      <w:r w:rsidRPr="003307A5">
        <w:rPr>
          <w:rFonts w:ascii="Tahoma" w:hAnsi="Tahoma" w:cs="Tahoma"/>
          <w:sz w:val="20"/>
        </w:rPr>
        <w:t xml:space="preserve"> trên thị trường Việt Nam </w:t>
      </w:r>
      <w:r w:rsidRPr="003307A5">
        <w:rPr>
          <w:rFonts w:ascii="Tahoma" w:hAnsi="Tahoma" w:cs="Tahoma"/>
          <w:sz w:val="20"/>
          <w:lang w:val="en-US"/>
        </w:rPr>
        <w:t xml:space="preserve">và các giấy phép con liên quan đến việc kinh doanh/vận chuyển Bưu gửi </w:t>
      </w:r>
      <w:r w:rsidRPr="003307A5">
        <w:rPr>
          <w:rFonts w:ascii="Tahoma" w:hAnsi="Tahoma" w:cs="Tahoma"/>
          <w:sz w:val="20"/>
        </w:rPr>
        <w:t>theo quy định của pháp luật.</w:t>
      </w:r>
    </w:p>
    <w:p w14:paraId="3534AD8F"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GHN sẽ được miễn trừ toàn bộ trách nhiệm bồi thường trong trường hợp Bưu gửi bị tạm giữ hoặc tịch thu bởi Cơ quan có thẩm quyền do Bưu gửi không có hóa đơn, chứng từ, tài liệu hợp pháp đính kèm hoặc không có đầy đủ giấy phép để được lưu hành trên thị trường Việt Nam theo quy định pháp luật.</w:t>
      </w:r>
    </w:p>
    <w:p w14:paraId="40F32270"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Đóng gói Bưu gửi theo đúng quy cách, kích thước và tính chất của từng mặt hàng, đặc biệt đối với Bửu gửi là các mặt hàng dễ vỡ. </w:t>
      </w:r>
    </w:p>
    <w:p w14:paraId="4A7CF43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Cung cấp đầy đủ chỉ dẫn liên quan đến việc sắp xếp và bảo quản Bưu gửi, thông tin liên quan đến Người gửi, Người nhận trên Bưu gửi.</w:t>
      </w:r>
    </w:p>
    <w:p w14:paraId="36B18712"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Bồi thường thiệt hại thực tế cho GHN và bên thứ ba có liên quan khi thiệt hại xảy ra xuất </w:t>
      </w:r>
      <w:proofErr w:type="gramStart"/>
      <w:r w:rsidRPr="003307A5">
        <w:rPr>
          <w:rFonts w:ascii="Tahoma" w:hAnsi="Tahoma" w:cs="Tahoma"/>
          <w:color w:val="auto"/>
          <w:sz w:val="20"/>
          <w:szCs w:val="20"/>
          <w:lang w:val="it-IT"/>
        </w:rPr>
        <w:t>phát  từ</w:t>
      </w:r>
      <w:proofErr w:type="gramEnd"/>
      <w:r w:rsidRPr="003307A5">
        <w:rPr>
          <w:rFonts w:ascii="Tahoma" w:hAnsi="Tahoma" w:cs="Tahoma"/>
          <w:color w:val="auto"/>
          <w:sz w:val="20"/>
          <w:szCs w:val="20"/>
          <w:lang w:val="it-IT"/>
        </w:rPr>
        <w:t xml:space="preserve"> Khách hàng hoặc Người gửi theo quy định của pháp luật.</w:t>
      </w:r>
    </w:p>
    <w:p w14:paraId="53979401"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Chịu trách nhiệm về mọi thông tin liên quan đến Người nhận mà Khách hàng giao cho GHN. Trường hợp xảy ra sai sót về thông tin Người nhận hoặc Bưu gửi không đúng yêu cầu của Người nhận thì Khách hàng có trách nhiệm tự giải quyết với Người nhận, đồng thời Khách hàng vẫn phải thanh toán Cước phí Dịch vụ đối với Đơn hàng trên dựa trên lộ trình đã thực hiện.</w:t>
      </w:r>
    </w:p>
    <w:p w14:paraId="7915DBB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Bằng chi phí của mình, chịu trách nhiệm giải quyết các vấn đề liên quan đến (i) tranh chấp về quyền sở hữu Bưu gửi, nguồn gốc Bưu gửi với bên thứ ba bất kỳ; hoặc (ii) khiếu nại của Người nhận về việc hàng hóa bị lỗi, không đúng yêu cầu. </w:t>
      </w:r>
    </w:p>
    <w:p w14:paraId="569B67F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Không được chuyển nhượng hoặc chuyển giao Hợp đồng hoặc bất kỳ quyền và nghĩa vụ của mình theo Hợp đồng này cho bên thứ ba mà không được sự đồng ý bằng văn bản của GHN.</w:t>
      </w:r>
    </w:p>
    <w:p w14:paraId="22EFDF5F"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Trường hợp Khách hàng ngừng sử dụng Dịch vụ của GHN mà không báo trước theo đúng quy định trong Hợp đồng hoặc trong tháng đó Khách hàng không phát sinh Đơn hàng thì Khách hàng phải thanh toán cho GHN Cước phí Dịch vụ trung bình của 03 (ba) tháng liền kề trước tháng vi phạm.</w:t>
      </w:r>
    </w:p>
    <w:p w14:paraId="6759104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Miễn trừ trách nhiệm</w:t>
      </w:r>
    </w:p>
    <w:p w14:paraId="5ED29304" w14:textId="77777777" w:rsidR="000374CD" w:rsidRPr="003307A5" w:rsidRDefault="000374CD" w:rsidP="000374CD">
      <w:pPr>
        <w:spacing w:before="120" w:after="120" w:line="276" w:lineRule="auto"/>
        <w:ind w:left="567"/>
        <w:jc w:val="both"/>
        <w:rPr>
          <w:rFonts w:ascii="Tahoma" w:hAnsi="Tahoma" w:cs="Tahoma"/>
          <w:color w:val="auto"/>
          <w:sz w:val="20"/>
          <w:szCs w:val="20"/>
        </w:rPr>
      </w:pPr>
      <w:r w:rsidRPr="003307A5">
        <w:rPr>
          <w:rFonts w:ascii="Tahoma" w:hAnsi="Tahoma" w:cs="Tahoma"/>
          <w:color w:val="auto"/>
          <w:sz w:val="20"/>
          <w:szCs w:val="20"/>
          <w:lang w:val="en-US"/>
        </w:rPr>
        <w:lastRenderedPageBreak/>
        <w:t>Khách hàng</w:t>
      </w:r>
      <w:r w:rsidRPr="003307A5">
        <w:rPr>
          <w:rFonts w:ascii="Tahoma" w:hAnsi="Tahoma" w:cs="Tahoma"/>
          <w:color w:val="auto"/>
          <w:sz w:val="20"/>
          <w:szCs w:val="20"/>
        </w:rPr>
        <w:t xml:space="preserve"> thừa nhận và đồng ý GHN sẽ được miễn trừ </w:t>
      </w:r>
      <w:r w:rsidRPr="003307A5">
        <w:rPr>
          <w:rFonts w:ascii="Tahoma" w:hAnsi="Tahoma" w:cs="Tahoma"/>
          <w:color w:val="auto"/>
          <w:sz w:val="20"/>
          <w:szCs w:val="20"/>
          <w:lang w:val="en-US"/>
        </w:rPr>
        <w:t xml:space="preserve">toàn bộ </w:t>
      </w:r>
      <w:r w:rsidRPr="003307A5">
        <w:rPr>
          <w:rFonts w:ascii="Tahoma" w:hAnsi="Tahoma" w:cs="Tahoma"/>
          <w:color w:val="auto"/>
          <w:sz w:val="20"/>
          <w:szCs w:val="20"/>
        </w:rPr>
        <w:t xml:space="preserve">trách nhiệm và sẽ vô can đối với bất kỳ và mọi thiệt hại, tổn thất, mất mát, hư hỏng, bồi thường, chậm trễ, yêu cầu, trách nhiệm, khiếu kiện, hành động của </w:t>
      </w:r>
      <w:r w:rsidRPr="003307A5">
        <w:rPr>
          <w:rFonts w:ascii="Tahoma" w:hAnsi="Tahoma" w:cs="Tahoma"/>
          <w:color w:val="auto"/>
          <w:sz w:val="20"/>
          <w:szCs w:val="20"/>
          <w:lang w:val="en-US"/>
        </w:rPr>
        <w:t xml:space="preserve">Khách hàng </w:t>
      </w:r>
      <w:r w:rsidRPr="003307A5">
        <w:rPr>
          <w:rFonts w:ascii="Tahoma" w:hAnsi="Tahoma" w:cs="Tahoma"/>
          <w:color w:val="auto"/>
          <w:sz w:val="20"/>
          <w:szCs w:val="20"/>
        </w:rPr>
        <w:t xml:space="preserve">và/hoặc </w:t>
      </w:r>
      <w:r w:rsidRPr="003307A5">
        <w:rPr>
          <w:rFonts w:ascii="Tahoma" w:hAnsi="Tahoma" w:cs="Tahoma"/>
          <w:color w:val="auto"/>
          <w:sz w:val="20"/>
          <w:szCs w:val="20"/>
          <w:lang w:val="en-US"/>
        </w:rPr>
        <w:t>C</w:t>
      </w:r>
      <w:r w:rsidRPr="003307A5">
        <w:rPr>
          <w:rFonts w:ascii="Tahoma" w:hAnsi="Tahoma" w:cs="Tahoma"/>
          <w:color w:val="auto"/>
          <w:sz w:val="20"/>
          <w:szCs w:val="20"/>
        </w:rPr>
        <w:t>ơ quan có thẩm quyền có thể được đưa ra chống lại hoặc phải gánh chịu bởi GHN và các Bên được bồi thường của GHN liên quan đến Bưu gửi được gây ra bởi, phát sinh từ, hoặc liên quan đến:</w:t>
      </w:r>
    </w:p>
    <w:p w14:paraId="4F5ED9C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Sự không tuân thủ bởi Khách hàng đối với bất kỳ quy định của pháp luật về hàng hóa cấm hoặc hạn chế lưu thông, vận chuyển và các quy định khác của pháp luật (bao gồm, nhưng không hạn chế bởi trường hợp Bưu gửi không có hóa đơn, chứng từ nguồn gốc xuất xứ; bị kiểm tra, tịch thu hoặc tiêu hủy theo quyết điṇh của Cơ quan có thẩm quyền hoặc an ninh sân bay);</w:t>
      </w:r>
    </w:p>
    <w:p w14:paraId="04D521D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Sự không tuân thủ bởi Khách hàng đối với bất kỳ thỏa thuận nào về sử dụng Dịch vụ của GHN, hoặc bất kỳ quy định, chính sách nào của GHN (bao gồm, nhưng không hạn chế bởi Bưu gửi nằm ngoài phạm vi nhận vận chuyển của GHN, địa chỉ giao hoặc nhận Bưu gửi không thuộc Phạm vi Cung ứng Dịch vụ của GHN, Bưu gửi thuộc danh mục hàng hóa không được vận chuyển qua đường hàng không; Khách hàng không thực hiện đúng các quy định về khiếu nại, giải quyết tranh chấp theo luật định hoặc theo Phụ lục quy định về khiếu nại kèm theo Hợp đồng này);</w:t>
      </w:r>
    </w:p>
    <w:p w14:paraId="7F7F6B8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Hành động hoặc không thực hiện hành động nào của Khách hàng, cho dù là do lỗi cẩu thả, bất cẩn, cố ý làm sai, hoặc lừa dối (bao gồm, nhưng không hạn chế bởi trường hợp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nhận không đúng hoặc thiếu sót; Khách hàng không có chứng từ chứng minh Bưu gửi bị mất hoặc hư hỏng; Khách hàng không có chứng từ chứng minh việc sử dụng Dịch vụ);</w:t>
      </w:r>
    </w:p>
    <w:p w14:paraId="564CE5A5"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Hành động hoặc không thực hiện hành động của một bên thứ ba, cho dù là do lỗi cẩu thả, bất cẩn, cố ý làm sai, hoặc lừa dối</w:t>
      </w:r>
      <w:r w:rsidRPr="003307A5" w:rsidDel="00D720FB">
        <w:rPr>
          <w:rFonts w:ascii="Tahoma" w:hAnsi="Tahoma" w:cs="Tahoma"/>
          <w:color w:val="auto"/>
          <w:sz w:val="20"/>
          <w:szCs w:val="20"/>
          <w:lang w:val="it-IT"/>
        </w:rPr>
        <w:t xml:space="preserve"> </w:t>
      </w:r>
      <w:r w:rsidRPr="003307A5">
        <w:rPr>
          <w:rFonts w:ascii="Tahoma" w:hAnsi="Tahoma" w:cs="Tahoma"/>
          <w:color w:val="auto"/>
          <w:sz w:val="20"/>
          <w:szCs w:val="20"/>
          <w:lang w:val="it-IT"/>
        </w:rPr>
        <w:t xml:space="preserve">(bao gồm, nhưng không hạn chế bởi trường hợp hàng hóa bị cướp, giật; hư hỏng, mất mát gây ra bởi Người nhận; hàng hóa không đáp ứng yêu cầu, tiêu chuẩn về chất lượng, quy cách, bao gồm nhưng không giới hạn trường hợp màu sắc, kích cỡ, chất liệu sản phẩm không đúng với hình ảnh, thông tin được cung cấp bởi người bán hàng hoặc nhà sản xuất; chuyến bay chậm trễ hoặc bị hủy; bị cơ quan chức năng kiểm tra trên đường vận chuyển); </w:t>
      </w:r>
    </w:p>
    <w:p w14:paraId="5F12CF6B"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Đặc tính tự nhiên, khuyết tật vốn có của hàng hóa nằm trong Bưu gửi;</w:t>
      </w:r>
    </w:p>
    <w:p w14:paraId="6FAC2BF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Khách hàng từ chối nhận lại Bưu gửi hoặc GHN không liên hệ được với Khách hàng sau khi GHN đã thực hiện giao trả lại Bưu gửi ít nhất 03 (ba) lần. Trong trường hợp này, Khách hàng thừa nhận và đồng ý rằng GHN sẽ có quyền giữ Bưu gửi trong vòng 06 (sáu) tháng kể từ lần trả cuối cùng. Sau khoảng thời gian này, Khách hàng thừa nhận và đồng ý rằng Khách hàng đã từ bỏ mọi quyền và quyền yêu cầu và GHN sẽ được miễn trừ khỏi mọi yêu cầu, trách nhiệm, khiếu kiện liên quan đến Bưu gửi.</w:t>
      </w:r>
    </w:p>
    <w:p w14:paraId="3B1F7261"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Trong trường hợp một phần thiệt hại, tổn thất xảy ra do Khách hàng vi phạm, Khách hàng thừa nhận và đồng ý sẽ từ bỏ quyền yêu cầu đối với, và GHN sẽ không có trách nhiệm bồi thường cho, phần thiệt hại, tổn thất tương ứng với mức độ thiệt hại do Khách hàng gây ra.</w:t>
      </w:r>
    </w:p>
    <w:p w14:paraId="4073D06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Bưu gửi đã được phát và người nhận không có ý kiến khi nhận Bưu gửi.</w:t>
      </w:r>
    </w:p>
    <w:p w14:paraId="360DC44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Các trường hợp bất khả kháng theo quy định của Luật Việt Nam.</w:t>
      </w:r>
    </w:p>
    <w:p w14:paraId="492E88C4" w14:textId="77777777"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Điều khoản </w:t>
      </w:r>
      <w:r w:rsidRPr="003307A5">
        <w:rPr>
          <w:rFonts w:ascii="Tahoma" w:eastAsia="Arial" w:hAnsi="Tahoma" w:cs="Tahoma"/>
          <w:color w:val="auto"/>
          <w:sz w:val="20"/>
          <w:szCs w:val="20"/>
          <w:lang w:val="en-US"/>
        </w:rPr>
        <w:t>Sử dụng Dịch vụ</w:t>
      </w:r>
      <w:r w:rsidRPr="003307A5">
        <w:rPr>
          <w:rFonts w:ascii="Tahoma" w:eastAsia="Arial" w:hAnsi="Tahoma" w:cs="Tahoma"/>
          <w:color w:val="auto"/>
          <w:sz w:val="20"/>
          <w:szCs w:val="20"/>
        </w:rPr>
        <w:t xml:space="preserve"> này là một phần không tách rời và được đính kèm theo Hợp đồng. Các nội dung được dẫn chiếu tới cụm từ “</w:t>
      </w:r>
      <w:r w:rsidRPr="003307A5">
        <w:rPr>
          <w:rFonts w:ascii="Tahoma" w:eastAsia="Arial" w:hAnsi="Tahoma" w:cs="Tahoma"/>
          <w:b/>
          <w:color w:val="auto"/>
          <w:sz w:val="20"/>
          <w:szCs w:val="20"/>
        </w:rPr>
        <w:t>Hợp đồng này</w:t>
      </w:r>
      <w:r w:rsidRPr="003307A5">
        <w:rPr>
          <w:rFonts w:ascii="Tahoma" w:eastAsia="Arial" w:hAnsi="Tahoma" w:cs="Tahoma"/>
          <w:color w:val="auto"/>
          <w:sz w:val="20"/>
          <w:szCs w:val="20"/>
        </w:rPr>
        <w:t xml:space="preserve">” tại Điều khoản </w:t>
      </w:r>
      <w:r w:rsidRPr="003307A5">
        <w:rPr>
          <w:rFonts w:ascii="Tahoma" w:eastAsia="Arial" w:hAnsi="Tahoma" w:cs="Tahoma"/>
          <w:color w:val="auto"/>
          <w:sz w:val="20"/>
          <w:szCs w:val="20"/>
          <w:lang w:val="en-US"/>
        </w:rPr>
        <w:t>Sử dụng Dịch vụ</w:t>
      </w:r>
      <w:r w:rsidRPr="003307A5">
        <w:rPr>
          <w:rFonts w:ascii="Tahoma" w:eastAsia="Arial" w:hAnsi="Tahoma" w:cs="Tahoma"/>
          <w:color w:val="auto"/>
          <w:sz w:val="20"/>
          <w:szCs w:val="20"/>
        </w:rPr>
        <w:t xml:space="preserve"> sẽ được hiểu riêng là những nội dung được quy định tại Điều khoản </w:t>
      </w:r>
      <w:r w:rsidRPr="003307A5">
        <w:rPr>
          <w:rFonts w:ascii="Tahoma" w:eastAsia="Arial" w:hAnsi="Tahoma" w:cs="Tahoma"/>
          <w:color w:val="auto"/>
          <w:sz w:val="20"/>
          <w:szCs w:val="20"/>
          <w:lang w:val="en-US"/>
        </w:rPr>
        <w:t>Sử dụng Dịch vụ</w:t>
      </w:r>
      <w:r w:rsidRPr="003307A5">
        <w:rPr>
          <w:rFonts w:ascii="Tahoma" w:eastAsia="Arial" w:hAnsi="Tahoma" w:cs="Tahoma"/>
          <w:color w:val="auto"/>
          <w:sz w:val="20"/>
          <w:szCs w:val="20"/>
        </w:rPr>
        <w:t>, và được hi</w:t>
      </w:r>
      <w:r w:rsidRPr="003307A5">
        <w:rPr>
          <w:rFonts w:ascii="Tahoma" w:eastAsia="Arial" w:hAnsi="Tahoma" w:cs="Tahoma"/>
          <w:color w:val="auto"/>
          <w:sz w:val="20"/>
          <w:szCs w:val="20"/>
          <w:lang w:val="en-US"/>
        </w:rPr>
        <w:t>ể</w:t>
      </w:r>
      <w:r w:rsidRPr="003307A5">
        <w:rPr>
          <w:rFonts w:ascii="Tahoma" w:eastAsia="Arial" w:hAnsi="Tahoma" w:cs="Tahoma"/>
          <w:color w:val="auto"/>
          <w:sz w:val="20"/>
          <w:szCs w:val="20"/>
        </w:rPr>
        <w:t>u chung là những nội dung có liên quan bất kỳ đến toàn bộ Hợp đồng bao gồm cả Điều khoản Tiêu chuẩn</w:t>
      </w:r>
      <w:r w:rsidRPr="003307A5">
        <w:rPr>
          <w:rFonts w:ascii="Tahoma" w:eastAsia="Arial" w:hAnsi="Tahoma" w:cs="Tahoma"/>
          <w:color w:val="auto"/>
          <w:sz w:val="20"/>
          <w:szCs w:val="20"/>
          <w:lang w:val="en-US"/>
        </w:rPr>
        <w:t>, Điều khoản Sử dụng Dịch vụ</w:t>
      </w:r>
      <w:r w:rsidRPr="003307A5">
        <w:rPr>
          <w:rFonts w:ascii="Tahoma" w:eastAsia="Arial" w:hAnsi="Tahoma" w:cs="Tahoma"/>
          <w:color w:val="auto"/>
          <w:sz w:val="20"/>
          <w:szCs w:val="20"/>
        </w:rPr>
        <w:t xml:space="preserve">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0686CC44" w14:textId="77777777" w:rsidTr="0096254E">
        <w:tc>
          <w:tcPr>
            <w:tcW w:w="9145" w:type="dxa"/>
          </w:tcPr>
          <w:p w14:paraId="1941A5EA" w14:textId="77777777" w:rsidR="000374CD" w:rsidRPr="003307A5" w:rsidRDefault="000374CD" w:rsidP="0096254E">
            <w:pPr>
              <w:spacing w:before="120" w:after="120" w:line="276" w:lineRule="auto"/>
              <w:jc w:val="center"/>
              <w:rPr>
                <w:rFonts w:ascii="Tahoma" w:eastAsia="Arial" w:hAnsi="Tahoma" w:cs="Tahoma"/>
                <w:b/>
                <w:color w:val="auto"/>
                <w:sz w:val="20"/>
                <w:szCs w:val="20"/>
              </w:rPr>
            </w:pPr>
            <w:r w:rsidRPr="003307A5">
              <w:rPr>
                <w:rFonts w:ascii="Tahoma" w:eastAsia="Arial" w:hAnsi="Tahoma" w:cs="Tahoma"/>
                <w:b/>
                <w:color w:val="auto"/>
                <w:sz w:val="20"/>
                <w:szCs w:val="20"/>
              </w:rPr>
              <w:t>HẾT NỘI DUNG ĐIỀU KHOẢN SỬ DỤNG DỊCH VỤ</w:t>
            </w:r>
          </w:p>
        </w:tc>
      </w:tr>
    </w:tbl>
    <w:p w14:paraId="7C570066" w14:textId="77777777" w:rsidR="000374CD" w:rsidRPr="003307A5" w:rsidRDefault="000374CD" w:rsidP="000374CD">
      <w:pPr>
        <w:spacing w:before="120" w:after="120" w:line="276" w:lineRule="auto"/>
        <w:ind w:left="426"/>
        <w:jc w:val="both"/>
        <w:rPr>
          <w:rFonts w:ascii="Tahoma" w:eastAsia="Arial" w:hAnsi="Tahoma" w:cs="Tahoma"/>
          <w:b/>
          <w:color w:val="auto"/>
          <w:sz w:val="20"/>
          <w:szCs w:val="20"/>
        </w:rPr>
      </w:pPr>
    </w:p>
    <w:p w14:paraId="30B755FF" w14:textId="77777777" w:rsidR="000374CD" w:rsidRPr="003307A5" w:rsidRDefault="000374CD" w:rsidP="000374CD">
      <w:pPr>
        <w:spacing w:before="120" w:after="120" w:line="276" w:lineRule="auto"/>
        <w:jc w:val="center"/>
        <w:rPr>
          <w:rFonts w:ascii="Tahoma" w:hAnsi="Tahoma" w:cs="Tahoma"/>
          <w:b/>
          <w:color w:val="auto"/>
          <w:sz w:val="20"/>
          <w:szCs w:val="20"/>
          <w:u w:val="single"/>
        </w:rPr>
      </w:pPr>
      <w:r w:rsidRPr="003307A5">
        <w:rPr>
          <w:rFonts w:ascii="Tahoma" w:hAnsi="Tahoma" w:cs="Tahoma"/>
          <w:b/>
          <w:color w:val="auto"/>
          <w:sz w:val="20"/>
          <w:szCs w:val="20"/>
          <w:u w:val="single"/>
        </w:rPr>
        <w:br w:type="page"/>
      </w:r>
      <w:r w:rsidRPr="003307A5">
        <w:rPr>
          <w:rFonts w:ascii="Tahoma" w:hAnsi="Tahoma" w:cs="Tahoma"/>
          <w:b/>
          <w:color w:val="auto"/>
          <w:sz w:val="20"/>
          <w:szCs w:val="20"/>
          <w:u w:val="single"/>
        </w:rPr>
        <w:lastRenderedPageBreak/>
        <w:t>PHỤ LỤC 01 – ĐỊNH NGHĨA</w:t>
      </w:r>
    </w:p>
    <w:p w14:paraId="046AE4BE"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 xml:space="preserve">Các cụm từ, từ ngữ được sử dụng tại Hợp đồng, </w:t>
      </w:r>
      <w:r w:rsidRPr="003307A5">
        <w:rPr>
          <w:rFonts w:ascii="Tahoma" w:hAnsi="Tahoma" w:cs="Tahoma"/>
          <w:b/>
          <w:color w:val="auto"/>
          <w:sz w:val="20"/>
          <w:szCs w:val="20"/>
        </w:rPr>
        <w:t>Điều khoản Tiêu chuẩn, Điều khoản Sử dụng Dịch vụ</w:t>
      </w:r>
      <w:r w:rsidRPr="003307A5">
        <w:rPr>
          <w:rFonts w:ascii="Tahoma" w:hAnsi="Tahoma" w:cs="Tahoma"/>
          <w:color w:val="auto"/>
          <w:sz w:val="20"/>
          <w:szCs w:val="20"/>
        </w:rPr>
        <w:t xml:space="preserve"> được định nghĩa theo quy định dưới đây: </w:t>
      </w:r>
    </w:p>
    <w:p w14:paraId="13D5FCF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Bên</w:t>
      </w:r>
      <w:r w:rsidRPr="003307A5">
        <w:rPr>
          <w:rFonts w:ascii="Tahoma" w:hAnsi="Tahoma" w:cs="Tahoma"/>
          <w:iCs/>
          <w:sz w:val="20"/>
        </w:rPr>
        <w:t>” có nghĩa là GHN hoặc Khách hàng và những người kế thừa và/hoặc những người được chuyển nhượng hợp pháp của họ và “</w:t>
      </w:r>
      <w:r w:rsidRPr="003307A5">
        <w:rPr>
          <w:rFonts w:ascii="Tahoma" w:hAnsi="Tahoma" w:cs="Tahoma"/>
          <w:b/>
          <w:iCs/>
          <w:sz w:val="20"/>
        </w:rPr>
        <w:t>các Bên</w:t>
      </w:r>
      <w:r w:rsidRPr="003307A5">
        <w:rPr>
          <w:rFonts w:ascii="Tahoma" w:hAnsi="Tahoma" w:cs="Tahoma"/>
          <w:iCs/>
          <w:sz w:val="20"/>
        </w:rPr>
        <w:t>” có nghĩa là mỗi và tất cả các Bên.</w:t>
      </w:r>
    </w:p>
    <w:p w14:paraId="1356E64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Bưu gửi</w:t>
      </w:r>
      <w:r w:rsidRPr="003307A5">
        <w:rPr>
          <w:rFonts w:ascii="Tahoma" w:hAnsi="Tahoma" w:cs="Tahoma"/>
          <w:iCs/>
          <w:sz w:val="20"/>
        </w:rPr>
        <w:t>”</w:t>
      </w:r>
      <w:r w:rsidRPr="003307A5">
        <w:rPr>
          <w:rFonts w:ascii="Tahoma" w:hAnsi="Tahoma" w:cs="Tahoma"/>
          <w:sz w:val="20"/>
        </w:rPr>
        <w:t xml:space="preserve"> có nghĩa là thư, gói, kiện hàng hóa được chấp nhận, vận chuyển và phát hợp pháp.</w:t>
      </w:r>
    </w:p>
    <w:p w14:paraId="07CC008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Cơ quan có thẩm quyền</w:t>
      </w:r>
      <w:r w:rsidRPr="003307A5">
        <w:rPr>
          <w:rFonts w:ascii="Tahoma" w:hAnsi="Tahoma" w:cs="Tahoma"/>
          <w:sz w:val="20"/>
        </w:rPr>
        <w:t>” có nghĩa là các cơ quan trực thuộc hệ thống Nhà nước Việt Nam, bất kỳ bộ, sở, ban, ngành hoặc cơ quan có thẩm quyền nào trực tiếp hoặc gián tiếp thuộc quyền quản lý của Nhà nước Việt Nam.</w:t>
      </w:r>
    </w:p>
    <w:p w14:paraId="383C8492"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Cước phí Dịch vụ</w:t>
      </w:r>
      <w:r w:rsidRPr="003307A5">
        <w:rPr>
          <w:rFonts w:ascii="Tahoma" w:hAnsi="Tahoma" w:cs="Tahoma"/>
          <w:iCs/>
          <w:sz w:val="20"/>
        </w:rPr>
        <w:t xml:space="preserve">” có nghĩa là chi phí dịch vụ được tính trên từng Đơn hàng mà GHN đã thực hiện cung cấp </w:t>
      </w:r>
      <w:r w:rsidRPr="003307A5">
        <w:rPr>
          <w:rFonts w:ascii="Tahoma" w:hAnsi="Tahoma" w:cs="Tahoma"/>
          <w:b/>
          <w:iCs/>
          <w:sz w:val="20"/>
        </w:rPr>
        <w:t>Dịch</w:t>
      </w:r>
      <w:r w:rsidRPr="003307A5">
        <w:rPr>
          <w:rFonts w:ascii="Tahoma" w:hAnsi="Tahoma" w:cs="Tahoma"/>
          <w:iCs/>
          <w:sz w:val="20"/>
        </w:rPr>
        <w:t xml:space="preserve"> vụ cho Khách hàng dựa trên Bảng Cước phí Dịch vụ của GHN cung cấp. </w:t>
      </w:r>
    </w:p>
    <w:p w14:paraId="04B6ACD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Dịch vụ</w:t>
      </w:r>
      <w:r w:rsidRPr="003307A5">
        <w:rPr>
          <w:rFonts w:ascii="Tahoma" w:hAnsi="Tahoma" w:cs="Tahoma"/>
          <w:iCs/>
          <w:sz w:val="20"/>
        </w:rPr>
        <w:t xml:space="preserve">” có nghĩa là dịch vụ liên quan việc giao nhận Bưu gửi, bao gồm: </w:t>
      </w:r>
      <w:r w:rsidRPr="003307A5">
        <w:rPr>
          <w:rFonts w:ascii="Tahoma" w:hAnsi="Tahoma" w:cs="Tahoma"/>
          <w:sz w:val="20"/>
        </w:rPr>
        <w:t>chấp nhận, vận chuyển và phát Bưu gửi bằng các phương thức từ địa điểm của Khách hàng đến địa điểm của người nhận.</w:t>
      </w:r>
    </w:p>
    <w:p w14:paraId="6F1222E6"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Đối soát Dịch vụ</w:t>
      </w:r>
      <w:r w:rsidRPr="003307A5">
        <w:rPr>
          <w:rFonts w:ascii="Tahoma" w:hAnsi="Tahoma" w:cs="Tahoma"/>
          <w:iCs/>
          <w:sz w:val="20"/>
        </w:rPr>
        <w:t>” có nghĩa là việc Các bên thực hiện việc đối chiếu các Đơn hàng GHN đã thực hiện thành công hoặc không thành công, chi phí thực hiện Dịch vụ –</w:t>
      </w:r>
      <w:r w:rsidRPr="003307A5">
        <w:rPr>
          <w:rFonts w:ascii="Tahoma" w:hAnsi="Tahoma" w:cs="Tahoma"/>
          <w:iCs/>
          <w:sz w:val="20"/>
          <w:lang w:val="en-US"/>
        </w:rPr>
        <w:t xml:space="preserve"> </w:t>
      </w:r>
      <w:r w:rsidRPr="003307A5">
        <w:rPr>
          <w:rFonts w:ascii="Tahoma" w:hAnsi="Tahoma" w:cs="Tahoma"/>
          <w:iCs/>
          <w:sz w:val="20"/>
        </w:rPr>
        <w:t xml:space="preserve">bao gồm dịch vụ giao nhận Bưu </w:t>
      </w:r>
      <w:r w:rsidRPr="003307A5">
        <w:rPr>
          <w:rFonts w:ascii="Tahoma" w:hAnsi="Tahoma" w:cs="Tahoma"/>
          <w:b/>
          <w:iCs/>
          <w:sz w:val="20"/>
        </w:rPr>
        <w:t>gửi</w:t>
      </w:r>
      <w:r w:rsidRPr="003307A5">
        <w:rPr>
          <w:rFonts w:ascii="Tahoma" w:hAnsi="Tahoma" w:cs="Tahoma"/>
          <w:iCs/>
          <w:sz w:val="20"/>
        </w:rPr>
        <w:t xml:space="preserve"> và các phụ phí </w:t>
      </w:r>
      <w:r w:rsidRPr="003307A5">
        <w:rPr>
          <w:rFonts w:ascii="Tahoma" w:hAnsi="Tahoma" w:cs="Tahoma"/>
          <w:iCs/>
          <w:sz w:val="20"/>
          <w:lang w:val="en-US"/>
        </w:rPr>
        <w:t xml:space="preserve">phát sinh khác </w:t>
      </w:r>
      <w:r w:rsidRPr="003307A5">
        <w:rPr>
          <w:rFonts w:ascii="Tahoma" w:hAnsi="Tahoma" w:cs="Tahoma"/>
          <w:iCs/>
          <w:sz w:val="20"/>
        </w:rPr>
        <w:t>(nếu có).</w:t>
      </w:r>
    </w:p>
    <w:p w14:paraId="25D1CD7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sz w:val="20"/>
        </w:rPr>
        <w:t>“</w:t>
      </w:r>
      <w:r w:rsidRPr="003307A5">
        <w:rPr>
          <w:rFonts w:ascii="Tahoma" w:hAnsi="Tahoma" w:cs="Tahoma"/>
          <w:b/>
          <w:sz w:val="20"/>
        </w:rPr>
        <w:t>Đơn hàng</w:t>
      </w:r>
      <w:r w:rsidRPr="003307A5">
        <w:rPr>
          <w:rFonts w:ascii="Tahoma" w:hAnsi="Tahoma" w:cs="Tahoma"/>
          <w:sz w:val="20"/>
        </w:rPr>
        <w:t xml:space="preserve">” có </w:t>
      </w:r>
      <w:r w:rsidRPr="003307A5">
        <w:rPr>
          <w:rFonts w:ascii="Tahoma" w:hAnsi="Tahoma" w:cs="Tahoma"/>
          <w:b/>
          <w:iCs/>
          <w:sz w:val="20"/>
        </w:rPr>
        <w:t>nghĩa</w:t>
      </w:r>
      <w:r w:rsidRPr="003307A5">
        <w:rPr>
          <w:rFonts w:ascii="Tahoma" w:hAnsi="Tahoma" w:cs="Tahoma"/>
          <w:sz w:val="20"/>
        </w:rPr>
        <w:t xml:space="preserve"> là đơn yêu cầu thực hiện Dịch vụ được Khách hàng thiết lập qua Hệ thống hoặc được viết tay dưới dạng Phiếu gửi có đầy đủ thông tin về Bưu gửi.</w:t>
      </w:r>
    </w:p>
    <w:p w14:paraId="7CC4F8A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Hệ thống</w:t>
      </w:r>
      <w:r w:rsidRPr="003307A5">
        <w:rPr>
          <w:rFonts w:ascii="Tahoma" w:hAnsi="Tahoma" w:cs="Tahoma"/>
          <w:iCs/>
          <w:sz w:val="20"/>
        </w:rPr>
        <w:t xml:space="preserve">” có nghĩa là phần mềm hoặc website mà GHN cấp cho Khách hàng về việc </w:t>
      </w:r>
      <w:r w:rsidRPr="003307A5">
        <w:rPr>
          <w:rFonts w:ascii="Tahoma" w:hAnsi="Tahoma" w:cs="Tahoma"/>
          <w:sz w:val="20"/>
        </w:rPr>
        <w:t>quản lý Đơn hàng và quy trình giao hàng của GHN như tạo Đơn hàng, theo dõi tiến trình thực hiện Dịch vụ, đối soát số liệu, thông tin Bưu gửi và các công nợ tồn đọng...</w:t>
      </w:r>
    </w:p>
    <w:p w14:paraId="2B84A42B" w14:textId="160BD95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lang w:val="en-US"/>
        </w:rPr>
        <w:t>“</w:t>
      </w:r>
      <w:r w:rsidRPr="003307A5">
        <w:rPr>
          <w:rFonts w:ascii="Tahoma" w:hAnsi="Tahoma" w:cs="Tahoma"/>
          <w:b/>
          <w:bCs/>
          <w:iCs/>
          <w:sz w:val="20"/>
          <w:lang w:val="en-US"/>
        </w:rPr>
        <w:t>Hóa đơn</w:t>
      </w:r>
      <w:r w:rsidRPr="003307A5">
        <w:rPr>
          <w:rFonts w:ascii="Tahoma" w:hAnsi="Tahoma" w:cs="Tahoma"/>
          <w:iCs/>
          <w:sz w:val="20"/>
          <w:lang w:val="en-US"/>
        </w:rPr>
        <w:t>” có nghĩa như được quy định tại Mục 1, Phụ lục 0</w:t>
      </w:r>
      <w:r w:rsidR="00054907">
        <w:rPr>
          <w:rFonts w:ascii="Tahoma" w:hAnsi="Tahoma" w:cs="Tahoma"/>
          <w:iCs/>
          <w:sz w:val="20"/>
          <w:lang w:val="en-US"/>
        </w:rPr>
        <w:t>3</w:t>
      </w:r>
      <w:r w:rsidRPr="003307A5">
        <w:rPr>
          <w:rFonts w:ascii="Tahoma" w:hAnsi="Tahoma" w:cs="Tahoma"/>
          <w:iCs/>
          <w:sz w:val="20"/>
          <w:lang w:val="en-US"/>
        </w:rPr>
        <w:t>.</w:t>
      </w:r>
    </w:p>
    <w:p w14:paraId="1A9ADCC4" w14:textId="77777777" w:rsidR="000374CD"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Hợp đồng</w:t>
      </w:r>
      <w:r w:rsidRPr="003307A5">
        <w:rPr>
          <w:rFonts w:ascii="Tahoma" w:hAnsi="Tahoma" w:cs="Tahoma"/>
          <w:iCs/>
          <w:sz w:val="20"/>
        </w:rPr>
        <w:t>” có nghĩa là Hợp đồng Dịch vụ này, các Phụ lục đính kèm Hợp đồng cùng với tất cả các tài liệu liên quan và đi kèm khác, có thể được sửa đổi tại từng thời điểm và được các Bên ký kết bằng văn bản.</w:t>
      </w:r>
    </w:p>
    <w:p w14:paraId="6DEBE2C5" w14:textId="0F0ADEFD" w:rsidR="00DD704C" w:rsidRPr="00DD704C" w:rsidRDefault="00DD704C" w:rsidP="00DD704C">
      <w:pPr>
        <w:numPr>
          <w:ilvl w:val="1"/>
          <w:numId w:val="7"/>
        </w:numPr>
        <w:spacing w:before="120" w:after="120" w:line="276" w:lineRule="auto"/>
        <w:ind w:left="567" w:hanging="567"/>
        <w:jc w:val="both"/>
        <w:rPr>
          <w:rFonts w:ascii="Tahoma" w:hAnsi="Tahoma" w:cs="Tahoma"/>
          <w:iCs/>
          <w:sz w:val="20"/>
        </w:rPr>
      </w:pPr>
      <w:r>
        <w:rPr>
          <w:rFonts w:ascii="Tahoma" w:hAnsi="Tahoma" w:cs="Tahoma"/>
          <w:iCs/>
          <w:sz w:val="20"/>
        </w:rPr>
        <w:t>“</w:t>
      </w:r>
      <w:r w:rsidRPr="004F3215">
        <w:rPr>
          <w:rFonts w:ascii="Tahoma" w:hAnsi="Tahoma" w:cs="Tahoma"/>
          <w:b/>
          <w:bCs/>
          <w:iCs/>
          <w:sz w:val="20"/>
        </w:rPr>
        <w:t>Ví GHN</w:t>
      </w:r>
      <w:r>
        <w:rPr>
          <w:rFonts w:ascii="Tahoma" w:hAnsi="Tahoma" w:cs="Tahoma"/>
          <w:iCs/>
          <w:sz w:val="20"/>
        </w:rPr>
        <w:t xml:space="preserve">” có nghĩa là </w:t>
      </w:r>
      <w:r w:rsidRPr="004F3215">
        <w:rPr>
          <w:rFonts w:ascii="Tahoma" w:hAnsi="Tahoma" w:cs="Tahoma"/>
          <w:iCs/>
          <w:sz w:val="20"/>
        </w:rPr>
        <w:t>ví nội bộ của GHN để ghi nhận số xu GHN mà Khách Hàng có được thông qua hình thức trả trước hoặc được GHN hoàn xu vào Ví GHN. Ví GHN chỉ nhằm mục đích thanh toán các Dịch Vụ do GHN cung cấp và không có giá trị quy đổi thành tiền mặt trong bất kỳ trường hợp nào.</w:t>
      </w:r>
    </w:p>
    <w:p w14:paraId="42140832"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Bưu chính</w:t>
      </w:r>
      <w:r w:rsidRPr="003307A5">
        <w:rPr>
          <w:rFonts w:ascii="Tahoma" w:hAnsi="Tahoma" w:cs="Tahoma"/>
          <w:sz w:val="20"/>
        </w:rPr>
        <w:t>” có nghĩa là Luật Bưu chính</w:t>
      </w:r>
      <w:r w:rsidRPr="003307A5">
        <w:rPr>
          <w:rFonts w:ascii="Tahoma" w:hAnsi="Tahoma" w:cs="Tahoma"/>
          <w:sz w:val="20"/>
          <w:lang w:val="en-US"/>
        </w:rPr>
        <w:t xml:space="preserve"> hiện hành </w:t>
      </w:r>
      <w:r w:rsidRPr="003307A5">
        <w:rPr>
          <w:rFonts w:ascii="Tahoma" w:hAnsi="Tahoma" w:cs="Tahoma"/>
          <w:sz w:val="20"/>
        </w:rPr>
        <w:t xml:space="preserve">và tất cả các văn bản quy phạm pháp luật, nghị định, quyết định, thông tư, công văn, quy chế, chỉ thị, lệnh, hiệp định, quy định hoặc </w:t>
      </w:r>
      <w:r w:rsidRPr="003307A5">
        <w:rPr>
          <w:rFonts w:ascii="Tahoma" w:hAnsi="Tahoma" w:cs="Tahoma"/>
          <w:b/>
          <w:iCs/>
          <w:sz w:val="20"/>
        </w:rPr>
        <w:t>thông</w:t>
      </w:r>
      <w:r w:rsidRPr="003307A5">
        <w:rPr>
          <w:rFonts w:ascii="Tahoma" w:hAnsi="Tahoma" w:cs="Tahoma"/>
          <w:sz w:val="20"/>
        </w:rPr>
        <w:t xml:space="preserve"> báo nào (như được sửa đổi tại từng thời điểm) hoặc bất kỳ diễn giải có liên quan điều chỉnh các quy định của Luật Bưu chính.</w:t>
      </w:r>
    </w:p>
    <w:p w14:paraId="158B3A76"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Việt Nam</w:t>
      </w:r>
      <w:r w:rsidRPr="003307A5">
        <w:rPr>
          <w:rFonts w:ascii="Tahoma" w:hAnsi="Tahoma" w:cs="Tahoma"/>
          <w:sz w:val="20"/>
        </w:rPr>
        <w:t>” có nghĩa là bất kỳ văn bản quy phạm pháp luật, pháp lệnh, nghị định, quyết định, thông tư, công văn, quy chế, đạo luật, chỉ thị, lệnh, hiệp định, quy định hoặc thông báo nào (như được sửa đổi tại từng thời điểm) hoặc bất kỳ diễn giải nào đối với các văn bản đó do bất kỳ Cơ quan Nhà nước nào công bố, ban hành hoặc thông qua.</w:t>
      </w:r>
    </w:p>
    <w:p w14:paraId="194E819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lang w:val="en-US"/>
        </w:rPr>
        <w:t>“</w:t>
      </w:r>
      <w:r w:rsidRPr="003307A5">
        <w:rPr>
          <w:rFonts w:ascii="Tahoma" w:hAnsi="Tahoma" w:cs="Tahoma"/>
          <w:b/>
          <w:bCs/>
          <w:iCs/>
          <w:sz w:val="20"/>
          <w:lang w:val="en-US"/>
        </w:rPr>
        <w:t>Ngày làm việc</w:t>
      </w:r>
      <w:r w:rsidRPr="003307A5">
        <w:rPr>
          <w:rFonts w:ascii="Tahoma" w:hAnsi="Tahoma" w:cs="Tahoma"/>
          <w:iCs/>
          <w:sz w:val="20"/>
          <w:lang w:val="en-US"/>
        </w:rPr>
        <w:t xml:space="preserve">” </w:t>
      </w:r>
      <w:r w:rsidRPr="003307A5">
        <w:rPr>
          <w:rFonts w:ascii="Tahoma" w:hAnsi="Tahoma" w:cs="Tahoma"/>
          <w:sz w:val="20"/>
        </w:rPr>
        <w:t>nghĩa là các ngày trong tuần mà các ngân hàng thương mại mở cửa hoạt động tại Việt Nam, không bao gồm Thứ Bảy, Chủ Nhật hoặc ngày lễ</w:t>
      </w:r>
      <w:r w:rsidRPr="003307A5">
        <w:rPr>
          <w:rFonts w:ascii="Tahoma" w:hAnsi="Tahoma" w:cs="Tahoma"/>
          <w:sz w:val="20"/>
          <w:lang w:val="en-US"/>
        </w:rPr>
        <w:t>.</w:t>
      </w:r>
    </w:p>
    <w:p w14:paraId="73CEEEBF"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Người gửi</w:t>
      </w:r>
      <w:r w:rsidRPr="003307A5">
        <w:rPr>
          <w:rFonts w:ascii="Tahoma" w:hAnsi="Tahoma" w:cs="Tahoma"/>
          <w:iCs/>
          <w:sz w:val="20"/>
        </w:rPr>
        <w:t>” có nghĩa là tổ chức, cá nhân có đề xuất gửi Bưu gửi và được chính Khách hàng chỉ định.</w:t>
      </w:r>
    </w:p>
    <w:p w14:paraId="64AA149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lastRenderedPageBreak/>
        <w:t>“</w:t>
      </w:r>
      <w:r w:rsidRPr="003307A5">
        <w:rPr>
          <w:rFonts w:ascii="Tahoma" w:hAnsi="Tahoma" w:cs="Tahoma"/>
          <w:b/>
          <w:iCs/>
          <w:sz w:val="20"/>
        </w:rPr>
        <w:t>Người nhận</w:t>
      </w:r>
      <w:r w:rsidRPr="003307A5">
        <w:rPr>
          <w:rFonts w:ascii="Tahoma" w:hAnsi="Tahoma" w:cs="Tahoma"/>
          <w:iCs/>
          <w:sz w:val="20"/>
        </w:rPr>
        <w:t xml:space="preserve">” có nghĩa là </w:t>
      </w:r>
      <w:r w:rsidRPr="003307A5">
        <w:rPr>
          <w:rFonts w:ascii="Tahoma" w:hAnsi="Tahoma" w:cs="Tahoma"/>
          <w:sz w:val="20"/>
        </w:rPr>
        <w:t xml:space="preserve">tổ chức, cá nhân có tên tại phần ghi thông tin về người nhận trên Bưu gửi/Phiếu gửi/Đơn hàng hoặc </w:t>
      </w:r>
      <w:r w:rsidRPr="003307A5">
        <w:rPr>
          <w:rFonts w:ascii="Tahoma" w:hAnsi="Tahoma" w:cs="Tahoma"/>
          <w:iCs/>
          <w:sz w:val="20"/>
        </w:rPr>
        <w:t>cá nhân được Người nhận ủy quyền nhận Bưu gửi.</w:t>
      </w:r>
    </w:p>
    <w:p w14:paraId="6BE5B55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Phạm vi Cung ứng Dịch vụ</w:t>
      </w:r>
      <w:r w:rsidRPr="003307A5">
        <w:rPr>
          <w:rFonts w:ascii="Tahoma" w:hAnsi="Tahoma" w:cs="Tahoma"/>
          <w:iCs/>
          <w:sz w:val="20"/>
        </w:rPr>
        <w:t xml:space="preserve">” có nghĩa là khu vực mà GHN thực hiện </w:t>
      </w:r>
      <w:r w:rsidRPr="003307A5">
        <w:rPr>
          <w:rFonts w:ascii="Tahoma" w:hAnsi="Tahoma" w:cs="Tahoma"/>
          <w:sz w:val="20"/>
        </w:rPr>
        <w:t xml:space="preserve">chấp nhận, vận chuyển và phát Bưu gửi </w:t>
      </w:r>
      <w:r w:rsidRPr="003307A5">
        <w:rPr>
          <w:rFonts w:ascii="Tahoma" w:hAnsi="Tahoma" w:cs="Tahoma"/>
          <w:iCs/>
          <w:sz w:val="20"/>
        </w:rPr>
        <w:t>từ nơi Khách hàng chỉ định đến địa chỉ Người nhận.</w:t>
      </w:r>
    </w:p>
    <w:p w14:paraId="666B5A98"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Phiếu gửi</w:t>
      </w:r>
      <w:r w:rsidRPr="003307A5">
        <w:rPr>
          <w:rFonts w:ascii="Tahoma" w:hAnsi="Tahoma" w:cs="Tahoma"/>
          <w:iCs/>
          <w:sz w:val="20"/>
        </w:rPr>
        <w:t>” có nghĩa là mẫu phiếu có thể hiện Logo của GHN, mã số Bưu gửi, loại Bưu gửi, thời gian gửi, thời gian nhận Bưu gửi, thông tin về tên, địa chỉ, điện thoại của Người gửi, Người nhận.</w:t>
      </w:r>
    </w:p>
    <w:p w14:paraId="3F7F60D8"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Phụ phí Gia tăng</w:t>
      </w:r>
      <w:r w:rsidRPr="003307A5">
        <w:rPr>
          <w:rFonts w:ascii="Tahoma" w:hAnsi="Tahoma" w:cs="Tahoma"/>
          <w:iCs/>
          <w:sz w:val="20"/>
        </w:rPr>
        <w:t xml:space="preserve">” là phí các dịch vụ mà GHN thực hiện thêm theo yêu cầu của Khách hàng (nếu có). </w:t>
      </w:r>
    </w:p>
    <w:p w14:paraId="14B3205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lang w:val="en-US"/>
        </w:rPr>
        <w:t>“</w:t>
      </w:r>
      <w:r w:rsidRPr="003307A5">
        <w:rPr>
          <w:rFonts w:ascii="Tahoma" w:hAnsi="Tahoma" w:cs="Tahoma"/>
          <w:b/>
          <w:bCs/>
          <w:sz w:val="20"/>
          <w:lang w:val="en-US"/>
        </w:rPr>
        <w:t>SCommerce</w:t>
      </w:r>
      <w:r w:rsidRPr="003307A5">
        <w:rPr>
          <w:rFonts w:ascii="Tahoma" w:hAnsi="Tahoma" w:cs="Tahoma"/>
          <w:sz w:val="20"/>
          <w:lang w:val="en-US"/>
        </w:rPr>
        <w:t xml:space="preserve">” có nghĩa bao gồm </w:t>
      </w:r>
      <w:r w:rsidRPr="003307A5">
        <w:rPr>
          <w:rFonts w:ascii="Tahoma" w:hAnsi="Tahoma" w:cs="Tahoma"/>
          <w:sz w:val="20"/>
          <w:lang w:val="en-GB"/>
        </w:rPr>
        <w:t xml:space="preserve">Công Ty Cổ Phần Đầu Tư SCommerce, giấy chứng nhận đăng ký doanh nghiệp số 0312724449 và các công ty con, công ty liên kết, hiện có hoặc được thành lập trong tương lai, của Công Ty Cổ Phần Đầu Tư SCommerce. </w:t>
      </w:r>
    </w:p>
    <w:p w14:paraId="36EBF289"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iCs/>
          <w:sz w:val="20"/>
        </w:rPr>
        <w:t>Sự kiện Bất khả kháng</w:t>
      </w:r>
      <w:r w:rsidRPr="003307A5">
        <w:rPr>
          <w:rStyle w:val="SubtleEmphasis"/>
          <w:rFonts w:ascii="Tahoma" w:eastAsia="Calibri" w:hAnsi="Tahoma" w:cs="Tahoma"/>
        </w:rPr>
        <w:t xml:space="preserve">” </w:t>
      </w:r>
      <w:r w:rsidRPr="003307A5">
        <w:rPr>
          <w:rFonts w:ascii="Tahoma" w:hAnsi="Tahoma" w:cs="Tahoma"/>
          <w:iCs/>
          <w:sz w:val="20"/>
          <w:lang w:val="en-GB"/>
        </w:rPr>
        <w:t>là bất kỳ sự cản trở, chậm trễ hoặc ngừng hoạt động nào xảy ra do dịch bệnh, bãi công, đóng cửa, tranh chấp lao động, thiên tai, chiến tranh, bạo động trong dân chúng, hỏa hoạn hay các sự cố/tai họa khác; những thay đổi trong chính sách của Chính phủ mà vượt quá khả năng kiểm soát hợp lý của một Bên khiến cho Bên đó không thể thực hiện các nghĩa vụ được quy định tại Hợp đồng này</w:t>
      </w:r>
      <w:r w:rsidRPr="003307A5">
        <w:rPr>
          <w:rFonts w:ascii="Tahoma" w:hAnsi="Tahoma" w:cs="Tahoma"/>
          <w:sz w:val="20"/>
          <w:lang w:val="en-GB"/>
        </w:rPr>
        <w:t>.</w:t>
      </w:r>
    </w:p>
    <w:p w14:paraId="14C43835"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Thời gian Toàn trình</w:t>
      </w:r>
      <w:r w:rsidRPr="003307A5">
        <w:rPr>
          <w:rFonts w:ascii="Tahoma" w:hAnsi="Tahoma" w:cs="Tahoma"/>
          <w:iCs/>
          <w:sz w:val="20"/>
        </w:rPr>
        <w:t>” của Bưu gửi</w:t>
      </w:r>
      <w:r w:rsidRPr="003307A5">
        <w:rPr>
          <w:rFonts w:ascii="Tahoma" w:hAnsi="Tahoma" w:cs="Tahoma"/>
          <w:sz w:val="20"/>
        </w:rPr>
        <w:t xml:space="preserve"> là khoảng thời gian được tính từ khi Bưu gửi được chấp nhận (GHN đến nhận Bưu gửi) cho đến khi Bưu gửi được phát cho Người nhận.</w:t>
      </w:r>
    </w:p>
    <w:p w14:paraId="46ACF2D7"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lang w:val="en-US"/>
        </w:rPr>
        <w:t>“</w:t>
      </w:r>
      <w:r w:rsidRPr="003307A5">
        <w:rPr>
          <w:rFonts w:ascii="Tahoma" w:hAnsi="Tahoma" w:cs="Tahoma"/>
          <w:b/>
          <w:bCs/>
          <w:sz w:val="20"/>
          <w:lang w:val="en-US"/>
        </w:rPr>
        <w:t>Thông báo</w:t>
      </w:r>
      <w:r w:rsidRPr="003307A5">
        <w:rPr>
          <w:rFonts w:ascii="Tahoma" w:hAnsi="Tahoma" w:cs="Tahoma"/>
          <w:sz w:val="20"/>
          <w:lang w:val="en-US"/>
        </w:rPr>
        <w:t xml:space="preserve">” có nghĩa như được quy định tại Mục 11 của Điều khoản Tiêu Chuẩn. </w:t>
      </w:r>
    </w:p>
    <w:p w14:paraId="73ECF4AC"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Thông tin Bảo mật</w:t>
      </w:r>
      <w:r w:rsidRPr="003307A5">
        <w:rPr>
          <w:rFonts w:ascii="Tahoma" w:hAnsi="Tahoma" w:cs="Tahoma"/>
          <w:sz w:val="20"/>
        </w:rPr>
        <w:t>” là t</w:t>
      </w:r>
      <w:r w:rsidRPr="003307A5">
        <w:rPr>
          <w:rFonts w:ascii="Tahoma" w:hAnsi="Tahoma" w:cs="Tahoma"/>
          <w:sz w:val="20"/>
          <w:lang w:val="en-GB"/>
        </w:rPr>
        <w:t xml:space="preserve">ất cả các thông tin dưới hình thức văn bản, chữ viết, lời nói (bao gồm các hình thức hữu hình như văn bản viết tay, tài liệu in ấn, dữ liệu ghi trên băng từ và các loại đĩa mềm, đĩa compact, dữ liệu lưu trữ trên máy tính cá nhân, máy ghi âm và các máy móc thiết bị khác) liên quan đến thông tin sở hữu, thông tin mật và các tài liệu của bên cung cấp thông tin hoặc bất kỳ khách hàng hoặc các Bên bán của bên cung cấp thông tin hoặc các thông tin có tính chất bí mật và bảo mật, trừ </w:t>
      </w:r>
      <w:r w:rsidRPr="003307A5">
        <w:rPr>
          <w:rFonts w:ascii="Tahoma" w:hAnsi="Tahoma" w:cs="Tahoma"/>
          <w:sz w:val="20"/>
        </w:rPr>
        <w:t>các thông tin về tên, địa chỉ, các hoạt động kinh doanh được phép của mỗi Bên và các nội dung khác đã được công bố trên các trang website chính thức hoặc có thể được công chúng tiếp cận vì bất kỳ lý do nào ngoại trừ việc vi phạm Hợp đồng này.</w:t>
      </w:r>
    </w:p>
    <w:p w14:paraId="6473712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Thông tin Người nhận</w:t>
      </w:r>
      <w:r w:rsidRPr="003307A5">
        <w:rPr>
          <w:rFonts w:ascii="Tahoma" w:hAnsi="Tahoma" w:cs="Tahoma"/>
          <w:iCs/>
          <w:sz w:val="20"/>
        </w:rPr>
        <w:t>”</w:t>
      </w:r>
      <w:r w:rsidRPr="003307A5">
        <w:rPr>
          <w:rFonts w:ascii="Tahoma" w:hAnsi="Tahoma" w:cs="Tahoma"/>
          <w:sz w:val="20"/>
        </w:rPr>
        <w:t xml:space="preserve"> là các thông tin liên quan đến tên, điện thoại, địa chỉ Người nhận.</w:t>
      </w:r>
    </w:p>
    <w:p w14:paraId="3BC7E890"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Thu hộ</w:t>
      </w:r>
      <w:r w:rsidRPr="003307A5">
        <w:rPr>
          <w:rFonts w:ascii="Tahoma" w:hAnsi="Tahoma" w:cs="Tahoma"/>
          <w:iCs/>
          <w:sz w:val="20"/>
        </w:rPr>
        <w:t>” là việc GHN thực hiện cung ứng Dịch vụ và thay Khách hàng thu tiền từ Người nhận theo ủy quyền của Khách hàng.</w:t>
      </w:r>
    </w:p>
    <w:p w14:paraId="7F31B387" w14:textId="191C9B32"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lang w:val="en-US"/>
        </w:rPr>
        <w:t>“</w:t>
      </w:r>
      <w:r w:rsidRPr="003307A5">
        <w:rPr>
          <w:rFonts w:ascii="Tahoma" w:hAnsi="Tahoma" w:cs="Tahoma"/>
          <w:b/>
          <w:bCs/>
          <w:iCs/>
          <w:sz w:val="20"/>
          <w:lang w:val="en-US"/>
        </w:rPr>
        <w:t>Tiền thu hộ</w:t>
      </w:r>
      <w:r w:rsidRPr="003307A5">
        <w:rPr>
          <w:rFonts w:ascii="Tahoma" w:hAnsi="Tahoma" w:cs="Tahoma"/>
          <w:iCs/>
          <w:sz w:val="20"/>
          <w:lang w:val="en-US"/>
        </w:rPr>
        <w:t>” có nghĩa như được quy định tại Mục 1</w:t>
      </w:r>
      <w:r w:rsidR="002645E1">
        <w:rPr>
          <w:rFonts w:ascii="Tahoma" w:hAnsi="Tahoma" w:cs="Tahoma"/>
          <w:iCs/>
          <w:sz w:val="20"/>
          <w:lang w:val="en-US"/>
        </w:rPr>
        <w:t>.3</w:t>
      </w:r>
      <w:r w:rsidRPr="003307A5">
        <w:rPr>
          <w:rFonts w:ascii="Tahoma" w:hAnsi="Tahoma" w:cs="Tahoma"/>
          <w:iCs/>
          <w:sz w:val="20"/>
          <w:lang w:val="en-US"/>
        </w:rPr>
        <w:t>, Phụ lục 0</w:t>
      </w:r>
      <w:r w:rsidR="002645E1">
        <w:rPr>
          <w:rFonts w:ascii="Tahoma" w:hAnsi="Tahoma" w:cs="Tahoma"/>
          <w:iCs/>
          <w:sz w:val="20"/>
          <w:lang w:val="en-US"/>
        </w:rPr>
        <w:t>4</w:t>
      </w:r>
      <w:r w:rsidRPr="003307A5">
        <w:rPr>
          <w:rFonts w:ascii="Tahoma" w:hAnsi="Tahoma" w:cs="Tahoma"/>
          <w:iCs/>
          <w:sz w:val="20"/>
          <w:lang w:val="en-US"/>
        </w:rPr>
        <w:t xml:space="preserve">. </w:t>
      </w:r>
    </w:p>
    <w:p w14:paraId="30C12C5E"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 xml:space="preserve"> “</w:t>
      </w:r>
      <w:r w:rsidRPr="003307A5">
        <w:rPr>
          <w:rFonts w:ascii="Tahoma" w:hAnsi="Tahoma" w:cs="Tahoma"/>
          <w:b/>
          <w:sz w:val="20"/>
        </w:rPr>
        <w:t>Việt Nam</w:t>
      </w:r>
      <w:r w:rsidRPr="003307A5">
        <w:rPr>
          <w:rFonts w:ascii="Tahoma" w:hAnsi="Tahoma" w:cs="Tahoma"/>
          <w:sz w:val="20"/>
        </w:rPr>
        <w:t>” là nước Cộng hòa Xã hội Chủ nghĩa Việt Nam.</w:t>
      </w:r>
    </w:p>
    <w:p w14:paraId="7DCFE265"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Các định nghĩa này không chỉ áp dụng chung cho các nội dung tại Hợp đồng này mà còn áp dụng cho các chính sách trên website và Hệ thống GHN.</w:t>
      </w:r>
    </w:p>
    <w:p w14:paraId="2B2D2B23"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307A5">
        <w:rPr>
          <w:rFonts w:ascii="Tahoma" w:hAnsi="Tahoma" w:cs="Tahoma"/>
          <w:color w:val="auto"/>
          <w:sz w:val="20"/>
          <w:szCs w:val="20"/>
          <w:lang w:val="en-US"/>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72FF2553" w14:textId="77777777" w:rsidTr="0096254E">
        <w:tc>
          <w:tcPr>
            <w:tcW w:w="9571" w:type="dxa"/>
          </w:tcPr>
          <w:p w14:paraId="7EDCADA9"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01</w:t>
            </w:r>
          </w:p>
        </w:tc>
      </w:tr>
    </w:tbl>
    <w:p w14:paraId="4147E7F3" w14:textId="77777777" w:rsidR="000374CD" w:rsidRPr="003307A5" w:rsidRDefault="000374CD" w:rsidP="000374CD">
      <w:pPr>
        <w:widowControl w:val="0"/>
        <w:spacing w:before="120" w:after="120" w:line="276" w:lineRule="auto"/>
        <w:jc w:val="both"/>
        <w:rPr>
          <w:rFonts w:ascii="Tahoma" w:hAnsi="Tahoma" w:cs="Tahoma"/>
          <w:color w:val="auto"/>
          <w:sz w:val="20"/>
          <w:szCs w:val="20"/>
        </w:rPr>
      </w:pPr>
    </w:p>
    <w:p w14:paraId="7E9A266C"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color w:val="auto"/>
          <w:sz w:val="20"/>
          <w:szCs w:val="20"/>
        </w:rPr>
        <w:br w:type="page"/>
      </w:r>
      <w:r w:rsidRPr="003307A5">
        <w:rPr>
          <w:rFonts w:ascii="Tahoma" w:hAnsi="Tahoma" w:cs="Tahoma"/>
          <w:b/>
          <w:color w:val="auto"/>
          <w:sz w:val="20"/>
          <w:szCs w:val="20"/>
          <w:u w:val="single"/>
          <w:lang w:val="en-US"/>
        </w:rPr>
        <w:lastRenderedPageBreak/>
        <w:t>PHỤ LỤC 02 – ĐỐI SOÁT DỊCH VỤ VÀ THANH TOÁN</w:t>
      </w:r>
    </w:p>
    <w:p w14:paraId="7AC0F292"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p>
    <w:p w14:paraId="5726B643" w14:textId="317DCE51" w:rsidR="000374CD" w:rsidRDefault="000374CD" w:rsidP="000374CD">
      <w:pPr>
        <w:widowControl w:val="0"/>
        <w:numPr>
          <w:ilvl w:val="0"/>
          <w:numId w:val="5"/>
        </w:numPr>
        <w:spacing w:before="120" w:after="120" w:line="276" w:lineRule="auto"/>
        <w:ind w:left="426" w:hanging="425"/>
        <w:jc w:val="both"/>
        <w:rPr>
          <w:rFonts w:ascii="Tahoma" w:hAnsi="Tahoma" w:cs="Tahoma"/>
          <w:sz w:val="20"/>
        </w:rPr>
      </w:pPr>
      <w:r w:rsidRPr="003307A5">
        <w:rPr>
          <w:rFonts w:ascii="Tahoma" w:hAnsi="Tahoma" w:cs="Tahoma"/>
          <w:b/>
          <w:sz w:val="20"/>
        </w:rPr>
        <w:t xml:space="preserve">Quy định thanh toán: </w:t>
      </w:r>
      <w:r w:rsidRPr="003307A5">
        <w:rPr>
          <w:rFonts w:ascii="Tahoma" w:hAnsi="Tahoma" w:cs="Tahoma"/>
          <w:sz w:val="20"/>
        </w:rPr>
        <w:t>K</w:t>
      </w:r>
      <w:r w:rsidRPr="003307A5">
        <w:rPr>
          <w:rFonts w:ascii="Tahoma" w:hAnsi="Tahoma" w:cs="Tahoma"/>
          <w:sz w:val="20"/>
          <w:lang w:val="en-US"/>
        </w:rPr>
        <w:t>hách hàng</w:t>
      </w:r>
      <w:r w:rsidRPr="003307A5">
        <w:rPr>
          <w:rFonts w:ascii="Tahoma" w:hAnsi="Tahoma" w:cs="Tahoma"/>
          <w:sz w:val="20"/>
        </w:rPr>
        <w:t xml:space="preserve"> có thể thanh toán gói trả trước bằng tiền Việt Nam Đồng thông qua hình thức chuyển khoản vào tài khoản của GHN theo thông tin tài khoản </w:t>
      </w:r>
      <w:r w:rsidR="00D75DD6">
        <w:rPr>
          <w:rFonts w:ascii="Tahoma" w:hAnsi="Tahoma" w:cs="Tahoma"/>
          <w:sz w:val="20"/>
        </w:rPr>
        <w:t>dưới đây:</w:t>
      </w:r>
    </w:p>
    <w:p w14:paraId="4EF07258" w14:textId="77777777" w:rsidR="00D75DD6" w:rsidRPr="00852829" w:rsidRDefault="00D75DD6" w:rsidP="00BA253D">
      <w:pPr>
        <w:pStyle w:val="ListParagraph"/>
        <w:widowControl w:val="0"/>
        <w:numPr>
          <w:ilvl w:val="0"/>
          <w:numId w:val="62"/>
        </w:numPr>
        <w:spacing w:before="120" w:after="120" w:line="276" w:lineRule="auto"/>
        <w:ind w:left="1134" w:hanging="425"/>
        <w:jc w:val="both"/>
        <w:rPr>
          <w:rFonts w:ascii="Tahoma" w:hAnsi="Tahoma" w:cs="Tahoma"/>
          <w:sz w:val="20"/>
        </w:rPr>
      </w:pPr>
      <w:r w:rsidRPr="00852829">
        <w:rPr>
          <w:rFonts w:ascii="Tahoma" w:hAnsi="Tahoma" w:cs="Tahoma"/>
          <w:sz w:val="20"/>
        </w:rPr>
        <w:t>Chủ tài khoản: Công Ty Cổ Phần Dịch Vụ Giao Hàng Nhanh</w:t>
      </w:r>
    </w:p>
    <w:p w14:paraId="795F8C62" w14:textId="77777777" w:rsidR="00D75DD6" w:rsidRPr="00852829" w:rsidRDefault="00D75DD6" w:rsidP="00BA253D">
      <w:pPr>
        <w:pStyle w:val="ListParagraph"/>
        <w:widowControl w:val="0"/>
        <w:numPr>
          <w:ilvl w:val="0"/>
          <w:numId w:val="62"/>
        </w:numPr>
        <w:spacing w:before="120" w:after="120" w:line="276" w:lineRule="auto"/>
        <w:ind w:left="1134" w:hanging="425"/>
        <w:jc w:val="both"/>
        <w:rPr>
          <w:rFonts w:ascii="Tahoma" w:hAnsi="Tahoma" w:cs="Tahoma"/>
          <w:sz w:val="20"/>
        </w:rPr>
      </w:pPr>
      <w:r w:rsidRPr="00852829">
        <w:rPr>
          <w:rFonts w:ascii="Tahoma" w:hAnsi="Tahoma" w:cs="Tahoma"/>
          <w:sz w:val="20"/>
        </w:rPr>
        <w:t>Số tài khoản: 33331111510</w:t>
      </w:r>
    </w:p>
    <w:p w14:paraId="61997373" w14:textId="77777777" w:rsidR="00D75DD6" w:rsidRPr="00852829" w:rsidRDefault="00D75DD6" w:rsidP="00BA253D">
      <w:pPr>
        <w:pStyle w:val="ListParagraph"/>
        <w:widowControl w:val="0"/>
        <w:numPr>
          <w:ilvl w:val="0"/>
          <w:numId w:val="62"/>
        </w:numPr>
        <w:spacing w:before="120" w:after="120" w:line="276" w:lineRule="auto"/>
        <w:ind w:left="1134" w:hanging="425"/>
        <w:jc w:val="both"/>
        <w:rPr>
          <w:rFonts w:ascii="Tahoma" w:hAnsi="Tahoma" w:cs="Tahoma"/>
          <w:sz w:val="20"/>
        </w:rPr>
      </w:pPr>
      <w:r w:rsidRPr="00852829">
        <w:rPr>
          <w:rFonts w:ascii="Tahoma" w:hAnsi="Tahoma" w:cs="Tahoma"/>
          <w:sz w:val="20"/>
        </w:rPr>
        <w:t xml:space="preserve">Ngân hàng: </w:t>
      </w:r>
      <w:r>
        <w:rPr>
          <w:rFonts w:ascii="Tahoma" w:hAnsi="Tahoma" w:cs="Tahoma"/>
          <w:sz w:val="20"/>
        </w:rPr>
        <w:t>Ngân hàng Thương mại Cổ phần Tiên</w:t>
      </w:r>
      <w:r w:rsidRPr="00852829">
        <w:rPr>
          <w:rFonts w:ascii="Tahoma" w:hAnsi="Tahoma" w:cs="Tahoma"/>
          <w:sz w:val="20"/>
        </w:rPr>
        <w:t xml:space="preserve"> P</w:t>
      </w:r>
      <w:r>
        <w:rPr>
          <w:rFonts w:ascii="Tahoma" w:hAnsi="Tahoma" w:cs="Tahoma"/>
          <w:sz w:val="20"/>
        </w:rPr>
        <w:t>hong</w:t>
      </w:r>
      <w:r w:rsidRPr="00852829">
        <w:rPr>
          <w:rFonts w:ascii="Tahoma" w:hAnsi="Tahoma" w:cs="Tahoma"/>
          <w:sz w:val="20"/>
        </w:rPr>
        <w:t xml:space="preserve"> (TPBANK) - Chi Nhánh Sài Gò</w:t>
      </w:r>
      <w:r>
        <w:rPr>
          <w:rFonts w:ascii="Tahoma" w:hAnsi="Tahoma" w:cs="Tahoma"/>
          <w:sz w:val="20"/>
        </w:rPr>
        <w:t>n</w:t>
      </w:r>
    </w:p>
    <w:p w14:paraId="0737D778" w14:textId="035A84F2" w:rsidR="00D75DD6" w:rsidRPr="00BA253D" w:rsidRDefault="00D75DD6" w:rsidP="00BA253D">
      <w:pPr>
        <w:pStyle w:val="ListParagraph"/>
        <w:widowControl w:val="0"/>
        <w:numPr>
          <w:ilvl w:val="0"/>
          <w:numId w:val="62"/>
        </w:numPr>
        <w:spacing w:before="120" w:after="120" w:line="276" w:lineRule="auto"/>
        <w:ind w:left="1134" w:hanging="425"/>
        <w:jc w:val="both"/>
        <w:rPr>
          <w:rFonts w:ascii="Tahoma" w:hAnsi="Tahoma" w:cs="Tahoma"/>
          <w:sz w:val="20"/>
        </w:rPr>
      </w:pPr>
      <w:r w:rsidRPr="00852829">
        <w:rPr>
          <w:rFonts w:ascii="Tahoma" w:hAnsi="Tahoma" w:cs="Tahoma"/>
          <w:sz w:val="20"/>
        </w:rPr>
        <w:t xml:space="preserve">Nội dung chuyển khoản: </w:t>
      </w:r>
      <w:r>
        <w:rPr>
          <w:rFonts w:ascii="Tahoma" w:hAnsi="Tahoma" w:cs="Tahoma"/>
          <w:sz w:val="20"/>
        </w:rPr>
        <w:t xml:space="preserve">Mã ID Khách Hàng </w:t>
      </w:r>
      <w:r w:rsidRPr="00852829">
        <w:rPr>
          <w:rFonts w:ascii="Tahoma" w:hAnsi="Tahoma" w:cs="Tahoma"/>
          <w:sz w:val="20"/>
          <w:highlight w:val="yellow"/>
        </w:rPr>
        <w:t>[**]</w:t>
      </w:r>
    </w:p>
    <w:p w14:paraId="032AFF7C" w14:textId="4260B84A" w:rsidR="000374CD" w:rsidRPr="003307A5" w:rsidRDefault="000374CD" w:rsidP="000374CD">
      <w:pPr>
        <w:widowControl w:val="0"/>
        <w:numPr>
          <w:ilvl w:val="0"/>
          <w:numId w:val="5"/>
        </w:numPr>
        <w:spacing w:before="120" w:after="120" w:line="276" w:lineRule="auto"/>
        <w:ind w:left="426" w:hanging="425"/>
        <w:jc w:val="both"/>
        <w:rPr>
          <w:rFonts w:ascii="Tahoma" w:hAnsi="Tahoma" w:cs="Tahoma"/>
          <w:b/>
          <w:sz w:val="20"/>
        </w:rPr>
      </w:pPr>
      <w:r w:rsidRPr="003307A5">
        <w:rPr>
          <w:rFonts w:ascii="Tahoma" w:hAnsi="Tahoma" w:cs="Tahoma"/>
          <w:b/>
          <w:sz w:val="20"/>
        </w:rPr>
        <w:t>Thời gian kích hoạt:</w:t>
      </w:r>
    </w:p>
    <w:p w14:paraId="0ED7C1A4" w14:textId="512DFFE2" w:rsidR="00D75DD6" w:rsidRPr="00852829" w:rsidRDefault="000374CD" w:rsidP="00BA253D">
      <w:pPr>
        <w:ind w:left="426"/>
        <w:jc w:val="both"/>
        <w:rPr>
          <w:rFonts w:ascii="Tahoma" w:hAnsi="Tahoma" w:cs="Tahoma"/>
          <w:sz w:val="20"/>
        </w:rPr>
      </w:pPr>
      <w:r w:rsidRPr="003307A5">
        <w:rPr>
          <w:rFonts w:ascii="Tahoma" w:hAnsi="Tahoma" w:cs="Tahoma"/>
          <w:color w:val="auto"/>
          <w:sz w:val="20"/>
          <w:szCs w:val="20"/>
          <w:lang w:val="it-IT"/>
        </w:rPr>
        <w:t xml:space="preserve">Thời gian kích hoạt tài khoản trả trước: trong vòng </w:t>
      </w:r>
      <w:r w:rsidR="00D75DD6" w:rsidRPr="00852829">
        <w:rPr>
          <w:rFonts w:ascii="Tahoma" w:hAnsi="Tahoma" w:cs="Tahoma"/>
          <w:sz w:val="20"/>
        </w:rPr>
        <w:t>24</w:t>
      </w:r>
      <w:r w:rsidR="00D75DD6">
        <w:rPr>
          <w:rFonts w:ascii="Tahoma" w:hAnsi="Tahoma" w:cs="Tahoma"/>
          <w:sz w:val="20"/>
        </w:rPr>
        <w:t xml:space="preserve"> giờ làm việc kể</w:t>
      </w:r>
      <w:r w:rsidR="00D75DD6" w:rsidRPr="00852829">
        <w:rPr>
          <w:rFonts w:ascii="Tahoma" w:hAnsi="Tahoma" w:cs="Tahoma"/>
          <w:sz w:val="20"/>
        </w:rPr>
        <w:t xml:space="preserve"> từ thời điểm </w:t>
      </w:r>
      <w:r w:rsidR="00C322D3">
        <w:rPr>
          <w:rFonts w:ascii="Tahoma" w:hAnsi="Tahoma" w:cs="Tahoma"/>
          <w:sz w:val="20"/>
        </w:rPr>
        <w:t>K</w:t>
      </w:r>
      <w:r w:rsidR="00D75DD6" w:rsidRPr="00852829">
        <w:rPr>
          <w:rFonts w:ascii="Tahoma" w:hAnsi="Tahoma" w:cs="Tahoma"/>
          <w:sz w:val="20"/>
        </w:rPr>
        <w:t xml:space="preserve">hách hàng </w:t>
      </w:r>
      <w:r w:rsidR="00D75DD6">
        <w:rPr>
          <w:rFonts w:ascii="Tahoma" w:hAnsi="Tahoma" w:cs="Tahoma"/>
          <w:sz w:val="20"/>
        </w:rPr>
        <w:t>thanh toán tiền vào tài khoản của GHN theo thông tin tại Mục 1 của Phụ lục này</w:t>
      </w:r>
      <w:r w:rsidR="00D75DD6" w:rsidRPr="00852829">
        <w:rPr>
          <w:rFonts w:ascii="Tahoma" w:hAnsi="Tahoma" w:cs="Tahoma"/>
          <w:sz w:val="20"/>
        </w:rPr>
        <w:t>;</w:t>
      </w:r>
    </w:p>
    <w:p w14:paraId="7CE70633" w14:textId="77777777" w:rsidR="000374CD" w:rsidRPr="003307A5" w:rsidRDefault="000374CD" w:rsidP="000374CD">
      <w:pPr>
        <w:widowControl w:val="0"/>
        <w:numPr>
          <w:ilvl w:val="0"/>
          <w:numId w:val="5"/>
        </w:numPr>
        <w:spacing w:before="120" w:after="120" w:line="276" w:lineRule="auto"/>
        <w:ind w:left="426" w:hanging="425"/>
        <w:jc w:val="both"/>
        <w:rPr>
          <w:rFonts w:ascii="Tahoma" w:hAnsi="Tahoma" w:cs="Tahoma"/>
          <w:b/>
          <w:sz w:val="20"/>
        </w:rPr>
      </w:pPr>
      <w:r w:rsidRPr="003307A5">
        <w:rPr>
          <w:rFonts w:ascii="Tahoma" w:hAnsi="Tahoma" w:cs="Tahoma"/>
          <w:b/>
          <w:sz w:val="20"/>
        </w:rPr>
        <w:t xml:space="preserve">Nguyên tắc sử dụng gói cước trả trước: </w:t>
      </w:r>
    </w:p>
    <w:p w14:paraId="2C2D7BD2" w14:textId="77777777" w:rsidR="00DD704C" w:rsidRPr="003307A5" w:rsidRDefault="00DD704C" w:rsidP="00DD704C">
      <w:pPr>
        <w:pStyle w:val="ListParagraph"/>
        <w:numPr>
          <w:ilvl w:val="1"/>
          <w:numId w:val="5"/>
        </w:numPr>
        <w:spacing w:before="120" w:after="120" w:line="276" w:lineRule="auto"/>
        <w:ind w:left="993" w:hanging="567"/>
        <w:contextualSpacing w:val="0"/>
        <w:jc w:val="both"/>
        <w:rPr>
          <w:ins w:id="0" w:author="Trinh Nguyen" w:date="2025-12-17T16:36:00Z" w16du:dateUtc="2025-12-17T09:36:00Z"/>
          <w:rFonts w:ascii="Tahoma" w:hAnsi="Tahoma" w:cs="Tahoma"/>
          <w:color w:val="auto"/>
          <w:sz w:val="20"/>
          <w:szCs w:val="20"/>
          <w:lang w:val="it-IT"/>
        </w:rPr>
      </w:pPr>
      <w:ins w:id="1" w:author="Trinh Nguyen" w:date="2025-12-17T16:36:00Z" w16du:dateUtc="2025-12-17T09:36:00Z">
        <w:r>
          <w:rPr>
            <w:rFonts w:ascii="Tahoma" w:hAnsi="Tahoma" w:cs="Tahoma"/>
            <w:color w:val="auto"/>
            <w:sz w:val="20"/>
            <w:szCs w:val="20"/>
            <w:lang w:val="it-IT"/>
          </w:rPr>
          <w:t>Trước</w:t>
        </w:r>
        <w:r>
          <w:rPr>
            <w:rFonts w:ascii="Tahoma" w:hAnsi="Tahoma" w:cs="Tahoma"/>
            <w:color w:val="auto"/>
            <w:sz w:val="20"/>
            <w:szCs w:val="20"/>
          </w:rPr>
          <w:t xml:space="preserve"> khi sử dụng Dịch vụ, </w:t>
        </w:r>
        <w:r w:rsidRPr="003307A5">
          <w:rPr>
            <w:rFonts w:ascii="Tahoma" w:hAnsi="Tahoma" w:cs="Tahoma"/>
            <w:color w:val="auto"/>
            <w:sz w:val="20"/>
            <w:szCs w:val="20"/>
            <w:lang w:val="it-IT"/>
          </w:rPr>
          <w:t>Khách hàng</w:t>
        </w:r>
        <w:r>
          <w:rPr>
            <w:rFonts w:ascii="Tahoma" w:hAnsi="Tahoma" w:cs="Tahoma"/>
            <w:color w:val="auto"/>
            <w:sz w:val="20"/>
            <w:szCs w:val="20"/>
          </w:rPr>
          <w:t xml:space="preserve"> phải</w:t>
        </w:r>
        <w:r w:rsidRPr="003307A5">
          <w:rPr>
            <w:rFonts w:ascii="Tahoma" w:hAnsi="Tahoma" w:cs="Tahoma"/>
            <w:color w:val="auto"/>
            <w:sz w:val="20"/>
            <w:szCs w:val="20"/>
            <w:lang w:val="it-IT"/>
          </w:rPr>
          <w:t xml:space="preserve"> nạp tiền</w:t>
        </w:r>
        <w:r>
          <w:rPr>
            <w:rFonts w:ascii="Tahoma" w:hAnsi="Tahoma" w:cs="Tahoma"/>
            <w:color w:val="auto"/>
            <w:sz w:val="20"/>
            <w:szCs w:val="20"/>
          </w:rPr>
          <w:t xml:space="preserve"> vào Ví GHN để sử dụng</w:t>
        </w:r>
        <w:r w:rsidRPr="003307A5">
          <w:rPr>
            <w:rFonts w:ascii="Tahoma" w:hAnsi="Tahoma" w:cs="Tahoma"/>
            <w:color w:val="auto"/>
            <w:sz w:val="20"/>
            <w:szCs w:val="20"/>
            <w:lang w:val="it-IT"/>
          </w:rPr>
          <w:t xml:space="preserve"> Dịch vụ </w:t>
        </w:r>
        <w:r>
          <w:rPr>
            <w:rFonts w:ascii="Tahoma" w:hAnsi="Tahoma" w:cs="Tahoma"/>
            <w:color w:val="auto"/>
            <w:sz w:val="20"/>
            <w:szCs w:val="20"/>
            <w:lang w:val="it-IT"/>
          </w:rPr>
          <w:t>với</w:t>
        </w:r>
        <w:r>
          <w:rPr>
            <w:rFonts w:ascii="Tahoma" w:hAnsi="Tahoma" w:cs="Tahoma"/>
            <w:color w:val="auto"/>
            <w:sz w:val="20"/>
            <w:szCs w:val="20"/>
          </w:rPr>
          <w:t xml:space="preserve"> hình thức thanh toán </w:t>
        </w:r>
        <w:r w:rsidRPr="003307A5">
          <w:rPr>
            <w:rFonts w:ascii="Tahoma" w:hAnsi="Tahoma" w:cs="Tahoma"/>
            <w:color w:val="auto"/>
            <w:sz w:val="20"/>
            <w:szCs w:val="20"/>
            <w:lang w:val="it-IT"/>
          </w:rPr>
          <w:t>trả trước. Hệ thống sẽ tự động cấn trừ Cước phí Dịch vụ tương ứng ngay tại thời điểm Khách hàng tạo Đơn hàng thành công.</w:t>
        </w:r>
        <w:r>
          <w:rPr>
            <w:rFonts w:ascii="Tahoma" w:hAnsi="Tahoma" w:cs="Tahoma"/>
            <w:color w:val="auto"/>
            <w:sz w:val="20"/>
            <w:szCs w:val="20"/>
          </w:rPr>
          <w:t xml:space="preserve"> </w:t>
        </w:r>
      </w:ins>
    </w:p>
    <w:p w14:paraId="45E5C744" w14:textId="72CFE88D" w:rsidR="000374CD" w:rsidRPr="003307A5" w:rsidDel="00DD704C" w:rsidRDefault="000374CD">
      <w:pPr>
        <w:pStyle w:val="ListParagraph"/>
        <w:numPr>
          <w:ilvl w:val="1"/>
          <w:numId w:val="5"/>
        </w:numPr>
        <w:spacing w:before="120" w:after="120" w:line="276" w:lineRule="auto"/>
        <w:ind w:left="993" w:hanging="567"/>
        <w:contextualSpacing w:val="0"/>
        <w:jc w:val="both"/>
        <w:rPr>
          <w:del w:id="2" w:author="Trinh Nguyen" w:date="2025-12-17T16:36:00Z" w16du:dateUtc="2025-12-17T09:36:00Z"/>
          <w:rFonts w:ascii="Tahoma" w:hAnsi="Tahoma" w:cs="Tahoma"/>
          <w:color w:val="auto"/>
          <w:sz w:val="20"/>
          <w:szCs w:val="20"/>
          <w:lang w:val="it-IT"/>
        </w:rPr>
        <w:pPrChange w:id="3" w:author="Trinh Nguyen" w:date="2025-12-17T16:36:00Z" w16du:dateUtc="2025-12-17T09:36:00Z">
          <w:pPr>
            <w:pStyle w:val="ListParagraph"/>
            <w:numPr>
              <w:ilvl w:val="1"/>
              <w:numId w:val="5"/>
            </w:numPr>
            <w:spacing w:before="120" w:after="120" w:line="276" w:lineRule="auto"/>
            <w:ind w:left="993" w:hanging="425"/>
            <w:contextualSpacing w:val="0"/>
            <w:jc w:val="both"/>
          </w:pPr>
        </w:pPrChange>
      </w:pPr>
      <w:del w:id="4" w:author="Trinh Nguyen" w:date="2025-12-17T16:36:00Z" w16du:dateUtc="2025-12-17T09:36:00Z">
        <w:r w:rsidRPr="003307A5" w:rsidDel="00DD704C">
          <w:rPr>
            <w:rFonts w:ascii="Tahoma" w:hAnsi="Tahoma" w:cs="Tahoma"/>
            <w:color w:val="auto"/>
            <w:sz w:val="20"/>
            <w:szCs w:val="20"/>
            <w:lang w:val="it-IT"/>
          </w:rPr>
          <w:delText>Khách hàng sau khi nạp tiền mua gói Dịch vụ trả trước mới có thể sử dụng Dịch vụ. Hệ thống sẽ tự động cấn trừ Cước phí Dịch vụ tương ứng ngay tại thời điểm Khách hàng tạo Đơn hàng thành công.</w:delText>
        </w:r>
      </w:del>
    </w:p>
    <w:p w14:paraId="1B1A558B" w14:textId="77777777" w:rsidR="000374CD" w:rsidRPr="003307A5"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5" w:author="Trinh Nguyen" w:date="2025-12-17T16:36:00Z" w16du:dateUtc="2025-12-17T09:36:00Z">
          <w:pPr>
            <w:pStyle w:val="ListParagraph"/>
            <w:numPr>
              <w:ilvl w:val="1"/>
              <w:numId w:val="5"/>
            </w:numPr>
            <w:spacing w:before="120" w:after="120" w:line="276" w:lineRule="auto"/>
            <w:ind w:left="993" w:hanging="425"/>
            <w:contextualSpacing w:val="0"/>
            <w:jc w:val="both"/>
          </w:pPr>
        </w:pPrChange>
      </w:pPr>
      <w:r w:rsidRPr="003307A5">
        <w:rPr>
          <w:rFonts w:ascii="Tahoma" w:hAnsi="Tahoma" w:cs="Tahoma"/>
          <w:color w:val="auto"/>
          <w:sz w:val="20"/>
          <w:szCs w:val="20"/>
          <w:lang w:val="it-IT"/>
        </w:rPr>
        <w:t xml:space="preserve">Trường hợp số tiền trên tài khoản của Khách hàng không đủ để thực hiện Dịch vụ thì GHN sẽ tự động thu tiền mặt cho Đơn hàng đó từ Người gửi hoặc Người nhận – tùy sự lựa chọn của Khách hàng trên hệ thống. </w:t>
      </w:r>
    </w:p>
    <w:p w14:paraId="5C50872B" w14:textId="2847E96B" w:rsidR="000374CD" w:rsidRPr="003307A5"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6" w:author="Trinh Nguyen" w:date="2025-12-17T16:36:00Z" w16du:dateUtc="2025-12-17T09:36:00Z">
          <w:pPr>
            <w:pStyle w:val="ListParagraph"/>
            <w:numPr>
              <w:ilvl w:val="1"/>
              <w:numId w:val="5"/>
            </w:numPr>
            <w:spacing w:before="120" w:after="120" w:line="276" w:lineRule="auto"/>
            <w:ind w:left="993" w:hanging="425"/>
            <w:contextualSpacing w:val="0"/>
            <w:jc w:val="both"/>
          </w:pPr>
        </w:pPrChange>
      </w:pPr>
      <w:r w:rsidRPr="003307A5">
        <w:rPr>
          <w:rFonts w:ascii="Tahoma" w:hAnsi="Tahoma" w:cs="Tahoma"/>
          <w:color w:val="auto"/>
          <w:sz w:val="20"/>
          <w:szCs w:val="20"/>
          <w:lang w:val="it-IT"/>
        </w:rPr>
        <w:t xml:space="preserve">Trường hợp có sự thay đổi về trọng lượng, Thông tin Người nhận tại Mục 2 Điều khoản Sử dụng Dịch vụ, và Cước phí liên quan (Cước phí Dịch vụ, Cước phí Trả hàng, Cước phí Giao lại) thì Hệ thống sẽ tự động cấn trừ Cước phí Dịch vụ tăng thêm này vào </w:t>
      </w:r>
      <w:r w:rsidR="00D75DD6" w:rsidRPr="00DD704C">
        <w:rPr>
          <w:rFonts w:ascii="Tahoma" w:hAnsi="Tahoma" w:cs="Tahoma"/>
          <w:color w:val="auto"/>
          <w:sz w:val="20"/>
          <w:szCs w:val="20"/>
          <w:lang w:val="it-IT"/>
          <w:rPrChange w:id="7" w:author="Trinh Nguyen" w:date="2025-12-17T16:36:00Z" w16du:dateUtc="2025-12-17T09:36:00Z">
            <w:rPr>
              <w:rFonts w:ascii="Tahoma" w:hAnsi="Tahoma" w:cs="Tahoma"/>
              <w:color w:val="auto"/>
              <w:sz w:val="20"/>
              <w:szCs w:val="20"/>
            </w:rPr>
          </w:rPrChange>
        </w:rPr>
        <w:t>GHN xu trên</w:t>
      </w:r>
      <w:r w:rsidR="00D75DD6" w:rsidRPr="003307A5">
        <w:rPr>
          <w:rFonts w:ascii="Tahoma" w:hAnsi="Tahoma" w:cs="Tahoma"/>
          <w:color w:val="auto"/>
          <w:sz w:val="20"/>
          <w:szCs w:val="20"/>
          <w:lang w:val="it-IT"/>
        </w:rPr>
        <w:t xml:space="preserve"> </w:t>
      </w:r>
      <w:r w:rsidR="00D75DD6" w:rsidRPr="00DD704C">
        <w:rPr>
          <w:rFonts w:ascii="Tahoma" w:hAnsi="Tahoma" w:cs="Tahoma"/>
          <w:color w:val="auto"/>
          <w:sz w:val="20"/>
          <w:szCs w:val="20"/>
          <w:lang w:val="it-IT"/>
          <w:rPrChange w:id="8" w:author="Trinh Nguyen" w:date="2025-12-17T16:36:00Z" w16du:dateUtc="2025-12-17T09:36:00Z">
            <w:rPr>
              <w:rFonts w:ascii="Tahoma" w:hAnsi="Tahoma" w:cs="Tahoma"/>
              <w:color w:val="auto"/>
              <w:sz w:val="20"/>
              <w:szCs w:val="20"/>
            </w:rPr>
          </w:rPrChange>
        </w:rPr>
        <w:t>tài khoản sử dụng dịch vụ của Khách hàng, Nếu sau khi cấn trừ mà Khách hàng vẫn tiếp tục có nghĩa vụ thanh toán cho GHN thì GHN sẽ được quyền tự động cấn trừ vào Tiền thu hộ (nếu có).</w:t>
      </w:r>
    </w:p>
    <w:p w14:paraId="185E5603" w14:textId="77777777" w:rsidR="000374CD" w:rsidRPr="003307A5"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9" w:author="Trinh Nguyen" w:date="2025-12-17T16:36:00Z" w16du:dateUtc="2025-12-17T09:36:00Z">
          <w:pPr>
            <w:pStyle w:val="ListParagraph"/>
            <w:numPr>
              <w:ilvl w:val="1"/>
              <w:numId w:val="5"/>
            </w:numPr>
            <w:spacing w:before="120" w:after="120" w:line="276" w:lineRule="auto"/>
            <w:ind w:left="993" w:hanging="425"/>
            <w:contextualSpacing w:val="0"/>
            <w:jc w:val="both"/>
          </w:pPr>
        </w:pPrChange>
      </w:pPr>
      <w:r w:rsidRPr="003307A5">
        <w:rPr>
          <w:rFonts w:ascii="Tahoma" w:hAnsi="Tahoma" w:cs="Tahoma"/>
          <w:color w:val="auto"/>
          <w:sz w:val="20"/>
          <w:szCs w:val="20"/>
          <w:lang w:val="it-IT"/>
        </w:rPr>
        <w:t>Trường hợp Khách hàng không phát sinh Tiền thu hộ thì Khách hàng có nghĩa vụ thanh toán tiền mặt hoặc chuyển khoản Cước phí Dịch vụ phát sinh trên cho GHN.</w:t>
      </w:r>
    </w:p>
    <w:p w14:paraId="76167F50" w14:textId="19212372" w:rsidR="000374CD" w:rsidRDefault="000374CD">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Change w:id="10" w:author="Trinh Nguyen" w:date="2025-12-17T16:36:00Z" w16du:dateUtc="2025-12-17T09:36:00Z">
          <w:pPr>
            <w:pStyle w:val="ListParagraph"/>
            <w:numPr>
              <w:ilvl w:val="1"/>
              <w:numId w:val="5"/>
            </w:numPr>
            <w:spacing w:before="120" w:after="120" w:line="276" w:lineRule="auto"/>
            <w:ind w:left="993" w:hanging="425"/>
            <w:contextualSpacing w:val="0"/>
            <w:jc w:val="both"/>
          </w:pPr>
        </w:pPrChange>
      </w:pPr>
      <w:r w:rsidRPr="003307A5">
        <w:rPr>
          <w:rFonts w:ascii="Tahoma" w:hAnsi="Tahoma" w:cs="Tahoma"/>
          <w:color w:val="auto"/>
          <w:sz w:val="20"/>
          <w:szCs w:val="20"/>
          <w:lang w:val="it-IT"/>
        </w:rPr>
        <w:t xml:space="preserve">Trong mọi trường hợp, Khách hàng đồng ý rằng Khách hàng mua gói sử dụng Dịch vụ trả trước chỉ sử dụng để thực hiện Dịch vụ theo Hợp đồng này, Khách hàng sẽ không được phép rút tiền trong tài khoản trên Hệ thống cũng như GHN sẽ không phải hoàn trả tiền chưa sử dụng hết trong tài khoản trả trước của Khách hàng kể cả khi Hợp đồng kết thúc. </w:t>
      </w:r>
    </w:p>
    <w:p w14:paraId="0EE3082A" w14:textId="77777777" w:rsidR="005A58C7" w:rsidRPr="009F246F" w:rsidRDefault="005A58C7" w:rsidP="005A58C7">
      <w:pPr>
        <w:widowControl w:val="0"/>
        <w:numPr>
          <w:ilvl w:val="0"/>
          <w:numId w:val="5"/>
        </w:numPr>
        <w:spacing w:before="120" w:after="120" w:line="276" w:lineRule="auto"/>
        <w:ind w:left="426" w:hanging="425"/>
        <w:jc w:val="both"/>
        <w:rPr>
          <w:rFonts w:ascii="Tahoma" w:hAnsi="Tahoma" w:cs="Tahoma"/>
          <w:b/>
          <w:sz w:val="20"/>
        </w:rPr>
      </w:pPr>
      <w:r w:rsidRPr="00852829">
        <w:rPr>
          <w:rFonts w:ascii="Tahoma" w:hAnsi="Tahoma" w:cs="Tahoma"/>
          <w:b/>
          <w:sz w:val="20"/>
        </w:rPr>
        <w:t>Chiết khấu</w:t>
      </w:r>
    </w:p>
    <w:p w14:paraId="21547C9E" w14:textId="50CA0A25" w:rsidR="009F246F" w:rsidRPr="009F246F" w:rsidRDefault="009F246F" w:rsidP="009F246F">
      <w:pPr>
        <w:widowControl w:val="0"/>
        <w:spacing w:before="120" w:after="120" w:line="276" w:lineRule="auto"/>
        <w:ind w:left="360"/>
        <w:jc w:val="both"/>
        <w:rPr>
          <w:rFonts w:ascii="Tahoma" w:hAnsi="Tahoma" w:cs="Tahoma"/>
          <w:bCs/>
          <w:sz w:val="20"/>
          <w:lang w:val="en-US"/>
        </w:rPr>
      </w:pPr>
      <w:r w:rsidRPr="009F246F">
        <w:rPr>
          <w:rFonts w:ascii="Tahoma" w:hAnsi="Tahoma" w:cs="Tahoma"/>
          <w:bCs/>
          <w:sz w:val="20"/>
        </w:rPr>
        <w:t>Tuỳ từng thời điểm theo quyết định của GHN, Khách hàng khi sử dụng phương thức thanh toán trả trước theo Phụ lục này sẽ được áp dụng chính sách Chiết khấu (nếu có) theo thông báo trên Hệ thống  của GHN.</w:t>
      </w:r>
    </w:p>
    <w:p w14:paraId="35711704" w14:textId="29A8B0B3" w:rsidR="009F246F" w:rsidRDefault="009F246F" w:rsidP="005A58C7">
      <w:pPr>
        <w:widowControl w:val="0"/>
        <w:numPr>
          <w:ilvl w:val="0"/>
          <w:numId w:val="5"/>
        </w:numPr>
        <w:spacing w:before="120" w:after="120" w:line="276" w:lineRule="auto"/>
        <w:ind w:left="426" w:hanging="425"/>
        <w:jc w:val="both"/>
        <w:rPr>
          <w:rFonts w:ascii="Tahoma" w:hAnsi="Tahoma" w:cs="Tahoma"/>
          <w:b/>
          <w:sz w:val="20"/>
        </w:rPr>
      </w:pPr>
      <w:r>
        <w:rPr>
          <w:rFonts w:ascii="Tahoma" w:hAnsi="Tahoma" w:cs="Tahoma"/>
          <w:b/>
          <w:sz w:val="20"/>
          <w:lang w:val="en-US"/>
        </w:rPr>
        <w:t>Quy định về xuất hóa đơn</w:t>
      </w:r>
    </w:p>
    <w:p w14:paraId="105EA90E" w14:textId="77777777" w:rsidR="00681B7F" w:rsidRDefault="00681B7F" w:rsidP="00681B7F">
      <w:pPr>
        <w:pStyle w:val="ListParagraph"/>
        <w:numPr>
          <w:ilvl w:val="1"/>
          <w:numId w:val="5"/>
        </w:numPr>
        <w:spacing w:before="120" w:after="120" w:line="276" w:lineRule="auto"/>
        <w:ind w:left="993" w:hanging="567"/>
        <w:contextualSpacing w:val="0"/>
        <w:jc w:val="both"/>
        <w:rPr>
          <w:ins w:id="11" w:author="Trinh Nguyen" w:date="2025-12-18T11:17:00Z" w16du:dateUtc="2025-12-18T04:17:00Z"/>
          <w:rFonts w:ascii="Tahoma" w:hAnsi="Tahoma" w:cs="Tahoma"/>
          <w:color w:val="auto"/>
          <w:sz w:val="20"/>
          <w:szCs w:val="20"/>
          <w:lang w:val="it-IT"/>
        </w:rPr>
      </w:pPr>
      <w:ins w:id="12" w:author="Trinh Nguyen" w:date="2025-12-18T11:17:00Z" w16du:dateUtc="2025-12-18T04:17:00Z">
        <w:r w:rsidRPr="00473919">
          <w:rPr>
            <w:rFonts w:ascii="Tahoma" w:hAnsi="Tahoma" w:cs="Tahoma"/>
            <w:color w:val="auto"/>
            <w:sz w:val="20"/>
            <w:szCs w:val="20"/>
            <w:lang w:val="it-IT"/>
          </w:rPr>
          <w:t xml:space="preserve">Trường hợp </w:t>
        </w:r>
        <w:r w:rsidRPr="00732141">
          <w:rPr>
            <w:rFonts w:ascii="Tahoma" w:hAnsi="Tahoma" w:cs="Tahoma"/>
            <w:color w:val="auto"/>
            <w:sz w:val="20"/>
            <w:szCs w:val="20"/>
          </w:rPr>
          <w:t xml:space="preserve">Khách hàng có nhu cầu nhận Hóa đơn, Khách hàng phải thông báo cho GHN kể </w:t>
        </w:r>
        <w:r w:rsidRPr="003249C8">
          <w:rPr>
            <w:rFonts w:ascii="Tahoma" w:hAnsi="Tahoma" w:cs="Tahoma"/>
            <w:b/>
            <w:bCs/>
            <w:color w:val="auto"/>
            <w:sz w:val="20"/>
            <w:szCs w:val="20"/>
          </w:rPr>
          <w:t>từ ngày ký Hợp đồng</w:t>
        </w:r>
        <w:r w:rsidRPr="00732141">
          <w:rPr>
            <w:rFonts w:ascii="Tahoma" w:hAnsi="Tahoma" w:cs="Tahoma"/>
            <w:color w:val="auto"/>
            <w:sz w:val="20"/>
            <w:szCs w:val="20"/>
          </w:rPr>
          <w:t xml:space="preserve">. GHN sẽ thực hiện xuất Hóa đơn trong suốt thời gian thực hiện Hợp đồng và chỉ xuất Hóa đơn đối với các Đơn hàng phát sinh </w:t>
        </w:r>
        <w:r w:rsidRPr="00732141">
          <w:rPr>
            <w:rFonts w:ascii="Tahoma" w:hAnsi="Tahoma" w:cs="Tahoma"/>
            <w:b/>
            <w:bCs/>
            <w:color w:val="auto"/>
            <w:sz w:val="20"/>
            <w:szCs w:val="20"/>
          </w:rPr>
          <w:t>từ ngày T+1</w:t>
        </w:r>
        <w:r w:rsidRPr="00732141">
          <w:rPr>
            <w:rFonts w:ascii="Tahoma" w:hAnsi="Tahoma" w:cs="Tahoma"/>
            <w:color w:val="auto"/>
            <w:sz w:val="20"/>
            <w:szCs w:val="20"/>
          </w:rPr>
          <w:t xml:space="preserve">, trong đó </w:t>
        </w:r>
        <w:r w:rsidRPr="00732141">
          <w:rPr>
            <w:rFonts w:ascii="Tahoma" w:hAnsi="Tahoma" w:cs="Tahoma"/>
            <w:b/>
            <w:bCs/>
            <w:color w:val="auto"/>
            <w:sz w:val="20"/>
            <w:szCs w:val="20"/>
          </w:rPr>
          <w:t>T</w:t>
        </w:r>
        <w:r w:rsidRPr="00732141">
          <w:rPr>
            <w:rFonts w:ascii="Tahoma" w:hAnsi="Tahoma" w:cs="Tahoma"/>
            <w:color w:val="auto"/>
            <w:sz w:val="20"/>
            <w:szCs w:val="20"/>
          </w:rPr>
          <w:t xml:space="preserve"> là ngày GHN nhận được đầy đủ thông tin đăng ký xuất Hóa đơn của Khách hàng.</w:t>
        </w:r>
        <w:r>
          <w:rPr>
            <w:rFonts w:ascii="Tahoma" w:hAnsi="Tahoma" w:cs="Tahoma"/>
            <w:color w:val="auto"/>
            <w:sz w:val="20"/>
            <w:szCs w:val="20"/>
          </w:rPr>
          <w:t xml:space="preserve"> Tùy vào nhu cầu của Khách hàng, Khách hàng có thể đánh dấu “X” để lựa chọn một trong hai nội dung dưới đây:</w:t>
        </w:r>
      </w:ins>
    </w:p>
    <w:p w14:paraId="1A882C9E" w14:textId="77777777" w:rsidR="00681B7F" w:rsidRPr="003249C8" w:rsidRDefault="00681B7F" w:rsidP="00681B7F">
      <w:pPr>
        <w:spacing w:before="120" w:after="120" w:line="276" w:lineRule="auto"/>
        <w:ind w:left="993"/>
        <w:jc w:val="both"/>
        <w:rPr>
          <w:ins w:id="13" w:author="Trinh Nguyen" w:date="2025-12-18T11:17:00Z" w16du:dateUtc="2025-12-18T04:17:00Z"/>
          <w:rFonts w:ascii="Tahoma" w:hAnsi="Tahoma" w:cs="Tahoma"/>
          <w:color w:val="auto"/>
          <w:sz w:val="20"/>
          <w:szCs w:val="20"/>
          <w:lang w:val="it-IT"/>
        </w:rPr>
      </w:pPr>
      <w:ins w:id="14" w:author="Trinh Nguyen" w:date="2025-12-18T11:17:00Z" w16du:dateUtc="2025-12-18T04:17:00Z">
        <w:r>
          <w:rPr>
            <w:rFonts w:ascii="Tahoma" w:hAnsi="Tahoma" w:cs="Tahoma"/>
            <w:color w:val="auto"/>
            <w:sz w:val="20"/>
            <w:szCs w:val="20"/>
            <w:lang w:val="it-IT"/>
          </w:rPr>
          <w:lastRenderedPageBreak/>
          <w:sym w:font="Wingdings" w:char="F0A8"/>
        </w:r>
        <w:r>
          <w:rPr>
            <w:rFonts w:ascii="Tahoma" w:hAnsi="Tahoma" w:cs="Tahoma"/>
            <w:color w:val="auto"/>
            <w:sz w:val="20"/>
            <w:szCs w:val="20"/>
            <w:lang w:val="it-IT"/>
          </w:rPr>
          <w:t xml:space="preserve"> </w:t>
        </w:r>
        <w:r w:rsidRPr="00732141">
          <w:rPr>
            <w:rFonts w:ascii="Tahoma" w:hAnsi="Tahoma" w:cs="Tahoma"/>
            <w:color w:val="auto"/>
            <w:sz w:val="20"/>
            <w:szCs w:val="20"/>
            <w:lang w:val="it-IT"/>
          </w:rPr>
          <w:t xml:space="preserve">Trường hợp Khách hàng </w:t>
        </w:r>
        <w:r w:rsidRPr="004F3215">
          <w:rPr>
            <w:rFonts w:ascii="Tahoma" w:hAnsi="Tahoma" w:cs="Tahoma"/>
            <w:color w:val="auto"/>
            <w:sz w:val="20"/>
            <w:szCs w:val="20"/>
            <w:lang w:val="it-IT"/>
          </w:rPr>
          <w:t>yêu cầu xuất một (01) Hóa đơn tổng</w:t>
        </w:r>
        <w:r>
          <w:rPr>
            <w:rFonts w:ascii="Tahoma" w:hAnsi="Tahoma" w:cs="Tahoma"/>
            <w:b/>
            <w:bCs/>
            <w:color w:val="auto"/>
            <w:sz w:val="20"/>
            <w:szCs w:val="20"/>
          </w:rPr>
          <w:t xml:space="preserve"> </w:t>
        </w:r>
        <w:r w:rsidRPr="00732141">
          <w:rPr>
            <w:rFonts w:ascii="Tahoma" w:hAnsi="Tahoma" w:cs="Tahoma"/>
            <w:color w:val="auto"/>
            <w:sz w:val="20"/>
            <w:szCs w:val="20"/>
            <w:lang w:val="it-IT"/>
          </w:rPr>
          <w:t xml:space="preserve">cho toàn bộ các </w:t>
        </w:r>
        <w:r w:rsidRPr="004F3215">
          <w:rPr>
            <w:rFonts w:ascii="Tahoma" w:hAnsi="Tahoma" w:cs="Tahoma"/>
            <w:color w:val="auto"/>
            <w:sz w:val="20"/>
            <w:szCs w:val="20"/>
            <w:lang w:val="it-IT"/>
          </w:rPr>
          <w:t>Đơn hàng</w:t>
        </w:r>
        <w:r>
          <w:rPr>
            <w:rFonts w:ascii="Tahoma" w:hAnsi="Tahoma" w:cs="Tahoma"/>
            <w:color w:val="auto"/>
            <w:sz w:val="20"/>
            <w:szCs w:val="20"/>
          </w:rPr>
          <w:t xml:space="preserve"> phát sinh trong tháng</w:t>
        </w:r>
        <w:r w:rsidRPr="004F3215">
          <w:rPr>
            <w:rFonts w:ascii="Tahoma" w:hAnsi="Tahoma" w:cs="Tahoma"/>
            <w:color w:val="auto"/>
            <w:sz w:val="20"/>
            <w:szCs w:val="20"/>
          </w:rPr>
          <w:t xml:space="preserve">: GHN sẽ xuất hóa đơn </w:t>
        </w:r>
        <w:r>
          <w:rPr>
            <w:rFonts w:ascii="Tahoma" w:hAnsi="Tahoma" w:cs="Tahoma"/>
            <w:color w:val="auto"/>
            <w:sz w:val="20"/>
            <w:szCs w:val="20"/>
          </w:rPr>
          <w:t xml:space="preserve">cho Khách Hàng </w:t>
        </w:r>
        <w:r w:rsidRPr="004F3215">
          <w:rPr>
            <w:rFonts w:ascii="Tahoma" w:hAnsi="Tahoma" w:cs="Tahoma"/>
            <w:color w:val="auto"/>
            <w:sz w:val="20"/>
            <w:szCs w:val="20"/>
          </w:rPr>
          <w:t>trong vòng 07 ngày đầu tiên của tháng kế tiếp đối với toàn bộ đơn hàng</w:t>
        </w:r>
        <w:r>
          <w:rPr>
            <w:rFonts w:ascii="Tahoma" w:hAnsi="Tahoma" w:cs="Tahoma"/>
            <w:color w:val="auto"/>
            <w:sz w:val="20"/>
            <w:szCs w:val="20"/>
          </w:rPr>
          <w:t xml:space="preserve"> ở trạng thái “Giao hàng</w:t>
        </w:r>
        <w:r w:rsidRPr="004F3215">
          <w:rPr>
            <w:rFonts w:ascii="Tahoma" w:hAnsi="Tahoma" w:cs="Tahoma"/>
            <w:color w:val="auto"/>
            <w:sz w:val="20"/>
            <w:szCs w:val="20"/>
          </w:rPr>
          <w:t xml:space="preserve"> thành công</w:t>
        </w:r>
        <w:r>
          <w:rPr>
            <w:rFonts w:ascii="Tahoma" w:hAnsi="Tahoma" w:cs="Tahoma"/>
            <w:color w:val="auto"/>
            <w:sz w:val="20"/>
            <w:szCs w:val="20"/>
          </w:rPr>
          <w:t>”</w:t>
        </w:r>
        <w:r w:rsidRPr="004F3215">
          <w:rPr>
            <w:rFonts w:ascii="Tahoma" w:hAnsi="Tahoma" w:cs="Tahoma"/>
            <w:color w:val="auto"/>
            <w:sz w:val="20"/>
            <w:szCs w:val="20"/>
          </w:rPr>
          <w:t xml:space="preserve"> hoặc </w:t>
        </w:r>
        <w:r>
          <w:rPr>
            <w:rFonts w:ascii="Tahoma" w:hAnsi="Tahoma" w:cs="Tahoma"/>
            <w:color w:val="auto"/>
            <w:sz w:val="20"/>
            <w:szCs w:val="20"/>
          </w:rPr>
          <w:t>“Tr</w:t>
        </w:r>
        <w:r w:rsidRPr="004F3215">
          <w:rPr>
            <w:rFonts w:ascii="Tahoma" w:hAnsi="Tahoma" w:cs="Tahoma"/>
            <w:color w:val="auto"/>
            <w:sz w:val="20"/>
            <w:szCs w:val="20"/>
          </w:rPr>
          <w:t xml:space="preserve">ả </w:t>
        </w:r>
        <w:r>
          <w:rPr>
            <w:rFonts w:ascii="Tahoma" w:hAnsi="Tahoma" w:cs="Tahoma"/>
            <w:color w:val="auto"/>
            <w:sz w:val="20"/>
            <w:szCs w:val="20"/>
          </w:rPr>
          <w:t xml:space="preserve">hàng </w:t>
        </w:r>
        <w:r w:rsidRPr="004F3215">
          <w:rPr>
            <w:rFonts w:ascii="Tahoma" w:hAnsi="Tahoma" w:cs="Tahoma"/>
            <w:color w:val="auto"/>
            <w:sz w:val="20"/>
            <w:szCs w:val="20"/>
          </w:rPr>
          <w:t xml:space="preserve">thành </w:t>
        </w:r>
        <w:proofErr w:type="gramStart"/>
        <w:r w:rsidRPr="004F3215">
          <w:rPr>
            <w:rFonts w:ascii="Tahoma" w:hAnsi="Tahoma" w:cs="Tahoma"/>
            <w:color w:val="auto"/>
            <w:sz w:val="20"/>
            <w:szCs w:val="20"/>
          </w:rPr>
          <w:t>công</w:t>
        </w:r>
        <w:r>
          <w:rPr>
            <w:rFonts w:ascii="Tahoma" w:hAnsi="Tahoma" w:cs="Tahoma"/>
            <w:color w:val="auto"/>
            <w:sz w:val="20"/>
            <w:szCs w:val="20"/>
          </w:rPr>
          <w:t>”</w:t>
        </w:r>
        <w:r w:rsidRPr="004F3215">
          <w:rPr>
            <w:rFonts w:ascii="Tahoma" w:hAnsi="Tahoma" w:cs="Tahoma"/>
            <w:color w:val="auto"/>
            <w:sz w:val="20"/>
            <w:szCs w:val="20"/>
          </w:rPr>
          <w:t xml:space="preserve">  phát</w:t>
        </w:r>
        <w:proofErr w:type="gramEnd"/>
        <w:r w:rsidRPr="004F3215">
          <w:rPr>
            <w:rFonts w:ascii="Tahoma" w:hAnsi="Tahoma" w:cs="Tahoma"/>
            <w:color w:val="auto"/>
            <w:sz w:val="20"/>
            <w:szCs w:val="20"/>
          </w:rPr>
          <w:t xml:space="preserve"> sinh từ ngày T+1 </w:t>
        </w:r>
        <w:r w:rsidRPr="00C57716">
          <w:rPr>
            <w:rFonts w:ascii="Tahoma" w:hAnsi="Tahoma" w:cs="Tahoma"/>
            <w:color w:val="auto"/>
            <w:sz w:val="20"/>
            <w:szCs w:val="20"/>
          </w:rPr>
          <w:t>đến ngày cuối</w:t>
        </w:r>
        <w:r>
          <w:rPr>
            <w:rFonts w:ascii="Tahoma" w:hAnsi="Tahoma" w:cs="Tahoma"/>
            <w:color w:val="auto"/>
            <w:sz w:val="20"/>
            <w:szCs w:val="20"/>
          </w:rPr>
          <w:t xml:space="preserve"> cùng của tháng T.</w:t>
        </w:r>
      </w:ins>
    </w:p>
    <w:p w14:paraId="75247B84" w14:textId="77777777" w:rsidR="00681B7F" w:rsidRDefault="00681B7F" w:rsidP="00681B7F">
      <w:pPr>
        <w:spacing w:before="120" w:after="120" w:line="276" w:lineRule="auto"/>
        <w:ind w:left="993"/>
        <w:jc w:val="both"/>
        <w:rPr>
          <w:ins w:id="15" w:author="Trinh Nguyen" w:date="2025-12-18T11:17:00Z" w16du:dateUtc="2025-12-18T04:17:00Z"/>
          <w:rFonts w:ascii="Tahoma" w:hAnsi="Tahoma" w:cs="Tahoma"/>
          <w:color w:val="auto"/>
          <w:sz w:val="20"/>
          <w:szCs w:val="20"/>
        </w:rPr>
      </w:pPr>
      <w:ins w:id="16" w:author="Trinh Nguyen" w:date="2025-12-18T11:17:00Z" w16du:dateUtc="2025-12-18T04:17:00Z">
        <w:r>
          <w:rPr>
            <w:rFonts w:ascii="Tahoma" w:hAnsi="Tahoma" w:cs="Tahoma"/>
            <w:color w:val="auto"/>
            <w:sz w:val="20"/>
            <w:szCs w:val="20"/>
            <w:lang w:val="it-IT"/>
          </w:rPr>
          <w:sym w:font="Wingdings" w:char="F0A8"/>
        </w:r>
        <w:r>
          <w:rPr>
            <w:rFonts w:ascii="Tahoma" w:hAnsi="Tahoma" w:cs="Tahoma"/>
            <w:color w:val="auto"/>
            <w:sz w:val="20"/>
            <w:szCs w:val="20"/>
            <w:lang w:val="it-IT"/>
          </w:rPr>
          <w:t xml:space="preserve"> </w:t>
        </w:r>
        <w:r w:rsidRPr="00732141">
          <w:rPr>
            <w:rFonts w:ascii="Tahoma" w:hAnsi="Tahoma" w:cs="Tahoma"/>
            <w:color w:val="auto"/>
            <w:sz w:val="20"/>
            <w:szCs w:val="20"/>
            <w:lang w:val="it-IT"/>
          </w:rPr>
          <w:t xml:space="preserve">Trường hợp Khách hàng </w:t>
        </w:r>
        <w:r w:rsidRPr="004F3215">
          <w:rPr>
            <w:rFonts w:ascii="Tahoma" w:hAnsi="Tahoma" w:cs="Tahoma"/>
            <w:color w:val="auto"/>
            <w:sz w:val="20"/>
            <w:szCs w:val="20"/>
            <w:lang w:val="it-IT"/>
          </w:rPr>
          <w:t>yêu cầu xuất Hóa đơn</w:t>
        </w:r>
        <w:r w:rsidRPr="004F3215">
          <w:rPr>
            <w:rFonts w:ascii="Tahoma" w:hAnsi="Tahoma" w:cs="Tahoma"/>
            <w:color w:val="auto"/>
            <w:sz w:val="20"/>
            <w:szCs w:val="20"/>
          </w:rPr>
          <w:t xml:space="preserve"> theo từng đơn hàng</w:t>
        </w:r>
        <w:r w:rsidRPr="00732141">
          <w:rPr>
            <w:rFonts w:ascii="Tahoma" w:hAnsi="Tahoma" w:cs="Tahoma"/>
            <w:color w:val="auto"/>
            <w:sz w:val="20"/>
            <w:szCs w:val="20"/>
            <w:lang w:val="it-IT"/>
          </w:rPr>
          <w:t>: GHN sẽ</w:t>
        </w:r>
        <w:r>
          <w:rPr>
            <w:rFonts w:ascii="Tahoma" w:hAnsi="Tahoma" w:cs="Tahoma"/>
            <w:color w:val="auto"/>
            <w:sz w:val="20"/>
            <w:szCs w:val="20"/>
            <w:lang w:val="it-IT"/>
          </w:rPr>
          <w:t xml:space="preserve"> thực hiện</w:t>
        </w:r>
        <w:r w:rsidRPr="00732141">
          <w:rPr>
            <w:rFonts w:ascii="Tahoma" w:hAnsi="Tahoma" w:cs="Tahoma"/>
            <w:color w:val="auto"/>
            <w:sz w:val="20"/>
            <w:szCs w:val="20"/>
            <w:lang w:val="it-IT"/>
          </w:rPr>
          <w:t xml:space="preserve"> xuất Hóa đơn</w:t>
        </w:r>
        <w:r>
          <w:rPr>
            <w:rFonts w:ascii="Tahoma" w:hAnsi="Tahoma" w:cs="Tahoma"/>
            <w:color w:val="auto"/>
            <w:sz w:val="20"/>
            <w:szCs w:val="20"/>
          </w:rPr>
          <w:t xml:space="preserve"> cho Khách hàng</w:t>
        </w:r>
        <w:r w:rsidRPr="00732141">
          <w:rPr>
            <w:rFonts w:ascii="Tahoma" w:hAnsi="Tahoma" w:cs="Tahoma"/>
            <w:color w:val="auto"/>
            <w:sz w:val="20"/>
            <w:szCs w:val="20"/>
            <w:lang w:val="it-IT"/>
          </w:rPr>
          <w:t xml:space="preserve"> theo </w:t>
        </w:r>
        <w:r>
          <w:rPr>
            <w:rFonts w:ascii="Tahoma" w:hAnsi="Tahoma" w:cs="Tahoma"/>
            <w:color w:val="auto"/>
            <w:sz w:val="20"/>
            <w:szCs w:val="20"/>
          </w:rPr>
          <w:t xml:space="preserve">từng </w:t>
        </w:r>
        <w:r w:rsidRPr="004F3215">
          <w:rPr>
            <w:rFonts w:ascii="Tahoma" w:hAnsi="Tahoma" w:cs="Tahoma"/>
            <w:color w:val="auto"/>
            <w:sz w:val="20"/>
            <w:szCs w:val="20"/>
            <w:lang w:val="it-IT"/>
          </w:rPr>
          <w:t>Đơn hàng</w:t>
        </w:r>
        <w:r>
          <w:rPr>
            <w:rFonts w:ascii="Tahoma" w:hAnsi="Tahoma" w:cs="Tahoma"/>
            <w:color w:val="auto"/>
            <w:sz w:val="20"/>
            <w:szCs w:val="20"/>
          </w:rPr>
          <w:t xml:space="preserve"> </w:t>
        </w:r>
        <w:commentRangeStart w:id="17"/>
        <w:r>
          <w:rPr>
            <w:rFonts w:ascii="Tahoma" w:hAnsi="Tahoma" w:cs="Tahoma"/>
            <w:color w:val="auto"/>
            <w:sz w:val="20"/>
            <w:szCs w:val="20"/>
          </w:rPr>
          <w:t xml:space="preserve">ngay khi </w:t>
        </w:r>
        <w:commentRangeEnd w:id="17"/>
        <w:r>
          <w:rPr>
            <w:rStyle w:val="CommentReference"/>
          </w:rPr>
          <w:commentReference w:id="17"/>
        </w:r>
        <w:r>
          <w:rPr>
            <w:rFonts w:ascii="Tahoma" w:hAnsi="Tahoma" w:cs="Tahoma"/>
            <w:color w:val="auto"/>
            <w:sz w:val="20"/>
            <w:szCs w:val="20"/>
          </w:rPr>
          <w:t>Đơn hàng được cập nhật</w:t>
        </w:r>
        <w:r w:rsidRPr="004F3215">
          <w:rPr>
            <w:rFonts w:ascii="Tahoma" w:hAnsi="Tahoma" w:cs="Tahoma"/>
            <w:color w:val="auto"/>
            <w:sz w:val="20"/>
            <w:szCs w:val="20"/>
          </w:rPr>
          <w:t xml:space="preserve"> ở trạng </w:t>
        </w:r>
        <w:proofErr w:type="gramStart"/>
        <w:r w:rsidRPr="004F3215">
          <w:rPr>
            <w:rFonts w:ascii="Tahoma" w:hAnsi="Tahoma" w:cs="Tahoma"/>
            <w:color w:val="auto"/>
            <w:sz w:val="20"/>
            <w:szCs w:val="20"/>
          </w:rPr>
          <w:t>thái</w:t>
        </w:r>
        <w:r w:rsidRPr="003249C8">
          <w:rPr>
            <w:rFonts w:ascii="Tahoma" w:hAnsi="Tahoma" w:cs="Tahoma"/>
            <w:b/>
            <w:bCs/>
            <w:color w:val="auto"/>
            <w:sz w:val="20"/>
            <w:szCs w:val="20"/>
            <w:lang w:val="it-IT"/>
          </w:rPr>
          <w:t xml:space="preserve"> </w:t>
        </w:r>
        <w:r>
          <w:rPr>
            <w:rFonts w:ascii="Tahoma" w:hAnsi="Tahoma" w:cs="Tahoma"/>
            <w:b/>
            <w:bCs/>
            <w:color w:val="auto"/>
            <w:sz w:val="20"/>
            <w:szCs w:val="20"/>
          </w:rPr>
          <w:t xml:space="preserve"> </w:t>
        </w:r>
        <w:r>
          <w:rPr>
            <w:rFonts w:ascii="Tahoma" w:hAnsi="Tahoma" w:cs="Tahoma"/>
            <w:color w:val="auto"/>
            <w:sz w:val="20"/>
            <w:szCs w:val="20"/>
          </w:rPr>
          <w:t>“</w:t>
        </w:r>
        <w:proofErr w:type="gramEnd"/>
        <w:r>
          <w:rPr>
            <w:rFonts w:ascii="Tahoma" w:hAnsi="Tahoma" w:cs="Tahoma"/>
            <w:color w:val="auto"/>
            <w:sz w:val="20"/>
            <w:szCs w:val="20"/>
          </w:rPr>
          <w:t>Giao hàng</w:t>
        </w:r>
        <w:r w:rsidRPr="004F3215">
          <w:rPr>
            <w:rFonts w:ascii="Tahoma" w:hAnsi="Tahoma" w:cs="Tahoma"/>
            <w:color w:val="auto"/>
            <w:sz w:val="20"/>
            <w:szCs w:val="20"/>
          </w:rPr>
          <w:t xml:space="preserve"> thành công</w:t>
        </w:r>
        <w:r>
          <w:rPr>
            <w:rFonts w:ascii="Tahoma" w:hAnsi="Tahoma" w:cs="Tahoma"/>
            <w:color w:val="auto"/>
            <w:sz w:val="20"/>
            <w:szCs w:val="20"/>
          </w:rPr>
          <w:t>”</w:t>
        </w:r>
        <w:r w:rsidRPr="004F3215">
          <w:rPr>
            <w:rFonts w:ascii="Tahoma" w:hAnsi="Tahoma" w:cs="Tahoma"/>
            <w:color w:val="auto"/>
            <w:sz w:val="20"/>
            <w:szCs w:val="20"/>
          </w:rPr>
          <w:t xml:space="preserve"> hoặc </w:t>
        </w:r>
        <w:r>
          <w:rPr>
            <w:rFonts w:ascii="Tahoma" w:hAnsi="Tahoma" w:cs="Tahoma"/>
            <w:color w:val="auto"/>
            <w:sz w:val="20"/>
            <w:szCs w:val="20"/>
          </w:rPr>
          <w:t>“Tr</w:t>
        </w:r>
        <w:r w:rsidRPr="004F3215">
          <w:rPr>
            <w:rFonts w:ascii="Tahoma" w:hAnsi="Tahoma" w:cs="Tahoma"/>
            <w:color w:val="auto"/>
            <w:sz w:val="20"/>
            <w:szCs w:val="20"/>
          </w:rPr>
          <w:t xml:space="preserve">ả </w:t>
        </w:r>
        <w:r>
          <w:rPr>
            <w:rFonts w:ascii="Tahoma" w:hAnsi="Tahoma" w:cs="Tahoma"/>
            <w:color w:val="auto"/>
            <w:sz w:val="20"/>
            <w:szCs w:val="20"/>
          </w:rPr>
          <w:t xml:space="preserve">hàng </w:t>
        </w:r>
        <w:r w:rsidRPr="004F3215">
          <w:rPr>
            <w:rFonts w:ascii="Tahoma" w:hAnsi="Tahoma" w:cs="Tahoma"/>
            <w:color w:val="auto"/>
            <w:sz w:val="20"/>
            <w:szCs w:val="20"/>
          </w:rPr>
          <w:t>thành công</w:t>
        </w:r>
        <w:r>
          <w:rPr>
            <w:rFonts w:ascii="Tahoma" w:hAnsi="Tahoma" w:cs="Tahoma"/>
            <w:color w:val="auto"/>
            <w:sz w:val="20"/>
            <w:szCs w:val="20"/>
          </w:rPr>
          <w:t>”</w:t>
        </w:r>
        <w:r w:rsidRPr="004F3215">
          <w:rPr>
            <w:rFonts w:ascii="Tahoma" w:hAnsi="Tahoma" w:cs="Tahoma"/>
            <w:color w:val="auto"/>
            <w:sz w:val="20"/>
            <w:szCs w:val="20"/>
          </w:rPr>
          <w:t xml:space="preserve"> </w:t>
        </w:r>
        <w:r w:rsidRPr="00732141">
          <w:rPr>
            <w:rFonts w:ascii="Tahoma" w:hAnsi="Tahoma" w:cs="Tahoma"/>
            <w:color w:val="auto"/>
            <w:sz w:val="20"/>
            <w:szCs w:val="20"/>
            <w:lang w:val="it-IT"/>
          </w:rPr>
          <w:t xml:space="preserve">phù hợp với quy định pháp luật về thuế hiện hành. </w:t>
        </w:r>
      </w:ins>
    </w:p>
    <w:p w14:paraId="03EE77E6" w14:textId="7ECD6742" w:rsidR="008656F9" w:rsidRPr="00CB2A3D" w:rsidDel="00681B7F" w:rsidRDefault="00E305C3">
      <w:pPr>
        <w:pStyle w:val="ListParagraph"/>
        <w:numPr>
          <w:ilvl w:val="1"/>
          <w:numId w:val="5"/>
        </w:numPr>
        <w:spacing w:before="120" w:after="120" w:line="276" w:lineRule="auto"/>
        <w:ind w:left="1626" w:hanging="425"/>
        <w:contextualSpacing w:val="0"/>
        <w:jc w:val="both"/>
        <w:rPr>
          <w:del w:id="18" w:author="Trinh Nguyen" w:date="2025-12-18T11:17:00Z" w16du:dateUtc="2025-12-18T04:17:00Z"/>
          <w:rFonts w:ascii="Tahoma" w:hAnsi="Tahoma" w:cs="Tahoma"/>
          <w:color w:val="auto"/>
          <w:sz w:val="20"/>
          <w:szCs w:val="20"/>
          <w:lang w:val="it-IT"/>
        </w:rPr>
        <w:pPrChange w:id="19" w:author="Trinh Nguyen" w:date="2025-12-18T11:17:00Z" w16du:dateUtc="2025-12-18T04:17:00Z">
          <w:pPr>
            <w:pStyle w:val="ListParagraph"/>
            <w:numPr>
              <w:ilvl w:val="1"/>
              <w:numId w:val="5"/>
            </w:numPr>
            <w:spacing w:before="120" w:after="120" w:line="276" w:lineRule="auto"/>
            <w:ind w:left="993" w:hanging="425"/>
            <w:contextualSpacing w:val="0"/>
            <w:jc w:val="both"/>
          </w:pPr>
        </w:pPrChange>
      </w:pPr>
      <w:del w:id="20" w:author="Trinh Nguyen" w:date="2025-12-18T11:17:00Z" w16du:dateUtc="2025-12-18T04:17:00Z">
        <w:r w:rsidRPr="00473919" w:rsidDel="00681B7F">
          <w:rPr>
            <w:rFonts w:ascii="Tahoma" w:hAnsi="Tahoma" w:cs="Tahoma"/>
            <w:color w:val="auto"/>
            <w:sz w:val="20"/>
            <w:szCs w:val="20"/>
            <w:lang w:val="it-IT"/>
          </w:rPr>
          <w:delText xml:space="preserve">Trường hợp </w:delText>
        </w:r>
        <w:r w:rsidRPr="00732141" w:rsidDel="00681B7F">
          <w:rPr>
            <w:rFonts w:ascii="Tahoma" w:hAnsi="Tahoma" w:cs="Tahoma"/>
            <w:color w:val="auto"/>
            <w:sz w:val="20"/>
            <w:szCs w:val="20"/>
          </w:rPr>
          <w:delText xml:space="preserve">Khách hàng có nhu cầu nhận Hóa đơn, Khách hàng phải thông báo cho GHN kể </w:delText>
        </w:r>
        <w:r w:rsidRPr="003249C8" w:rsidDel="00681B7F">
          <w:rPr>
            <w:rFonts w:ascii="Tahoma" w:hAnsi="Tahoma" w:cs="Tahoma"/>
            <w:b/>
            <w:bCs/>
            <w:color w:val="auto"/>
            <w:sz w:val="20"/>
            <w:szCs w:val="20"/>
          </w:rPr>
          <w:delText>từ ngày ký Hợp đồng</w:delText>
        </w:r>
        <w:r w:rsidRPr="00732141" w:rsidDel="00681B7F">
          <w:rPr>
            <w:rFonts w:ascii="Tahoma" w:hAnsi="Tahoma" w:cs="Tahoma"/>
            <w:color w:val="auto"/>
            <w:sz w:val="20"/>
            <w:szCs w:val="20"/>
          </w:rPr>
          <w:delText xml:space="preserve">. GHN sẽ thực hiện xuất Hóa đơn trong suốt thời gian thực hiện Hợp đồng và chỉ xuất Hóa đơn đối với các Đơn hàng phát sinh </w:delText>
        </w:r>
        <w:r w:rsidRPr="00732141" w:rsidDel="00681B7F">
          <w:rPr>
            <w:rFonts w:ascii="Tahoma" w:hAnsi="Tahoma" w:cs="Tahoma"/>
            <w:b/>
            <w:bCs/>
            <w:color w:val="auto"/>
            <w:sz w:val="20"/>
            <w:szCs w:val="20"/>
          </w:rPr>
          <w:delText>từ ngày T+1</w:delText>
        </w:r>
        <w:r w:rsidRPr="00732141" w:rsidDel="00681B7F">
          <w:rPr>
            <w:rFonts w:ascii="Tahoma" w:hAnsi="Tahoma" w:cs="Tahoma"/>
            <w:color w:val="auto"/>
            <w:sz w:val="20"/>
            <w:szCs w:val="20"/>
          </w:rPr>
          <w:delText xml:space="preserve">, trong đó </w:delText>
        </w:r>
        <w:r w:rsidRPr="00732141" w:rsidDel="00681B7F">
          <w:rPr>
            <w:rFonts w:ascii="Tahoma" w:hAnsi="Tahoma" w:cs="Tahoma"/>
            <w:b/>
            <w:bCs/>
            <w:color w:val="auto"/>
            <w:sz w:val="20"/>
            <w:szCs w:val="20"/>
          </w:rPr>
          <w:delText>T</w:delText>
        </w:r>
        <w:r w:rsidRPr="00732141" w:rsidDel="00681B7F">
          <w:rPr>
            <w:rFonts w:ascii="Tahoma" w:hAnsi="Tahoma" w:cs="Tahoma"/>
            <w:color w:val="auto"/>
            <w:sz w:val="20"/>
            <w:szCs w:val="20"/>
          </w:rPr>
          <w:delText xml:space="preserve"> là ngày GHN nhận được đầy đủ thông tin đăng ký xuất Hóa đơn của Khách hàng</w:delText>
        </w:r>
      </w:del>
    </w:p>
    <w:p w14:paraId="4B53D1D5" w14:textId="566AB165" w:rsidR="00CB2A3D" w:rsidDel="00681B7F" w:rsidRDefault="000D361B">
      <w:pPr>
        <w:spacing w:before="120" w:after="120" w:line="276" w:lineRule="auto"/>
        <w:ind w:left="993"/>
        <w:jc w:val="both"/>
        <w:rPr>
          <w:del w:id="21" w:author="Trinh Nguyen" w:date="2025-12-18T11:17:00Z" w16du:dateUtc="2025-12-18T04:17:00Z"/>
          <w:rFonts w:ascii="Tahoma" w:hAnsi="Tahoma" w:cs="Tahoma"/>
          <w:color w:val="auto"/>
          <w:sz w:val="20"/>
          <w:szCs w:val="20"/>
          <w:lang w:val="it-IT"/>
        </w:rPr>
        <w:pPrChange w:id="22" w:author="Trinh Nguyen" w:date="2025-12-18T11:17:00Z" w16du:dateUtc="2025-12-18T04:17:00Z">
          <w:pPr>
            <w:spacing w:before="120" w:after="120" w:line="276" w:lineRule="auto"/>
            <w:ind w:left="360"/>
            <w:jc w:val="both"/>
          </w:pPr>
        </w:pPrChange>
      </w:pPr>
      <w:del w:id="23" w:author="Trinh Nguyen" w:date="2025-12-18T11:17:00Z" w16du:dateUtc="2025-12-18T04:17:00Z">
        <w:r w:rsidDel="00681B7F">
          <w:rPr>
            <w:rFonts w:ascii="Tahoma" w:hAnsi="Tahoma" w:cs="Tahoma"/>
            <w:color w:val="auto"/>
            <w:sz w:val="20"/>
            <w:szCs w:val="20"/>
            <w:lang w:val="it-IT"/>
          </w:rPr>
          <w:sym w:font="Wingdings" w:char="F0A8"/>
        </w:r>
        <w:r w:rsidDel="00681B7F">
          <w:rPr>
            <w:rFonts w:ascii="Tahoma" w:hAnsi="Tahoma" w:cs="Tahoma"/>
            <w:color w:val="auto"/>
            <w:sz w:val="20"/>
            <w:szCs w:val="20"/>
            <w:lang w:val="it-IT"/>
          </w:rPr>
          <w:delText xml:space="preserve"> </w:delText>
        </w:r>
        <w:r w:rsidR="00223D06" w:rsidDel="00681B7F">
          <w:rPr>
            <w:rFonts w:ascii="Tahoma" w:hAnsi="Tahoma" w:cs="Tahoma"/>
            <w:color w:val="auto"/>
            <w:sz w:val="20"/>
            <w:szCs w:val="20"/>
            <w:lang w:val="it-IT"/>
          </w:rPr>
          <w:delText>Tr</w:delText>
        </w:r>
        <w:r w:rsidR="00223D06" w:rsidRPr="00223D06" w:rsidDel="00681B7F">
          <w:rPr>
            <w:rFonts w:ascii="Tahoma" w:hAnsi="Tahoma" w:cs="Tahoma"/>
            <w:color w:val="auto"/>
            <w:sz w:val="20"/>
            <w:szCs w:val="20"/>
            <w:lang w:val="it-IT"/>
          </w:rPr>
          <w:delText xml:space="preserve">ường hợp Khách hàng </w:delText>
        </w:r>
        <w:r w:rsidR="00223D06" w:rsidRPr="00E3406C" w:rsidDel="00681B7F">
          <w:rPr>
            <w:rFonts w:ascii="Tahoma" w:hAnsi="Tahoma" w:cs="Tahoma"/>
            <w:b/>
            <w:bCs/>
            <w:color w:val="auto"/>
            <w:sz w:val="20"/>
            <w:szCs w:val="20"/>
            <w:lang w:val="it-IT"/>
          </w:rPr>
          <w:delText>yêu cầu xuất một (01) Hóa đơn duy nhất</w:delText>
        </w:r>
        <w:r w:rsidR="00223D06" w:rsidRPr="00223D06" w:rsidDel="00681B7F">
          <w:rPr>
            <w:rFonts w:ascii="Tahoma" w:hAnsi="Tahoma" w:cs="Tahoma"/>
            <w:color w:val="auto"/>
            <w:sz w:val="20"/>
            <w:szCs w:val="20"/>
            <w:lang w:val="it-IT"/>
          </w:rPr>
          <w:delText xml:space="preserve"> cho toàn bộ các </w:delText>
        </w:r>
        <w:r w:rsidR="00223D06" w:rsidRPr="00E3406C" w:rsidDel="00681B7F">
          <w:rPr>
            <w:rFonts w:ascii="Tahoma" w:hAnsi="Tahoma" w:cs="Tahoma"/>
            <w:b/>
            <w:bCs/>
            <w:color w:val="auto"/>
            <w:sz w:val="20"/>
            <w:szCs w:val="20"/>
            <w:lang w:val="it-IT"/>
          </w:rPr>
          <w:delText>Đơn hàng giao/trả thành công</w:delText>
        </w:r>
        <w:r w:rsidR="00223D06" w:rsidRPr="00223D06" w:rsidDel="00681B7F">
          <w:rPr>
            <w:rFonts w:ascii="Tahoma" w:hAnsi="Tahoma" w:cs="Tahoma"/>
            <w:color w:val="auto"/>
            <w:sz w:val="20"/>
            <w:szCs w:val="20"/>
            <w:lang w:val="it-IT"/>
          </w:rPr>
          <w:delText xml:space="preserve"> trong tháng: GHN sẽ thực hiện xuất Hóa đơn trong </w:delText>
        </w:r>
        <w:r w:rsidR="00223D06" w:rsidRPr="00E3406C" w:rsidDel="00681B7F">
          <w:rPr>
            <w:rFonts w:ascii="Tahoma" w:hAnsi="Tahoma" w:cs="Tahoma"/>
            <w:b/>
            <w:bCs/>
            <w:color w:val="auto"/>
            <w:sz w:val="20"/>
            <w:szCs w:val="20"/>
            <w:lang w:val="it-IT"/>
          </w:rPr>
          <w:delText>07 (bảy) ngày đầu tiên của tháng kế tiếp</w:delText>
        </w:r>
        <w:r w:rsidR="00223D06" w:rsidRPr="00E3406C" w:rsidDel="00681B7F">
          <w:rPr>
            <w:rFonts w:ascii="Tahoma" w:hAnsi="Tahoma" w:cs="Tahoma"/>
            <w:color w:val="auto"/>
            <w:sz w:val="20"/>
            <w:szCs w:val="20"/>
            <w:lang w:val="it-IT"/>
          </w:rPr>
          <w:delText>.</w:delText>
        </w:r>
      </w:del>
    </w:p>
    <w:p w14:paraId="6E6CD6BC" w14:textId="4D36A2B1" w:rsidR="00223D06" w:rsidRPr="00CB2A3D" w:rsidRDefault="000D361B">
      <w:pPr>
        <w:spacing w:before="120" w:after="120" w:line="276" w:lineRule="auto"/>
        <w:ind w:left="993"/>
        <w:jc w:val="both"/>
        <w:rPr>
          <w:rFonts w:ascii="Tahoma" w:hAnsi="Tahoma" w:cs="Tahoma"/>
          <w:color w:val="auto"/>
          <w:sz w:val="20"/>
          <w:szCs w:val="20"/>
          <w:lang w:val="it-IT"/>
        </w:rPr>
        <w:pPrChange w:id="24" w:author="Trinh Nguyen" w:date="2025-12-18T11:17:00Z" w16du:dateUtc="2025-12-18T04:17:00Z">
          <w:pPr>
            <w:spacing w:before="120" w:after="120" w:line="276" w:lineRule="auto"/>
            <w:ind w:left="360"/>
            <w:jc w:val="both"/>
          </w:pPr>
        </w:pPrChange>
      </w:pPr>
      <w:del w:id="25" w:author="Trinh Nguyen" w:date="2025-12-18T11:17:00Z" w16du:dateUtc="2025-12-18T04:17:00Z">
        <w:r w:rsidDel="00681B7F">
          <w:rPr>
            <w:rFonts w:ascii="Tahoma" w:hAnsi="Tahoma" w:cs="Tahoma"/>
            <w:color w:val="auto"/>
            <w:sz w:val="20"/>
            <w:szCs w:val="20"/>
            <w:lang w:val="it-IT"/>
          </w:rPr>
          <w:sym w:font="Wingdings" w:char="F0A8"/>
        </w:r>
        <w:r w:rsidDel="00681B7F">
          <w:rPr>
            <w:rFonts w:ascii="Tahoma" w:hAnsi="Tahoma" w:cs="Tahoma"/>
            <w:color w:val="auto"/>
            <w:sz w:val="20"/>
            <w:szCs w:val="20"/>
            <w:lang w:val="it-IT"/>
          </w:rPr>
          <w:delText xml:space="preserve"> </w:delText>
        </w:r>
        <w:r w:rsidR="00AA5AEF" w:rsidDel="00681B7F">
          <w:rPr>
            <w:rFonts w:ascii="Tahoma" w:hAnsi="Tahoma" w:cs="Tahoma"/>
            <w:color w:val="auto"/>
            <w:sz w:val="20"/>
            <w:szCs w:val="20"/>
            <w:lang w:val="it-IT"/>
          </w:rPr>
          <w:delText>Tr</w:delText>
        </w:r>
        <w:r w:rsidR="00AA5AEF" w:rsidRPr="00AA5AEF" w:rsidDel="00681B7F">
          <w:rPr>
            <w:rFonts w:ascii="Tahoma" w:hAnsi="Tahoma" w:cs="Tahoma"/>
            <w:color w:val="auto"/>
            <w:sz w:val="20"/>
            <w:szCs w:val="20"/>
            <w:lang w:val="it-IT"/>
          </w:rPr>
          <w:delText xml:space="preserve">ường hợp Khách hàng </w:delText>
        </w:r>
        <w:r w:rsidR="00AA5AEF" w:rsidRPr="00E3406C" w:rsidDel="00681B7F">
          <w:rPr>
            <w:rFonts w:ascii="Tahoma" w:hAnsi="Tahoma" w:cs="Tahoma"/>
            <w:b/>
            <w:bCs/>
            <w:color w:val="auto"/>
            <w:sz w:val="20"/>
            <w:szCs w:val="20"/>
            <w:lang w:val="it-IT"/>
          </w:rPr>
          <w:delText>không yêu cầu xuất một (01) Hóa đơn duy nhất</w:delText>
        </w:r>
        <w:r w:rsidR="00AA5AEF" w:rsidRPr="00AA5AEF" w:rsidDel="00681B7F">
          <w:rPr>
            <w:rFonts w:ascii="Tahoma" w:hAnsi="Tahoma" w:cs="Tahoma"/>
            <w:color w:val="auto"/>
            <w:sz w:val="20"/>
            <w:szCs w:val="20"/>
            <w:lang w:val="it-IT"/>
          </w:rPr>
          <w:delText xml:space="preserve">: GHN sẽ thực hiện xuất Hóa đơn theo ngày </w:delText>
        </w:r>
        <w:r w:rsidR="00AA5AEF" w:rsidRPr="00EC7094" w:rsidDel="00681B7F">
          <w:rPr>
            <w:rFonts w:ascii="Tahoma" w:hAnsi="Tahoma" w:cs="Tahoma"/>
            <w:b/>
            <w:bCs/>
            <w:color w:val="auto"/>
            <w:sz w:val="20"/>
            <w:szCs w:val="20"/>
            <w:lang w:val="it-IT"/>
          </w:rPr>
          <w:delText>Đơn hàng được giao/trả thành công</w:delText>
        </w:r>
        <w:r w:rsidR="00AA5AEF" w:rsidRPr="00AA5AEF" w:rsidDel="00681B7F">
          <w:rPr>
            <w:rFonts w:ascii="Tahoma" w:hAnsi="Tahoma" w:cs="Tahoma"/>
            <w:color w:val="auto"/>
            <w:sz w:val="20"/>
            <w:szCs w:val="20"/>
            <w:lang w:val="it-IT"/>
          </w:rPr>
          <w:delText xml:space="preserve">, phù hợp với quy định pháp luật về thuế hiện hành. Khách hàng có trách nhiệm cung cấp đầy đủ, chính xác các thông tin theo </w:delText>
        </w:r>
        <w:r w:rsidR="00AA5AEF" w:rsidRPr="00EC7094" w:rsidDel="00681B7F">
          <w:rPr>
            <w:rFonts w:ascii="Tahoma" w:hAnsi="Tahoma" w:cs="Tahoma"/>
            <w:b/>
            <w:bCs/>
            <w:color w:val="auto"/>
            <w:sz w:val="20"/>
            <w:szCs w:val="20"/>
            <w:lang w:val="it-IT"/>
          </w:rPr>
          <w:delText xml:space="preserve">Mục </w:delText>
        </w:r>
        <w:r w:rsidR="00EC7094" w:rsidDel="00681B7F">
          <w:rPr>
            <w:rFonts w:ascii="Tahoma" w:hAnsi="Tahoma" w:cs="Tahoma"/>
            <w:b/>
            <w:bCs/>
            <w:color w:val="auto"/>
            <w:sz w:val="20"/>
            <w:szCs w:val="20"/>
            <w:lang w:val="it-IT"/>
          </w:rPr>
          <w:delText>6</w:delText>
        </w:r>
        <w:r w:rsidR="00AA5AEF" w:rsidRPr="00AA5AEF" w:rsidDel="00681B7F">
          <w:rPr>
            <w:rFonts w:ascii="Tahoma" w:hAnsi="Tahoma" w:cs="Tahoma"/>
            <w:color w:val="auto"/>
            <w:sz w:val="20"/>
            <w:szCs w:val="20"/>
            <w:lang w:val="it-IT"/>
          </w:rPr>
          <w:delText xml:space="preserve"> trên Ứng dụng Khách hàng để phục vụ việc xuất Hóa đơn. </w:delText>
        </w:r>
      </w:del>
      <w:r w:rsidR="00AA5AEF" w:rsidRPr="00AA5AEF">
        <w:rPr>
          <w:rFonts w:ascii="Tahoma" w:hAnsi="Tahoma" w:cs="Tahoma"/>
          <w:color w:val="auto"/>
          <w:sz w:val="20"/>
          <w:szCs w:val="20"/>
          <w:lang w:val="it-IT"/>
        </w:rPr>
        <w:t xml:space="preserve">Trường hợp Khách hàng không cung cấp hoặc cung cấp không đầy đủ thông tin, GHN sẽ xuất Hóa đơn theo </w:t>
      </w:r>
      <w:r w:rsidR="00AA5AEF" w:rsidRPr="00EC7094">
        <w:rPr>
          <w:rFonts w:ascii="Tahoma" w:hAnsi="Tahoma" w:cs="Tahoma"/>
          <w:b/>
          <w:bCs/>
          <w:color w:val="auto"/>
          <w:sz w:val="20"/>
          <w:szCs w:val="20"/>
          <w:lang w:val="it-IT"/>
        </w:rPr>
        <w:t>Tên khách hàng</w:t>
      </w:r>
      <w:r w:rsidR="00AA5AEF" w:rsidRPr="00AA5AEF">
        <w:rPr>
          <w:rFonts w:ascii="Tahoma" w:hAnsi="Tahoma" w:cs="Tahoma"/>
          <w:color w:val="auto"/>
          <w:sz w:val="20"/>
          <w:szCs w:val="20"/>
          <w:lang w:val="it-IT"/>
        </w:rPr>
        <w:t xml:space="preserve"> đã đăng ký trên hệ thống của GHN</w:t>
      </w:r>
      <w:del w:id="26" w:author="Trinh Nguyen" w:date="2025-12-18T11:17:00Z" w16du:dateUtc="2025-12-18T04:17:00Z">
        <w:r w:rsidR="00AA5AEF" w:rsidRPr="00AA5AEF" w:rsidDel="00681B7F">
          <w:rPr>
            <w:rFonts w:ascii="Tahoma" w:hAnsi="Tahoma" w:cs="Tahoma"/>
            <w:color w:val="auto"/>
            <w:sz w:val="20"/>
            <w:szCs w:val="20"/>
            <w:lang w:val="it-IT"/>
          </w:rPr>
          <w:delText xml:space="preserve"> và GHN hiểu rằng KH sẽ không có nhu cầu lấy hoá đơn</w:delText>
        </w:r>
      </w:del>
      <w:r w:rsidR="00AA5AEF" w:rsidRPr="00AA5AEF">
        <w:rPr>
          <w:rFonts w:ascii="Tahoma" w:hAnsi="Tahoma" w:cs="Tahoma"/>
          <w:color w:val="auto"/>
          <w:sz w:val="20"/>
          <w:szCs w:val="20"/>
          <w:lang w:val="it-IT"/>
        </w:rPr>
        <w:t>.</w:t>
      </w:r>
    </w:p>
    <w:p w14:paraId="7351DA0B" w14:textId="4F398487" w:rsidR="00CA2170" w:rsidRDefault="00216C25" w:rsidP="008A5B7E">
      <w:pPr>
        <w:pStyle w:val="ListParagraph"/>
        <w:numPr>
          <w:ilvl w:val="1"/>
          <w:numId w:val="5"/>
        </w:numPr>
        <w:spacing w:before="120" w:after="120" w:line="276" w:lineRule="auto"/>
        <w:ind w:left="993" w:hanging="425"/>
        <w:contextualSpacing w:val="0"/>
        <w:jc w:val="both"/>
        <w:rPr>
          <w:rFonts w:ascii="Tahoma" w:hAnsi="Tahoma" w:cs="Tahoma"/>
          <w:color w:val="auto"/>
          <w:sz w:val="20"/>
          <w:szCs w:val="20"/>
          <w:lang w:val="it-IT"/>
        </w:rPr>
      </w:pPr>
      <w:r>
        <w:rPr>
          <w:rFonts w:ascii="Tahoma" w:hAnsi="Tahoma" w:cs="Tahoma"/>
          <w:color w:val="auto"/>
          <w:sz w:val="20"/>
          <w:szCs w:val="20"/>
          <w:lang w:val="it-IT"/>
        </w:rPr>
        <w:t xml:space="preserve">GHN sẽ lập Hóa đơn theo thông tin của khách hàng tại mục </w:t>
      </w:r>
      <w:r w:rsidR="003230AC">
        <w:rPr>
          <w:rFonts w:ascii="Tahoma" w:hAnsi="Tahoma" w:cs="Tahoma"/>
          <w:color w:val="auto"/>
          <w:sz w:val="20"/>
          <w:szCs w:val="20"/>
          <w:lang w:val="it-IT"/>
        </w:rPr>
        <w:t>6 của Phụ lục này.</w:t>
      </w:r>
    </w:p>
    <w:p w14:paraId="3CB375E6" w14:textId="72D2D583" w:rsidR="00CA2170" w:rsidRPr="00F80D2C" w:rsidRDefault="00BC2D35" w:rsidP="008A5B7E">
      <w:pPr>
        <w:pStyle w:val="ListParagraph"/>
        <w:numPr>
          <w:ilvl w:val="1"/>
          <w:numId w:val="5"/>
        </w:numPr>
        <w:spacing w:before="120" w:after="120" w:line="276" w:lineRule="auto"/>
        <w:ind w:left="993" w:hanging="425"/>
        <w:contextualSpacing w:val="0"/>
        <w:jc w:val="both"/>
        <w:rPr>
          <w:rFonts w:ascii="Tahoma" w:hAnsi="Tahoma" w:cs="Tahoma"/>
          <w:color w:val="auto"/>
          <w:sz w:val="20"/>
          <w:szCs w:val="20"/>
          <w:lang w:val="it-IT"/>
        </w:rPr>
      </w:pPr>
      <w:r>
        <w:rPr>
          <w:rFonts w:ascii="Tahoma" w:hAnsi="Tahoma" w:cs="Tahoma"/>
          <w:color w:val="auto"/>
          <w:sz w:val="20"/>
          <w:szCs w:val="20"/>
          <w:lang w:val="it-IT"/>
        </w:rPr>
        <w:t>Trong t</w:t>
      </w:r>
      <w:r w:rsidRPr="00BC2D35">
        <w:rPr>
          <w:rFonts w:ascii="Tahoma" w:hAnsi="Tahoma" w:cs="Tahoma"/>
          <w:color w:val="auto"/>
          <w:sz w:val="20"/>
          <w:szCs w:val="20"/>
          <w:lang w:val="it-IT"/>
        </w:rPr>
        <w:t>rường hợp có sự thay đổi về thông tin nhận Hóa đơn thì Khách hàng phải thông báo bằng email/văn bản cho GHN trong thời hạn ba (03) ngày làm việc kể từ ngày có sự thay đổi.</w:t>
      </w:r>
    </w:p>
    <w:p w14:paraId="57D7FEA5" w14:textId="77777777" w:rsidR="000374CD" w:rsidRPr="003307A5" w:rsidRDefault="000374CD" w:rsidP="000374CD">
      <w:pPr>
        <w:widowControl w:val="0"/>
        <w:numPr>
          <w:ilvl w:val="0"/>
          <w:numId w:val="5"/>
        </w:numPr>
        <w:spacing w:before="120" w:after="120" w:line="276" w:lineRule="auto"/>
        <w:ind w:left="426" w:hanging="425"/>
        <w:jc w:val="both"/>
        <w:rPr>
          <w:rFonts w:ascii="Tahoma" w:hAnsi="Tahoma" w:cs="Tahoma"/>
          <w:b/>
          <w:color w:val="auto"/>
          <w:sz w:val="20"/>
          <w:szCs w:val="20"/>
          <w:lang w:val="en-US"/>
        </w:rPr>
      </w:pPr>
      <w:r w:rsidRPr="003307A5">
        <w:rPr>
          <w:rFonts w:ascii="Tahoma" w:hAnsi="Tahoma" w:cs="Tahoma"/>
          <w:b/>
          <w:color w:val="auto"/>
          <w:sz w:val="20"/>
          <w:szCs w:val="20"/>
          <w:lang w:val="en-US"/>
        </w:rPr>
        <w:t>Thông tin Xuất hóa đơn</w:t>
      </w:r>
    </w:p>
    <w:p w14:paraId="1450E1CD" w14:textId="77777777" w:rsidR="000374CD" w:rsidRPr="003307A5" w:rsidRDefault="000374CD" w:rsidP="000374CD">
      <w:pPr>
        <w:widowControl w:val="0"/>
        <w:spacing w:before="120" w:after="120" w:line="276" w:lineRule="auto"/>
        <w:ind w:left="426"/>
        <w:jc w:val="both"/>
        <w:rPr>
          <w:rFonts w:ascii="Tahoma" w:hAnsi="Tahoma" w:cs="Tahoma"/>
          <w:b/>
          <w:color w:val="auto"/>
          <w:sz w:val="20"/>
          <w:szCs w:val="20"/>
        </w:rPr>
      </w:pPr>
      <w:r w:rsidRPr="003307A5">
        <w:rPr>
          <w:rFonts w:ascii="Tahoma" w:hAnsi="Tahoma" w:cs="Tahoma"/>
          <w:color w:val="auto"/>
          <w:sz w:val="20"/>
          <w:szCs w:val="20"/>
          <w:lang w:val="en-US"/>
        </w:rPr>
        <w:t xml:space="preserve">Hóa đơn sẽ được xuất </w:t>
      </w:r>
      <w:r w:rsidRPr="003307A5">
        <w:rPr>
          <w:rFonts w:ascii="Tahoma" w:hAnsi="Tahoma" w:cs="Tahoma"/>
          <w:color w:val="auto"/>
          <w:sz w:val="20"/>
          <w:szCs w:val="20"/>
        </w:rPr>
        <w:t xml:space="preserve">và gửi </w:t>
      </w:r>
      <w:r w:rsidRPr="003307A5">
        <w:rPr>
          <w:rFonts w:ascii="Tahoma" w:hAnsi="Tahoma" w:cs="Tahoma"/>
          <w:color w:val="auto"/>
          <w:sz w:val="20"/>
          <w:szCs w:val="20"/>
          <w:lang w:val="en-US"/>
        </w:rPr>
        <w:t xml:space="preserve">về cho </w:t>
      </w:r>
      <w:r w:rsidRPr="003307A5">
        <w:rPr>
          <w:rFonts w:ascii="Tahoma" w:hAnsi="Tahoma" w:cs="Tahoma"/>
          <w:color w:val="auto"/>
          <w:sz w:val="20"/>
          <w:szCs w:val="20"/>
        </w:rPr>
        <w:t>Khách hàng</w:t>
      </w:r>
      <w:r w:rsidRPr="003307A5">
        <w:rPr>
          <w:rFonts w:ascii="Tahoma" w:hAnsi="Tahoma" w:cs="Tahoma"/>
          <w:color w:val="auto"/>
          <w:sz w:val="20"/>
          <w:szCs w:val="20"/>
          <w:lang w:val="en-US"/>
        </w:rPr>
        <w:t xml:space="preserve"> theo thông tin sau</w:t>
      </w:r>
      <w:r w:rsidRPr="003307A5">
        <w:rPr>
          <w:rFonts w:ascii="Tahoma" w:hAnsi="Tahoma" w:cs="Tahoma"/>
          <w:color w:val="auto"/>
          <w:sz w:val="20"/>
          <w:szCs w:val="20"/>
        </w:rPr>
        <w:t xml:space="preserve">: </w:t>
      </w:r>
    </w:p>
    <w:tbl>
      <w:tblPr>
        <w:tblW w:w="8784" w:type="dxa"/>
        <w:tblInd w:w="567"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3114"/>
        <w:gridCol w:w="5670"/>
      </w:tblGrid>
      <w:tr w:rsidR="000374CD" w:rsidRPr="003307A5" w14:paraId="75BE7534" w14:textId="77777777" w:rsidTr="0096254E">
        <w:tc>
          <w:tcPr>
            <w:tcW w:w="8784" w:type="dxa"/>
            <w:gridSpan w:val="2"/>
          </w:tcPr>
          <w:p w14:paraId="7DF3317D" w14:textId="77777777" w:rsidR="000374CD" w:rsidRPr="003307A5" w:rsidRDefault="000374CD" w:rsidP="0096254E">
            <w:pPr>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rPr>
              <w:t xml:space="preserve">Thông tin </w:t>
            </w:r>
            <w:r w:rsidRPr="003307A5">
              <w:rPr>
                <w:rFonts w:ascii="Tahoma" w:hAnsi="Tahoma" w:cs="Tahoma"/>
                <w:b/>
                <w:color w:val="auto"/>
                <w:sz w:val="20"/>
                <w:szCs w:val="20"/>
                <w:lang w:val="en-US"/>
              </w:rPr>
              <w:t>trên Hóa đơn</w:t>
            </w:r>
          </w:p>
        </w:tc>
      </w:tr>
      <w:tr w:rsidR="000374CD" w:rsidRPr="003307A5" w14:paraId="1CD54A06" w14:textId="77777777" w:rsidTr="0096254E">
        <w:tc>
          <w:tcPr>
            <w:tcW w:w="3114" w:type="dxa"/>
          </w:tcPr>
          <w:p w14:paraId="26A34234"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 xml:space="preserve">Tên </w:t>
            </w:r>
            <w:r>
              <w:rPr>
                <w:rFonts w:ascii="Tahoma" w:hAnsi="Tahoma" w:cs="Tahoma"/>
                <w:color w:val="auto"/>
                <w:sz w:val="20"/>
                <w:szCs w:val="20"/>
                <w:lang w:val="en-US"/>
              </w:rPr>
              <w:t>Khách hàng</w:t>
            </w:r>
            <w:r w:rsidRPr="003307A5">
              <w:rPr>
                <w:rFonts w:ascii="Tahoma" w:hAnsi="Tahoma" w:cs="Tahoma"/>
                <w:color w:val="auto"/>
                <w:sz w:val="20"/>
                <w:szCs w:val="20"/>
              </w:rPr>
              <w:t xml:space="preserve"> </w:t>
            </w:r>
          </w:p>
        </w:tc>
        <w:tc>
          <w:tcPr>
            <w:tcW w:w="5670" w:type="dxa"/>
          </w:tcPr>
          <w:p w14:paraId="602F9789" w14:textId="1CFA763D" w:rsidR="000374CD" w:rsidRPr="0001450F" w:rsidRDefault="00F3181E" w:rsidP="0096254E">
            <w:pPr>
              <w:spacing w:before="120" w:after="120" w:line="276" w:lineRule="auto"/>
              <w:jc w:val="both"/>
              <w:rPr>
                <w:rFonts w:ascii="Tahoma" w:hAnsi="Tahoma" w:cs="Tahoma"/>
                <w:color w:val="auto"/>
                <w:sz w:val="20"/>
                <w:szCs w:val="20"/>
                <w:highlight w:val="yellow"/>
                <w:lang w:val="en-US"/>
              </w:rPr>
            </w:pPr>
            <w:r>
              <w:rPr>
                <w:rFonts w:ascii="Tahoma" w:hAnsi="Tahoma" w:cs="Tahoma"/>
                <w:sz w:val="20"/>
                <w:szCs w:val="20"/>
              </w:rPr>
              <w:t>{{CUSTOMER-NAME}}</w:t>
            </w:r>
          </w:p>
        </w:tc>
      </w:tr>
      <w:tr w:rsidR="000374CD" w:rsidRPr="003307A5" w14:paraId="10A15EF2" w14:textId="77777777" w:rsidTr="0096254E">
        <w:tc>
          <w:tcPr>
            <w:tcW w:w="3114" w:type="dxa"/>
          </w:tcPr>
          <w:p w14:paraId="3D858732"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Mã số thuế</w:t>
            </w:r>
          </w:p>
        </w:tc>
        <w:tc>
          <w:tcPr>
            <w:tcW w:w="5670" w:type="dxa"/>
          </w:tcPr>
          <w:p w14:paraId="46A059C9" w14:textId="6D099A02"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{{CUSTOMER-TAX-CODE}}</w:t>
            </w:r>
          </w:p>
        </w:tc>
      </w:tr>
      <w:tr w:rsidR="000374CD" w:rsidRPr="003307A5" w14:paraId="1A730F21" w14:textId="77777777" w:rsidTr="0096254E">
        <w:tc>
          <w:tcPr>
            <w:tcW w:w="3114" w:type="dxa"/>
          </w:tcPr>
          <w:p w14:paraId="19C4251C"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Địa chỉ trụ sở</w:t>
            </w:r>
          </w:p>
        </w:tc>
        <w:tc>
          <w:tcPr>
            <w:tcW w:w="5670" w:type="dxa"/>
          </w:tcPr>
          <w:p w14:paraId="14D069AF" w14:textId="0A0D6E4E"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{{CUSTOMER-ADDRESS}}</w:t>
            </w:r>
          </w:p>
        </w:tc>
      </w:tr>
      <w:tr w:rsidR="000374CD" w:rsidRPr="003307A5" w14:paraId="7A7A3057" w14:textId="77777777" w:rsidTr="0096254E">
        <w:tc>
          <w:tcPr>
            <w:tcW w:w="8784" w:type="dxa"/>
            <w:gridSpan w:val="2"/>
          </w:tcPr>
          <w:p w14:paraId="4B183370" w14:textId="77777777" w:rsidR="000374CD" w:rsidRPr="003307A5" w:rsidRDefault="000374CD" w:rsidP="0096254E">
            <w:pPr>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Thông tin nhận Hóa đơn</w:t>
            </w:r>
          </w:p>
        </w:tc>
      </w:tr>
      <w:tr w:rsidR="000374CD" w:rsidRPr="003307A5" w14:paraId="6569E58F" w14:textId="77777777" w:rsidTr="0096254E">
        <w:tc>
          <w:tcPr>
            <w:tcW w:w="3114" w:type="dxa"/>
          </w:tcPr>
          <w:p w14:paraId="3C9D85F2" w14:textId="77777777" w:rsidR="000374CD" w:rsidRPr="003307A5" w:rsidRDefault="000374CD" w:rsidP="0096254E">
            <w:pPr>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Người nhận</w:t>
            </w:r>
          </w:p>
        </w:tc>
        <w:tc>
          <w:tcPr>
            <w:tcW w:w="5670" w:type="dxa"/>
          </w:tcPr>
          <w:p w14:paraId="02287700" w14:textId="12DD5A1A"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{{RECEIVER-NAME}}</w:t>
            </w:r>
          </w:p>
        </w:tc>
      </w:tr>
      <w:tr w:rsidR="000374CD" w:rsidRPr="003307A5" w14:paraId="55156426" w14:textId="77777777" w:rsidTr="0096254E">
        <w:tc>
          <w:tcPr>
            <w:tcW w:w="3114" w:type="dxa"/>
          </w:tcPr>
          <w:p w14:paraId="2A987F63" w14:textId="77777777" w:rsidR="000374CD" w:rsidRPr="003307A5" w:rsidRDefault="000374CD" w:rsidP="0096254E">
            <w:pPr>
              <w:spacing w:before="120" w:after="120" w:line="276" w:lineRule="auto"/>
              <w:jc w:val="both"/>
              <w:rPr>
                <w:rFonts w:ascii="Tahoma" w:hAnsi="Tahoma" w:cs="Tahoma"/>
                <w:color w:val="auto"/>
                <w:sz w:val="20"/>
                <w:szCs w:val="20"/>
                <w:lang w:val="en-US"/>
              </w:rPr>
            </w:pPr>
            <w:r w:rsidRPr="003307A5">
              <w:rPr>
                <w:rFonts w:ascii="Tahoma" w:hAnsi="Tahoma" w:cs="Tahoma"/>
                <w:color w:val="auto"/>
                <w:sz w:val="20"/>
                <w:szCs w:val="20"/>
                <w:lang w:val="en-US"/>
              </w:rPr>
              <w:t>Điện thoại</w:t>
            </w:r>
          </w:p>
        </w:tc>
        <w:tc>
          <w:tcPr>
            <w:tcW w:w="5670" w:type="dxa"/>
          </w:tcPr>
          <w:p w14:paraId="375BBAAE" w14:textId="15E73E28"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{{RECEIVER-MOBILE}}</w:t>
            </w:r>
          </w:p>
        </w:tc>
      </w:tr>
      <w:tr w:rsidR="000374CD" w:rsidRPr="003307A5" w14:paraId="7E8D660F" w14:textId="77777777" w:rsidTr="0096254E">
        <w:tc>
          <w:tcPr>
            <w:tcW w:w="3114" w:type="dxa"/>
          </w:tcPr>
          <w:p w14:paraId="30AFF5D3" w14:textId="77777777" w:rsidR="000374CD" w:rsidRPr="003307A5" w:rsidRDefault="000374CD" w:rsidP="0096254E">
            <w:pPr>
              <w:spacing w:before="120" w:after="120" w:line="276" w:lineRule="auto"/>
              <w:jc w:val="both"/>
              <w:rPr>
                <w:rFonts w:ascii="Tahoma" w:hAnsi="Tahoma" w:cs="Tahoma"/>
                <w:color w:val="auto"/>
                <w:sz w:val="20"/>
                <w:szCs w:val="20"/>
                <w:lang w:val="en-US"/>
              </w:rPr>
            </w:pPr>
            <w:r w:rsidRPr="003307A5">
              <w:rPr>
                <w:rFonts w:ascii="Tahoma" w:hAnsi="Tahoma" w:cs="Tahoma"/>
                <w:color w:val="auto"/>
                <w:sz w:val="20"/>
                <w:szCs w:val="20"/>
                <w:lang w:val="en-US"/>
              </w:rPr>
              <w:t>Địa chỉ</w:t>
            </w:r>
          </w:p>
        </w:tc>
        <w:tc>
          <w:tcPr>
            <w:tcW w:w="5670" w:type="dxa"/>
          </w:tcPr>
          <w:p w14:paraId="69766855" w14:textId="3CF2E711" w:rsidR="000374CD" w:rsidRPr="0001450F" w:rsidRDefault="00F3181E" w:rsidP="0096254E">
            <w:pPr>
              <w:spacing w:before="120" w:after="120" w:line="276" w:lineRule="auto"/>
              <w:jc w:val="both"/>
              <w:rPr>
                <w:rFonts w:ascii="Tahoma" w:hAnsi="Tahoma" w:cs="Tahoma"/>
                <w:color w:val="auto"/>
                <w:sz w:val="20"/>
                <w:szCs w:val="20"/>
                <w:highlight w:val="yellow"/>
              </w:rPr>
            </w:pPr>
            <w:r>
              <w:rPr>
                <w:rFonts w:ascii="Tahoma" w:hAnsi="Tahoma" w:cs="Tahoma"/>
                <w:sz w:val="20"/>
                <w:szCs w:val="20"/>
              </w:rPr>
              <w:t>{{RECEIVER-ADDRESS}}</w:t>
            </w:r>
          </w:p>
        </w:tc>
      </w:tr>
      <w:tr w:rsidR="000374CD" w:rsidRPr="003307A5" w14:paraId="35CE8911" w14:textId="77777777" w:rsidTr="0096254E">
        <w:tc>
          <w:tcPr>
            <w:tcW w:w="3114" w:type="dxa"/>
          </w:tcPr>
          <w:p w14:paraId="11913DD8" w14:textId="77777777" w:rsidR="000374CD" w:rsidRPr="003307A5" w:rsidRDefault="000374CD" w:rsidP="0096254E">
            <w:pPr>
              <w:spacing w:before="120" w:after="120" w:line="276" w:lineRule="auto"/>
              <w:jc w:val="both"/>
              <w:rPr>
                <w:rFonts w:ascii="Tahoma" w:hAnsi="Tahoma" w:cs="Tahoma"/>
                <w:color w:val="auto"/>
                <w:sz w:val="20"/>
                <w:szCs w:val="20"/>
                <w:lang w:val="en-US"/>
              </w:rPr>
            </w:pPr>
            <w:r w:rsidRPr="003307A5">
              <w:rPr>
                <w:rFonts w:ascii="Tahoma" w:hAnsi="Tahoma" w:cs="Tahoma"/>
                <w:color w:val="auto"/>
                <w:sz w:val="20"/>
                <w:szCs w:val="20"/>
                <w:lang w:val="en-US"/>
              </w:rPr>
              <w:t>Email</w:t>
            </w:r>
          </w:p>
        </w:tc>
        <w:tc>
          <w:tcPr>
            <w:tcW w:w="5670" w:type="dxa"/>
          </w:tcPr>
          <w:p w14:paraId="0BFE4CA2" w14:textId="5FEC6D81" w:rsidR="000374CD" w:rsidRPr="0001450F" w:rsidRDefault="00F3181E" w:rsidP="0096254E">
            <w:pPr>
              <w:spacing w:before="120" w:after="120" w:line="276" w:lineRule="auto"/>
              <w:jc w:val="both"/>
              <w:rPr>
                <w:rFonts w:ascii="Tahoma" w:hAnsi="Tahoma" w:cs="Tahoma"/>
                <w:color w:val="auto"/>
                <w:sz w:val="20"/>
                <w:szCs w:val="20"/>
                <w:highlight w:val="yellow"/>
                <w:lang w:val="en-US"/>
              </w:rPr>
            </w:pPr>
            <w:r>
              <w:rPr>
                <w:rFonts w:ascii="Tahoma" w:hAnsi="Tahoma" w:cs="Tahoma"/>
                <w:sz w:val="20"/>
                <w:szCs w:val="20"/>
              </w:rPr>
              <w:t>{{RECEIVER-EMAIL}}</w:t>
            </w:r>
          </w:p>
        </w:tc>
      </w:tr>
    </w:tbl>
    <w:p w14:paraId="4F6D1D14"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307A5">
        <w:rPr>
          <w:rFonts w:ascii="Tahoma" w:hAnsi="Tahoma" w:cs="Tahoma"/>
          <w:color w:val="auto"/>
          <w:sz w:val="20"/>
          <w:szCs w:val="20"/>
          <w:lang w:val="en-US"/>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5820575A" w14:textId="77777777" w:rsidTr="0096254E">
        <w:tc>
          <w:tcPr>
            <w:tcW w:w="9571" w:type="dxa"/>
          </w:tcPr>
          <w:p w14:paraId="2801622E"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02</w:t>
            </w:r>
          </w:p>
        </w:tc>
      </w:tr>
    </w:tbl>
    <w:p w14:paraId="6BC3ECF6"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56668E54" w14:textId="77777777" w:rsidR="000374CD" w:rsidRPr="003307A5" w:rsidRDefault="000374CD" w:rsidP="00CB35A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lang w:val="en-US"/>
        </w:rPr>
        <w:br w:type="page"/>
      </w:r>
      <w:r w:rsidRPr="003307A5">
        <w:rPr>
          <w:rFonts w:ascii="Tahoma" w:hAnsi="Tahoma" w:cs="Tahoma"/>
          <w:b/>
          <w:color w:val="auto"/>
          <w:sz w:val="20"/>
          <w:szCs w:val="20"/>
          <w:u w:val="single"/>
          <w:lang w:val="en-US"/>
        </w:rPr>
        <w:lastRenderedPageBreak/>
        <w:t>PHỤ LỤC 03 – QUY ĐỊNH VỀ BỒI THƯỜNG</w:t>
      </w:r>
    </w:p>
    <w:p w14:paraId="376F1B30" w14:textId="77777777" w:rsidR="000374CD" w:rsidRPr="003307A5" w:rsidRDefault="000374CD" w:rsidP="000374CD">
      <w:pPr>
        <w:spacing w:before="120" w:after="120"/>
        <w:jc w:val="both"/>
        <w:outlineLvl w:val="0"/>
        <w:rPr>
          <w:rFonts w:ascii="Tahoma" w:hAnsi="Tahoma" w:cs="Tahoma"/>
          <w:color w:val="auto"/>
          <w:sz w:val="20"/>
          <w:szCs w:val="20"/>
          <w:lang w:val="en-US"/>
        </w:rPr>
      </w:pPr>
      <w:r w:rsidRPr="003307A5">
        <w:rPr>
          <w:rFonts w:ascii="Tahoma" w:hAnsi="Tahoma" w:cs="Tahoma"/>
          <w:color w:val="auto"/>
          <w:sz w:val="20"/>
          <w:szCs w:val="20"/>
          <w:lang w:val="en-US"/>
        </w:rPr>
        <w:t>Trên cơ sở phạm vi và quyền hạn của mình, các Bên khi tham gia Hợp đồng cam kết sẽ bồi thường thiệt hại cho Bên còn lại như sau:</w:t>
      </w:r>
    </w:p>
    <w:p w14:paraId="3C72BEC7"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Giá trị Bưu gửi</w:t>
      </w:r>
    </w:p>
    <w:p w14:paraId="190DB6EE"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r w:rsidRPr="003307A5">
        <w:rPr>
          <w:rFonts w:ascii="Tahoma" w:hAnsi="Tahoma" w:cs="Tahoma"/>
          <w:color w:val="auto"/>
          <w:sz w:val="20"/>
          <w:szCs w:val="20"/>
          <w:lang w:val="it-IT"/>
        </w:rPr>
        <w:t xml:space="preserve">Giá trị Bưu gửi được xác định theo quy định tại Điều này sẽ là căn cứ để tính trách nhiệm bồi thường của GHN theo quy định tại Mục 2 Phụ lục này. </w:t>
      </w:r>
    </w:p>
    <w:p w14:paraId="3E2F8BBF"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r w:rsidRPr="003307A5">
        <w:rPr>
          <w:rFonts w:ascii="Tahoma" w:hAnsi="Tahoma" w:cs="Tahoma"/>
          <w:color w:val="auto"/>
          <w:sz w:val="20"/>
          <w:szCs w:val="20"/>
          <w:lang w:val="it-IT"/>
        </w:rPr>
        <w:t>Giá trị Bưu gửi được xác định là giá trị được ghi/thể hiện trên hóa đơn có giá trị pháp lý mà người bán xuất cho Khách hàng cho việc mua Hàng hóa đó (“</w:t>
      </w:r>
      <w:r w:rsidRPr="003307A5">
        <w:rPr>
          <w:rFonts w:ascii="Tahoma" w:hAnsi="Tahoma" w:cs="Tahoma"/>
          <w:b/>
          <w:color w:val="auto"/>
          <w:sz w:val="20"/>
          <w:szCs w:val="20"/>
          <w:lang w:val="it-IT"/>
        </w:rPr>
        <w:t>Hóa đơn</w:t>
      </w:r>
      <w:proofErr w:type="gramStart"/>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 với điều kiện là mô tả về Hàng hóa được nêu trên Hóa đơn phù hợp với mô tả mà Khách hàng đã khai trên Đơn hàng.</w:t>
      </w:r>
    </w:p>
    <w:p w14:paraId="4110FC92"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sz w:val="20"/>
        </w:rPr>
        <w:tab/>
      </w:r>
      <w:r w:rsidRPr="003307A5">
        <w:rPr>
          <w:rFonts w:ascii="Tahoma" w:hAnsi="Tahoma" w:cs="Tahoma"/>
          <w:b/>
          <w:sz w:val="20"/>
          <w:u w:val="single"/>
        </w:rPr>
        <w:t>Lưu ý</w:t>
      </w:r>
      <w:r w:rsidRPr="003307A5">
        <w:rPr>
          <w:rFonts w:ascii="Tahoma" w:hAnsi="Tahoma" w:cs="Tahoma"/>
          <w:sz w:val="20"/>
        </w:rPr>
        <w:t>: Hóa đơn có giá trị pháp lý là:</w:t>
      </w:r>
    </w:p>
    <w:p w14:paraId="43B6533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giá trị gia tăng, nếu người bán là doanh nghiệp kê khai thuế giá trị gia tăng (“</w:t>
      </w:r>
      <w:r w:rsidRPr="003307A5">
        <w:rPr>
          <w:rFonts w:ascii="Tahoma" w:hAnsi="Tahoma" w:cs="Tahoma"/>
          <w:b/>
          <w:sz w:val="20"/>
        </w:rPr>
        <w:t>GTGT</w:t>
      </w:r>
      <w:r w:rsidRPr="003307A5">
        <w:rPr>
          <w:rFonts w:ascii="Tahoma" w:hAnsi="Tahoma" w:cs="Tahoma"/>
          <w:sz w:val="20"/>
        </w:rPr>
        <w:t>”) theo phương pháp khấu trừ; hoặc</w:t>
      </w:r>
    </w:p>
    <w:p w14:paraId="44A44212"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bán hàng, nếu người bán là doanh nghiệp kê khai thuế GTGT theo phương pháp trực tiếp; hoặc</w:t>
      </w:r>
    </w:p>
    <w:p w14:paraId="6C87907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Bộ hồ sơ kê khai hải quan, nếu Hàng hóa được nhập khẩu từ nước ngoài vào Việt Nam.</w:t>
      </w:r>
    </w:p>
    <w:p w14:paraId="27BF1774"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 xml:space="preserve">Bồi thường bởi GHN </w:t>
      </w:r>
    </w:p>
    <w:p w14:paraId="68F38359"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sz w:val="20"/>
        </w:rPr>
      </w:pPr>
      <w:bookmarkStart w:id="27" w:name="_v0j2z051ldks" w:colFirst="0" w:colLast="0"/>
      <w:bookmarkStart w:id="28" w:name="_hmygzjoownca" w:colFirst="0" w:colLast="0"/>
      <w:bookmarkStart w:id="29" w:name="_kceld9xzek7w" w:colFirst="0" w:colLast="0"/>
      <w:bookmarkEnd w:id="27"/>
      <w:bookmarkEnd w:id="28"/>
      <w:bookmarkEnd w:id="29"/>
      <w:r w:rsidRPr="003307A5">
        <w:rPr>
          <w:rFonts w:ascii="Tahoma" w:hAnsi="Tahoma" w:cs="Tahoma"/>
          <w:b/>
          <w:sz w:val="20"/>
        </w:rPr>
        <w:t>Trường hợp Bưu gửi bị mất, thất lạc, hư hỏng</w:t>
      </w:r>
    </w:p>
    <w:p w14:paraId="6102CEBD"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 xml:space="preserve">GHN sẽ chịu trách nhiệm bồi thường cho </w:t>
      </w:r>
      <w:r w:rsidRPr="003307A5">
        <w:rPr>
          <w:rFonts w:ascii="Tahoma" w:hAnsi="Tahoma" w:cs="Tahoma"/>
          <w:sz w:val="20"/>
          <w:lang w:val="en-US"/>
        </w:rPr>
        <w:t xml:space="preserve">Khách hàng </w:t>
      </w:r>
      <w:r w:rsidRPr="003307A5">
        <w:rPr>
          <w:rFonts w:ascii="Tahoma" w:hAnsi="Tahoma" w:cs="Tahoma"/>
          <w:sz w:val="20"/>
        </w:rPr>
        <w:t xml:space="preserve">nếu Bưu gửi bị hư hỏng, mất mát hoặc thất lạc xảy ra trong quá trình cung ứng Dịch vụ gây ra do lỗi của GHN. Trách nhiệm của GHN chỉ giới hạn trong thiệt hại và tổn thất trực tiếp và thực tế gây ra cho hoặc liên quan đến Bưu gửi. Các loại thiệt hại hoặc tổn thất khác (bao gồm nhưng không hạn chế bởi tổn thất lợi nhuận, thu nhập, cơ hội kinh doanh) sẽ bị loại trừ. </w:t>
      </w:r>
    </w:p>
    <w:p w14:paraId="43C20798" w14:textId="77777777" w:rsidR="000374CD" w:rsidRPr="003307A5" w:rsidRDefault="000374CD" w:rsidP="00E54C45">
      <w:pPr>
        <w:numPr>
          <w:ilvl w:val="0"/>
          <w:numId w:val="11"/>
        </w:numPr>
        <w:spacing w:before="120" w:after="120" w:line="276" w:lineRule="auto"/>
        <w:ind w:left="1701" w:hanging="567"/>
        <w:jc w:val="both"/>
        <w:rPr>
          <w:rFonts w:ascii="Tahoma" w:hAnsi="Tahoma" w:cs="Tahoma"/>
          <w:sz w:val="20"/>
        </w:rPr>
      </w:pPr>
      <w:r w:rsidRPr="003307A5">
        <w:rPr>
          <w:rFonts w:ascii="Tahoma" w:hAnsi="Tahoma" w:cs="Tahoma"/>
          <w:b/>
          <w:sz w:val="20"/>
        </w:rPr>
        <w:t>Bưu gửi là thư từ, tài liệu, ấn phẩm, giấy tờ, hóa đơn, hợp đồng và các loại văn bản khác</w:t>
      </w:r>
      <w:r w:rsidRPr="003307A5">
        <w:rPr>
          <w:rFonts w:ascii="Tahoma" w:hAnsi="Tahoma" w:cs="Tahoma"/>
          <w:sz w:val="20"/>
        </w:rPr>
        <w:t xml:space="preserve">: </w:t>
      </w:r>
    </w:p>
    <w:p w14:paraId="05AA3162"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Trong trường hợp Bưu gửi bị hư hỏng, mất mát hoặc thất lạc, khoản tiền bồi thường GHN sẽ trả cho </w:t>
      </w:r>
      <w:r w:rsidRPr="003307A5">
        <w:rPr>
          <w:rFonts w:ascii="Tahoma" w:hAnsi="Tahoma" w:cs="Tahoma"/>
          <w:sz w:val="20"/>
          <w:lang w:val="en-US"/>
        </w:rPr>
        <w:t xml:space="preserve">Khách hàng </w:t>
      </w:r>
      <w:r w:rsidRPr="003307A5">
        <w:rPr>
          <w:rFonts w:ascii="Tahoma" w:hAnsi="Tahoma" w:cs="Tahoma"/>
          <w:sz w:val="20"/>
        </w:rPr>
        <w:t>sẽ bằng 04 (bốn) lần Cước phí của Dịch vụ đã sử dụng.</w:t>
      </w:r>
    </w:p>
    <w:p w14:paraId="6D3523F0" w14:textId="77777777" w:rsidR="000374CD" w:rsidRPr="003307A5" w:rsidRDefault="000374CD" w:rsidP="00E54C45">
      <w:pPr>
        <w:numPr>
          <w:ilvl w:val="0"/>
          <w:numId w:val="11"/>
        </w:numPr>
        <w:tabs>
          <w:tab w:val="left" w:pos="1701"/>
        </w:tabs>
        <w:spacing w:before="120" w:after="120" w:line="276" w:lineRule="auto"/>
        <w:ind w:left="1701" w:hanging="567"/>
        <w:jc w:val="both"/>
        <w:rPr>
          <w:rFonts w:ascii="Tahoma" w:hAnsi="Tahoma" w:cs="Tahoma"/>
          <w:b/>
          <w:sz w:val="20"/>
        </w:rPr>
      </w:pPr>
      <w:r w:rsidRPr="003307A5">
        <w:rPr>
          <w:rFonts w:ascii="Tahoma" w:hAnsi="Tahoma" w:cs="Tahoma"/>
          <w:b/>
          <w:sz w:val="20"/>
        </w:rPr>
        <w:t>Bưu gửi là vật phẩm, hàng hóa hoặc Phiếu có giá trị quy đổi</w:t>
      </w:r>
      <w:r w:rsidRPr="003307A5">
        <w:rPr>
          <w:rFonts w:ascii="Tahoma" w:hAnsi="Tahoma" w:cs="Tahoma"/>
          <w:b/>
          <w:sz w:val="20"/>
          <w:vertAlign w:val="superscript"/>
        </w:rPr>
        <w:footnoteReference w:id="1"/>
      </w:r>
      <w:r w:rsidRPr="003307A5">
        <w:rPr>
          <w:rFonts w:ascii="Tahoma" w:hAnsi="Tahoma" w:cs="Tahoma"/>
          <w:b/>
          <w:sz w:val="20"/>
        </w:rPr>
        <w:t xml:space="preserve">: </w:t>
      </w:r>
    </w:p>
    <w:p w14:paraId="2AB095E4"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r w:rsidRPr="003307A5">
        <w:rPr>
          <w:rFonts w:ascii="Tahoma" w:hAnsi="Tahoma" w:cs="Tahoma"/>
          <w:b/>
          <w:i/>
          <w:sz w:val="20"/>
        </w:rPr>
        <w:t>Trường hợp Bưu gửi bị mất, thất lạc:</w:t>
      </w:r>
    </w:p>
    <w:p w14:paraId="53730E4A"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 xml:space="preserve">Trong trường hợp Khách hàng có đầy đủ Hóa đơn: </w:t>
      </w:r>
    </w:p>
    <w:p w14:paraId="7FF80B24" w14:textId="77777777" w:rsidR="000374CD" w:rsidRPr="003307A5" w:rsidRDefault="000374CD" w:rsidP="000374CD">
      <w:pPr>
        <w:pStyle w:val="ListParagraph"/>
        <w:spacing w:before="120" w:after="120" w:line="276" w:lineRule="auto"/>
        <w:ind w:left="2552"/>
        <w:contextualSpacing w:val="0"/>
        <w:jc w:val="both"/>
        <w:rPr>
          <w:rFonts w:ascii="Tahoma" w:hAnsi="Tahoma" w:cs="Tahoma"/>
          <w:sz w:val="20"/>
        </w:rPr>
      </w:pPr>
      <w:r w:rsidRPr="003307A5">
        <w:rPr>
          <w:rFonts w:ascii="Tahoma" w:hAnsi="Tahoma" w:cs="Tahoma"/>
          <w:sz w:val="20"/>
        </w:rPr>
        <w:t xml:space="preserve">Khoản tiền bồi thường GHN sẽ trả cho Khách hàng sẽ bằng Giá trị hàng hóa được thể hiện tại Hóa đơn tại Mục 1 Phụ lục này nhưng không vượt quá giá trị mà Khách hàng đã khai báo với GHN (giá trị khai giá). Trong mọi trường hợp, khoản tiền bồi thường sẽ không vượt quá </w:t>
      </w:r>
      <w:r w:rsidRPr="003307A5">
        <w:rPr>
          <w:rFonts w:ascii="Tahoma" w:hAnsi="Tahoma" w:cs="Tahoma"/>
          <w:b/>
          <w:sz w:val="20"/>
        </w:rPr>
        <w:t>5.000.000 VND (Năm triệu đồng)</w:t>
      </w:r>
      <w:r w:rsidRPr="003307A5">
        <w:rPr>
          <w:rFonts w:ascii="Tahoma" w:hAnsi="Tahoma" w:cs="Tahoma"/>
          <w:sz w:val="20"/>
        </w:rPr>
        <w:t>.</w:t>
      </w:r>
    </w:p>
    <w:p w14:paraId="69D0513F"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Trong trường hợp Khách hàng không khai báo giá trị Hàng hóa hoặc không có đầy đủ Hóa đơn: Đền bù tối đa 04 (bốn) lần cước phí Dịch vụ.</w:t>
      </w:r>
    </w:p>
    <w:p w14:paraId="77C9D0C0"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bookmarkStart w:id="30" w:name="_vphhjl6wz4lc" w:colFirst="0" w:colLast="0"/>
      <w:bookmarkEnd w:id="30"/>
      <w:r w:rsidRPr="003307A5">
        <w:rPr>
          <w:rFonts w:ascii="Tahoma" w:hAnsi="Tahoma" w:cs="Tahoma"/>
          <w:b/>
          <w:i/>
          <w:sz w:val="20"/>
        </w:rPr>
        <w:lastRenderedPageBreak/>
        <w:t>Trường hợp Bưu gửi bị hư hỏng:</w:t>
      </w:r>
    </w:p>
    <w:p w14:paraId="145A410D"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Khoản tiền bồi thường sẽ phụ thuộc vào mức độ hư hỏng của Bưu gửi, cụ thể được xác định như sau:</w:t>
      </w:r>
    </w:p>
    <w:p w14:paraId="657E4764" w14:textId="77777777" w:rsidR="000374CD" w:rsidRPr="003307A5" w:rsidRDefault="000374CD" w:rsidP="000374CD">
      <w:pPr>
        <w:pStyle w:val="ListParagraph"/>
        <w:spacing w:before="120" w:after="120" w:line="276" w:lineRule="auto"/>
        <w:ind w:left="2552" w:firstLine="1"/>
        <w:contextualSpacing w:val="0"/>
        <w:jc w:val="both"/>
        <w:rPr>
          <w:rFonts w:ascii="Tahoma" w:hAnsi="Tahoma" w:cs="Tahoma"/>
          <w:sz w:val="20"/>
        </w:rPr>
      </w:pPr>
      <w:r w:rsidRPr="003307A5">
        <w:rPr>
          <w:rFonts w:ascii="Tahoma" w:hAnsi="Tahoma" w:cs="Tahoma"/>
          <w:b/>
          <w:i/>
          <w:sz w:val="20"/>
        </w:rPr>
        <w:t xml:space="preserve">Khoản tiền bồi thường hư hỏng = Khoản tiền bồi thường mất hàng được xác định theo </w:t>
      </w:r>
      <w:r w:rsidRPr="003307A5">
        <w:rPr>
          <w:rFonts w:ascii="Tahoma" w:hAnsi="Tahoma" w:cs="Tahoma"/>
          <w:b/>
          <w:i/>
          <w:sz w:val="20"/>
          <w:lang w:val="en-US"/>
        </w:rPr>
        <w:t>Mục</w:t>
      </w:r>
      <w:r w:rsidRPr="003307A5">
        <w:rPr>
          <w:rFonts w:ascii="Tahoma" w:hAnsi="Tahoma" w:cs="Tahoma"/>
          <w:b/>
          <w:i/>
          <w:sz w:val="20"/>
        </w:rPr>
        <w:t xml:space="preserve"> 2.1(b.1) </w:t>
      </w:r>
      <w:r w:rsidRPr="003307A5">
        <w:rPr>
          <w:rFonts w:ascii="Tahoma" w:hAnsi="Tahoma" w:cs="Tahoma"/>
          <w:sz w:val="20"/>
        </w:rPr>
        <w:t xml:space="preserve">x </w:t>
      </w:r>
      <w:r w:rsidRPr="003307A5">
        <w:rPr>
          <w:rFonts w:ascii="Tahoma" w:hAnsi="Tahoma" w:cs="Tahoma"/>
          <w:i/>
          <w:sz w:val="20"/>
        </w:rPr>
        <w:t>(nhân với)</w:t>
      </w:r>
      <w:r w:rsidRPr="003307A5">
        <w:rPr>
          <w:rFonts w:ascii="Tahoma" w:hAnsi="Tahoma" w:cs="Tahoma"/>
          <w:b/>
          <w:i/>
          <w:sz w:val="20"/>
        </w:rPr>
        <w:t xml:space="preserve"> mức bồi thường </w:t>
      </w:r>
      <w:r w:rsidRPr="003307A5">
        <w:rPr>
          <w:rFonts w:ascii="Tahoma" w:hAnsi="Tahoma" w:cs="Tahoma"/>
          <w:i/>
          <w:sz w:val="20"/>
        </w:rPr>
        <w:t>(quy định trong Bảng giá trị bồi thường đối với hàng hóa hư hỏng dưới đây)</w:t>
      </w:r>
      <w:r w:rsidRPr="003307A5">
        <w:rPr>
          <w:rFonts w:ascii="Tahoma" w:hAnsi="Tahoma" w:cs="Tahoma"/>
          <w:b/>
          <w:i/>
          <w:sz w:val="20"/>
        </w:rPr>
        <w:t xml:space="preserve"> </w:t>
      </w:r>
      <w:r w:rsidRPr="003307A5">
        <w:rPr>
          <w:rFonts w:ascii="Tahoma" w:hAnsi="Tahoma" w:cs="Tahoma"/>
          <w:b/>
          <w:i/>
          <w:color w:val="FF0000"/>
          <w:sz w:val="20"/>
          <w:vertAlign w:val="superscript"/>
        </w:rPr>
        <w:t>(**)</w:t>
      </w:r>
    </w:p>
    <w:p w14:paraId="3885C5F5"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b/>
          <w:sz w:val="20"/>
        </w:rPr>
        <w:t xml:space="preserve"> Bảng giá trị bồi thường đối với hàng hóa hư hỏng:</w:t>
      </w:r>
      <w:r w:rsidRPr="003307A5">
        <w:rPr>
          <w:rFonts w:ascii="Tahoma" w:hAnsi="Tahoma" w:cs="Tahoma"/>
          <w:sz w:val="20"/>
        </w:rPr>
        <w:t xml:space="preserve"> </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5"/>
        <w:gridCol w:w="1843"/>
        <w:gridCol w:w="3612"/>
      </w:tblGrid>
      <w:tr w:rsidR="000374CD" w:rsidRPr="003307A5" w14:paraId="02A2420F" w14:textId="77777777" w:rsidTr="0096254E">
        <w:trPr>
          <w:trHeight w:val="567"/>
          <w:jc w:val="center"/>
        </w:trPr>
        <w:tc>
          <w:tcPr>
            <w:tcW w:w="4005" w:type="dxa"/>
            <w:shd w:val="clear" w:color="auto" w:fill="ED7D31"/>
            <w:vAlign w:val="center"/>
            <w:hideMark/>
          </w:tcPr>
          <w:p w14:paraId="7F0820CA"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Loại hư hỏng</w:t>
            </w:r>
          </w:p>
        </w:tc>
        <w:tc>
          <w:tcPr>
            <w:tcW w:w="1843" w:type="dxa"/>
            <w:shd w:val="clear" w:color="auto" w:fill="ED7D31"/>
            <w:vAlign w:val="center"/>
            <w:hideMark/>
          </w:tcPr>
          <w:p w14:paraId="75DEEEF3"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Mức bồi thường</w:t>
            </w:r>
          </w:p>
        </w:tc>
        <w:tc>
          <w:tcPr>
            <w:tcW w:w="3612" w:type="dxa"/>
            <w:shd w:val="clear" w:color="auto" w:fill="ED7D31"/>
            <w:vAlign w:val="center"/>
            <w:hideMark/>
          </w:tcPr>
          <w:p w14:paraId="0481CD01"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Khoản tiền bồi thường</w:t>
            </w:r>
          </w:p>
        </w:tc>
      </w:tr>
      <w:tr w:rsidR="000374CD" w:rsidRPr="003307A5" w14:paraId="710ADAE4" w14:textId="77777777" w:rsidTr="0096254E">
        <w:trPr>
          <w:trHeight w:val="1381"/>
          <w:jc w:val="center"/>
        </w:trPr>
        <w:tc>
          <w:tcPr>
            <w:tcW w:w="4005" w:type="dxa"/>
            <w:vAlign w:val="center"/>
            <w:hideMark/>
          </w:tcPr>
          <w:p w14:paraId="25CCF0C0" w14:textId="77777777" w:rsidR="000374CD" w:rsidRPr="003307A5" w:rsidRDefault="000374CD" w:rsidP="0096254E">
            <w:pPr>
              <w:jc w:val="both"/>
              <w:rPr>
                <w:rFonts w:ascii="Tahoma" w:hAnsi="Tahoma" w:cs="Tahoma"/>
                <w:sz w:val="20"/>
              </w:rPr>
            </w:pPr>
            <w:r w:rsidRPr="003307A5">
              <w:rPr>
                <w:rFonts w:ascii="Tahoma" w:hAnsi="Tahoma" w:cs="Tahoma"/>
                <w:sz w:val="20"/>
              </w:rPr>
              <w:t>Hàng hóa trong Bưu gửi còn nguyên, tuy nhiên bao bì bên ngoài của Bưu gửi bị:</w:t>
            </w:r>
          </w:p>
          <w:p w14:paraId="423CAB2D"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vỡ, ướt thùng hàng, hộp đựng hàng.</w:t>
            </w:r>
          </w:p>
          <w:p w14:paraId="2C7FBB62"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tem niêm phong của nhà sản xuất, sản phẩm còn nguyên.</w:t>
            </w:r>
          </w:p>
        </w:tc>
        <w:tc>
          <w:tcPr>
            <w:tcW w:w="1843" w:type="dxa"/>
            <w:vAlign w:val="center"/>
            <w:hideMark/>
          </w:tcPr>
          <w:p w14:paraId="3B4476DE" w14:textId="77777777" w:rsidR="000374CD" w:rsidRPr="003307A5" w:rsidRDefault="000374CD" w:rsidP="0096254E">
            <w:pPr>
              <w:jc w:val="center"/>
              <w:rPr>
                <w:rFonts w:ascii="Tahoma" w:hAnsi="Tahoma" w:cs="Tahoma"/>
                <w:sz w:val="20"/>
              </w:rPr>
            </w:pPr>
            <w:r w:rsidRPr="003307A5">
              <w:rPr>
                <w:rFonts w:ascii="Tahoma" w:hAnsi="Tahoma" w:cs="Tahoma"/>
                <w:sz w:val="20"/>
              </w:rPr>
              <w:t>5%</w:t>
            </w:r>
          </w:p>
        </w:tc>
        <w:tc>
          <w:tcPr>
            <w:tcW w:w="3612" w:type="dxa"/>
            <w:vAlign w:val="center"/>
            <w:hideMark/>
          </w:tcPr>
          <w:p w14:paraId="4C90FB70"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Pr>
                <w:rFonts w:ascii="Tahoma" w:hAnsi="Tahoma" w:cs="Tahoma"/>
                <w:b/>
                <w:i/>
                <w:sz w:val="20"/>
              </w:rPr>
              <w:t xml:space="preserve"> </w:t>
            </w:r>
            <w:r w:rsidRPr="003307A5">
              <w:rPr>
                <w:rFonts w:ascii="Tahoma" w:hAnsi="Tahoma" w:cs="Tahoma"/>
                <w:sz w:val="20"/>
              </w:rPr>
              <w:t>x 5%</w:t>
            </w:r>
          </w:p>
        </w:tc>
      </w:tr>
      <w:tr w:rsidR="000374CD" w:rsidRPr="003307A5" w14:paraId="0BA641EE" w14:textId="77777777" w:rsidTr="0096254E">
        <w:trPr>
          <w:trHeight w:val="567"/>
          <w:jc w:val="center"/>
        </w:trPr>
        <w:tc>
          <w:tcPr>
            <w:tcW w:w="4005" w:type="dxa"/>
            <w:vAlign w:val="center"/>
            <w:hideMark/>
          </w:tcPr>
          <w:p w14:paraId="487C498D"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đến 50%</w:t>
            </w:r>
          </w:p>
        </w:tc>
        <w:tc>
          <w:tcPr>
            <w:tcW w:w="1843" w:type="dxa"/>
            <w:vAlign w:val="center"/>
            <w:hideMark/>
          </w:tcPr>
          <w:p w14:paraId="631E6F47" w14:textId="77777777" w:rsidR="000374CD" w:rsidRPr="003307A5" w:rsidRDefault="000374CD" w:rsidP="0096254E">
            <w:pPr>
              <w:jc w:val="center"/>
              <w:rPr>
                <w:rFonts w:ascii="Tahoma" w:hAnsi="Tahoma" w:cs="Tahoma"/>
                <w:sz w:val="20"/>
              </w:rPr>
            </w:pPr>
            <w:r w:rsidRPr="003307A5">
              <w:rPr>
                <w:rFonts w:ascii="Tahoma" w:hAnsi="Tahoma" w:cs="Tahoma"/>
                <w:sz w:val="20"/>
              </w:rPr>
              <w:t>50%</w:t>
            </w:r>
          </w:p>
        </w:tc>
        <w:tc>
          <w:tcPr>
            <w:tcW w:w="3612" w:type="dxa"/>
            <w:vAlign w:val="center"/>
            <w:hideMark/>
          </w:tcPr>
          <w:p w14:paraId="219FD475"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50%</w:t>
            </w:r>
          </w:p>
        </w:tc>
      </w:tr>
      <w:tr w:rsidR="000374CD" w:rsidRPr="003307A5" w14:paraId="38026736" w14:textId="77777777" w:rsidTr="0096254E">
        <w:trPr>
          <w:trHeight w:val="567"/>
          <w:jc w:val="center"/>
        </w:trPr>
        <w:tc>
          <w:tcPr>
            <w:tcW w:w="4005" w:type="dxa"/>
            <w:vAlign w:val="center"/>
            <w:hideMark/>
          </w:tcPr>
          <w:p w14:paraId="043C0E7F"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trên 50%</w:t>
            </w:r>
          </w:p>
        </w:tc>
        <w:tc>
          <w:tcPr>
            <w:tcW w:w="1843" w:type="dxa"/>
            <w:vAlign w:val="center"/>
            <w:hideMark/>
          </w:tcPr>
          <w:p w14:paraId="0F04D91C" w14:textId="77777777" w:rsidR="000374CD" w:rsidRPr="003307A5" w:rsidRDefault="000374CD" w:rsidP="0096254E">
            <w:pPr>
              <w:jc w:val="center"/>
              <w:rPr>
                <w:rFonts w:ascii="Tahoma" w:hAnsi="Tahoma" w:cs="Tahoma"/>
                <w:sz w:val="20"/>
              </w:rPr>
            </w:pPr>
            <w:r w:rsidRPr="003307A5">
              <w:rPr>
                <w:rFonts w:ascii="Tahoma" w:hAnsi="Tahoma" w:cs="Tahoma"/>
                <w:sz w:val="20"/>
              </w:rPr>
              <w:t>100%</w:t>
            </w:r>
          </w:p>
        </w:tc>
        <w:tc>
          <w:tcPr>
            <w:tcW w:w="3612" w:type="dxa"/>
            <w:vAlign w:val="center"/>
            <w:hideMark/>
          </w:tcPr>
          <w:p w14:paraId="4809B8C6"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100%</w:t>
            </w:r>
          </w:p>
        </w:tc>
      </w:tr>
    </w:tbl>
    <w:p w14:paraId="4F3E4FF1" w14:textId="77777777" w:rsidR="000374CD" w:rsidRPr="003307A5" w:rsidRDefault="000374CD" w:rsidP="00BB77EE">
      <w:pPr>
        <w:pStyle w:val="ListParagraph"/>
        <w:numPr>
          <w:ilvl w:val="1"/>
          <w:numId w:val="10"/>
        </w:numPr>
        <w:tabs>
          <w:tab w:val="left" w:pos="1134"/>
        </w:tabs>
        <w:spacing w:before="120" w:after="120" w:line="276" w:lineRule="auto"/>
        <w:contextualSpacing w:val="0"/>
        <w:jc w:val="both"/>
        <w:rPr>
          <w:rFonts w:ascii="Tahoma" w:hAnsi="Tahoma" w:cs="Tahoma"/>
          <w:sz w:val="20"/>
        </w:rPr>
      </w:pPr>
      <w:r w:rsidRPr="003307A5">
        <w:rPr>
          <w:rFonts w:ascii="Tahoma" w:hAnsi="Tahoma" w:cs="Tahoma"/>
          <w:sz w:val="20"/>
          <w:lang w:val="en-US"/>
        </w:rPr>
        <w:t xml:space="preserve">Khách hàng </w:t>
      </w:r>
      <w:r w:rsidRPr="003307A5">
        <w:rPr>
          <w:rFonts w:ascii="Tahoma" w:hAnsi="Tahoma" w:cs="Tahoma"/>
          <w:sz w:val="20"/>
        </w:rPr>
        <w:t xml:space="preserve">thừa nhận và đồng ý rằng: (i) GHN sẽ bồi thường cho trường hợp Bưu gửi bị hư hỏng mà không có nghĩa vụ phải truy cứu nguyên nhân của các hư hỏng đó; (ii) Mức độ hư hỏng của Bưu gửi và Giá trị Bưu gửi sẽ do GHN có toàn quyền xác minh và quyết định; và (iii) trong trường hợp Bưu gửi bị hư hỏng trên 50% thì GHN sẽ được quyền sở hữu hàng hóa trong Bưu gửi đó. </w:t>
      </w:r>
      <w:r w:rsidRPr="003307A5">
        <w:rPr>
          <w:rFonts w:ascii="Tahoma" w:hAnsi="Tahoma" w:cs="Tahoma"/>
          <w:sz w:val="20"/>
          <w:lang w:val="en-US"/>
        </w:rPr>
        <w:t>Khách hàng</w:t>
      </w:r>
      <w:r w:rsidRPr="003307A5">
        <w:rPr>
          <w:rFonts w:ascii="Tahoma" w:hAnsi="Tahoma" w:cs="Tahoma"/>
          <w:sz w:val="20"/>
        </w:rPr>
        <w:t xml:space="preserve"> cam kết sẽ ký kết các tài liệu cần thiết cho mục đích chuyển quyền sở hữu đối với hàng hóa đó.</w:t>
      </w:r>
    </w:p>
    <w:p w14:paraId="248DBBC6"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sz w:val="20"/>
        </w:rPr>
      </w:pPr>
      <w:r w:rsidRPr="003307A5">
        <w:rPr>
          <w:rFonts w:ascii="Tahoma" w:hAnsi="Tahoma" w:cs="Tahoma"/>
          <w:b/>
          <w:i/>
          <w:sz w:val="20"/>
        </w:rPr>
        <w:t>Trường hợp mất, thất lạc hoặc hư hỏng một hoặc một vài sản phẩm không đi liền theo bộ trong cùng một Bưu gửi:</w:t>
      </w:r>
    </w:p>
    <w:p w14:paraId="6C6971FE" w14:textId="77777777" w:rsidR="000374CD" w:rsidRPr="003307A5" w:rsidRDefault="000374CD" w:rsidP="00E54C45">
      <w:pPr>
        <w:pStyle w:val="ListParagraph"/>
        <w:numPr>
          <w:ilvl w:val="0"/>
          <w:numId w:val="14"/>
        </w:numPr>
        <w:spacing w:before="120" w:after="120" w:line="276" w:lineRule="auto"/>
        <w:ind w:left="2835" w:hanging="539"/>
        <w:contextualSpacing w:val="0"/>
        <w:jc w:val="both"/>
        <w:rPr>
          <w:rFonts w:ascii="Tahoma" w:hAnsi="Tahoma" w:cs="Tahoma"/>
          <w:sz w:val="20"/>
        </w:rPr>
      </w:pPr>
      <w:r w:rsidRPr="003307A5">
        <w:rPr>
          <w:rFonts w:ascii="Tahoma" w:hAnsi="Tahoma" w:cs="Tahoma"/>
          <w:sz w:val="20"/>
        </w:rPr>
        <w:t xml:space="preserve">Trường hợp xảy ra </w:t>
      </w:r>
      <w:r w:rsidRPr="003307A5">
        <w:rPr>
          <w:rFonts w:ascii="Tahoma" w:hAnsi="Tahoma" w:cs="Tahoma"/>
          <w:b/>
          <w:sz w:val="20"/>
        </w:rPr>
        <w:t>mất, thất lạc</w:t>
      </w:r>
      <w:r w:rsidRPr="003307A5">
        <w:rPr>
          <w:rFonts w:ascii="Tahoma" w:hAnsi="Tahoma" w:cs="Tahoma"/>
          <w:sz w:val="20"/>
        </w:rPr>
        <w:t xml:space="preserve"> một hoặc một vài sản phẩm không đi liền theo bộ trong cùng một Bưu gửi: </w:t>
      </w:r>
    </w:p>
    <w:p w14:paraId="24472006" w14:textId="77777777" w:rsidR="000374CD" w:rsidRPr="003307A5" w:rsidRDefault="000374CD" w:rsidP="000374CD">
      <w:pPr>
        <w:pStyle w:val="ListParagraph"/>
        <w:spacing w:before="120" w:after="120" w:line="276" w:lineRule="auto"/>
        <w:ind w:left="2694" w:firstLine="141"/>
        <w:contextualSpacing w:val="0"/>
        <w:jc w:val="both"/>
        <w:rPr>
          <w:rFonts w:ascii="Tahoma" w:hAnsi="Tahoma" w:cs="Tahoma"/>
          <w:sz w:val="20"/>
        </w:rPr>
      </w:pPr>
      <w:r w:rsidRPr="003307A5">
        <w:rPr>
          <w:rFonts w:ascii="Tahoma" w:hAnsi="Tahoma" w:cs="Tahoma"/>
          <w:sz w:val="20"/>
        </w:rPr>
        <w:t>Khoản tiền bồi thường được xác định theo công thức sau:</w:t>
      </w:r>
    </w:p>
    <w:tbl>
      <w:tblPr>
        <w:tblW w:w="9710" w:type="dxa"/>
        <w:jc w:val="center"/>
        <w:tblLook w:val="04A0" w:firstRow="1" w:lastRow="0" w:firstColumn="1" w:lastColumn="0" w:noHBand="0" w:noVBand="1"/>
      </w:tblPr>
      <w:tblGrid>
        <w:gridCol w:w="2055"/>
        <w:gridCol w:w="4677"/>
        <w:gridCol w:w="2978"/>
      </w:tblGrid>
      <w:tr w:rsidR="000374CD" w:rsidRPr="003307A5" w14:paraId="1C28600D" w14:textId="77777777" w:rsidTr="0096254E">
        <w:trPr>
          <w:jc w:val="center"/>
        </w:trPr>
        <w:tc>
          <w:tcPr>
            <w:tcW w:w="2055" w:type="dxa"/>
            <w:vMerge w:val="restart"/>
            <w:vAlign w:val="center"/>
          </w:tcPr>
          <w:p w14:paraId="57A45EAB"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Khoản tiền bồi thường =</w:t>
            </w:r>
          </w:p>
        </w:tc>
        <w:tc>
          <w:tcPr>
            <w:tcW w:w="4677" w:type="dxa"/>
            <w:tcBorders>
              <w:bottom w:val="single" w:sz="4" w:space="0" w:color="auto"/>
            </w:tcBorders>
            <w:vAlign w:val="center"/>
          </w:tcPr>
          <w:p w14:paraId="57D0B3D1"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Khoản tiền bồi thường được xác định theo Mục 2.1 (b.1)</w:t>
            </w:r>
          </w:p>
        </w:tc>
        <w:tc>
          <w:tcPr>
            <w:tcW w:w="2978" w:type="dxa"/>
            <w:vMerge w:val="restart"/>
            <w:vAlign w:val="center"/>
          </w:tcPr>
          <w:p w14:paraId="7C8F2FC4"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x (nhân với) số lượng sản phẩm bị mất</w:t>
            </w:r>
          </w:p>
        </w:tc>
      </w:tr>
      <w:tr w:rsidR="000374CD" w:rsidRPr="003307A5" w14:paraId="530C109B" w14:textId="77777777" w:rsidTr="0096254E">
        <w:trPr>
          <w:jc w:val="center"/>
        </w:trPr>
        <w:tc>
          <w:tcPr>
            <w:tcW w:w="2055" w:type="dxa"/>
            <w:vMerge/>
            <w:vAlign w:val="center"/>
          </w:tcPr>
          <w:p w14:paraId="53F99149"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c>
          <w:tcPr>
            <w:tcW w:w="4677" w:type="dxa"/>
            <w:tcBorders>
              <w:top w:val="single" w:sz="4" w:space="0" w:color="auto"/>
            </w:tcBorders>
            <w:vAlign w:val="center"/>
          </w:tcPr>
          <w:p w14:paraId="28479110"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Tổng số sản phẩm trong đơn hàng</w:t>
            </w:r>
          </w:p>
        </w:tc>
        <w:tc>
          <w:tcPr>
            <w:tcW w:w="2978" w:type="dxa"/>
            <w:vMerge/>
            <w:vAlign w:val="center"/>
          </w:tcPr>
          <w:p w14:paraId="5C94C9BC"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r>
    </w:tbl>
    <w:p w14:paraId="10E5E5F3" w14:textId="77777777" w:rsidR="000374CD" w:rsidRPr="003307A5" w:rsidRDefault="000374CD" w:rsidP="00E54C45">
      <w:pPr>
        <w:pStyle w:val="ListParagraph"/>
        <w:numPr>
          <w:ilvl w:val="0"/>
          <w:numId w:val="14"/>
        </w:numPr>
        <w:spacing w:before="120" w:after="120" w:line="276" w:lineRule="auto"/>
        <w:ind w:left="2694" w:hanging="540"/>
        <w:contextualSpacing w:val="0"/>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hư hỏng</w:t>
      </w:r>
      <w:r w:rsidRPr="003307A5">
        <w:rPr>
          <w:rFonts w:ascii="Tahoma" w:hAnsi="Tahoma" w:cs="Tahoma"/>
          <w:sz w:val="20"/>
        </w:rPr>
        <w:t xml:space="preserve"> một hoặc một vài sản phẩm không đi liền theo bộ trong cùng một Bưu gửi: </w:t>
      </w:r>
    </w:p>
    <w:p w14:paraId="5EB3545F" w14:textId="77777777" w:rsidR="000374CD" w:rsidRPr="003307A5" w:rsidRDefault="000374CD" w:rsidP="000374CD">
      <w:pPr>
        <w:pStyle w:val="ListParagraph"/>
        <w:spacing w:before="120" w:after="120" w:line="276" w:lineRule="auto"/>
        <w:ind w:left="2694"/>
        <w:contextualSpacing w:val="0"/>
        <w:jc w:val="both"/>
        <w:rPr>
          <w:rFonts w:ascii="Tahoma" w:hAnsi="Tahoma" w:cs="Tahoma"/>
          <w:sz w:val="20"/>
        </w:rPr>
      </w:pPr>
      <w:r w:rsidRPr="003307A5">
        <w:rPr>
          <w:rFonts w:ascii="Tahoma" w:hAnsi="Tahoma" w:cs="Tahoma"/>
          <w:sz w:val="20"/>
        </w:rPr>
        <w:t>Khoản ti</w:t>
      </w:r>
      <w:r w:rsidRPr="003307A5">
        <w:rPr>
          <w:rFonts w:ascii="Tahoma" w:hAnsi="Tahoma" w:cs="Tahoma"/>
          <w:sz w:val="20"/>
          <w:lang w:val="en-US"/>
        </w:rPr>
        <w:t>ền</w:t>
      </w:r>
      <w:r w:rsidRPr="003307A5">
        <w:rPr>
          <w:rFonts w:ascii="Tahoma" w:hAnsi="Tahoma" w:cs="Tahoma"/>
          <w:sz w:val="20"/>
        </w:rPr>
        <w:t xml:space="preserve"> bồi thường được xác đinh theo công thức sau:</w:t>
      </w:r>
    </w:p>
    <w:p w14:paraId="20B8AA17" w14:textId="77777777" w:rsidR="000374CD" w:rsidRPr="003307A5" w:rsidRDefault="000374CD" w:rsidP="000374CD">
      <w:pPr>
        <w:pStyle w:val="ListParagraph"/>
        <w:spacing w:before="120" w:after="120"/>
        <w:ind w:left="1134"/>
        <w:contextualSpacing w:val="0"/>
        <w:jc w:val="both"/>
        <w:rPr>
          <w:rFonts w:ascii="Tahoma" w:hAnsi="Tahoma" w:cs="Tahoma"/>
          <w:b/>
          <w:i/>
          <w:sz w:val="20"/>
        </w:rPr>
      </w:pPr>
      <w:r w:rsidRPr="003307A5">
        <w:rPr>
          <w:rFonts w:ascii="Tahoma" w:hAnsi="Tahoma" w:cs="Tahoma"/>
          <w:b/>
          <w:i/>
          <w:sz w:val="20"/>
        </w:rPr>
        <w:t xml:space="preserve">Khoản tiền bồi thường = Khoản tiền bồi thường mất hàng nêu tại </w:t>
      </w:r>
      <w:r w:rsidRPr="003307A5">
        <w:rPr>
          <w:rFonts w:ascii="Tahoma" w:hAnsi="Tahoma" w:cs="Tahoma"/>
          <w:b/>
          <w:i/>
          <w:sz w:val="20"/>
          <w:lang w:val="en-US"/>
        </w:rPr>
        <w:t xml:space="preserve">Mục </w:t>
      </w:r>
      <w:r w:rsidRPr="003307A5">
        <w:rPr>
          <w:rFonts w:ascii="Tahoma" w:hAnsi="Tahoma" w:cs="Tahoma"/>
          <w:b/>
          <w:i/>
          <w:sz w:val="20"/>
        </w:rPr>
        <w:t xml:space="preserve">2.1(b.3.i) </w:t>
      </w:r>
      <w:r w:rsidRPr="003307A5">
        <w:rPr>
          <w:rFonts w:ascii="Tahoma" w:hAnsi="Tahoma" w:cs="Tahoma"/>
          <w:sz w:val="20"/>
        </w:rPr>
        <w:t xml:space="preserve">x </w:t>
      </w:r>
      <w:r w:rsidRPr="003307A5">
        <w:rPr>
          <w:rFonts w:ascii="Tahoma" w:hAnsi="Tahoma" w:cs="Tahoma"/>
          <w:i/>
          <w:sz w:val="20"/>
        </w:rPr>
        <w:t xml:space="preserve">(nhân với) </w:t>
      </w:r>
      <w:r w:rsidRPr="003307A5">
        <w:rPr>
          <w:rFonts w:ascii="Tahoma" w:hAnsi="Tahoma" w:cs="Tahoma"/>
          <w:b/>
          <w:i/>
          <w:sz w:val="20"/>
        </w:rPr>
        <w:t xml:space="preserve">mức bồi thường theo Bảng giá trị bồi thường đối với hàng hóa hư hỏng (tại </w:t>
      </w:r>
      <w:r w:rsidRPr="003307A5">
        <w:rPr>
          <w:rFonts w:ascii="Tahoma" w:hAnsi="Tahoma" w:cs="Tahoma"/>
          <w:b/>
          <w:i/>
          <w:sz w:val="20"/>
          <w:lang w:val="en-US"/>
        </w:rPr>
        <w:t>Mục</w:t>
      </w:r>
      <w:r w:rsidRPr="003307A5">
        <w:rPr>
          <w:rFonts w:ascii="Tahoma" w:hAnsi="Tahoma" w:cs="Tahoma"/>
          <w:b/>
          <w:i/>
          <w:sz w:val="20"/>
        </w:rPr>
        <w:t xml:space="preserve"> 2.1(b.2))</w:t>
      </w:r>
    </w:p>
    <w:p w14:paraId="6761E535"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 xml:space="preserve">Trường hợp </w:t>
      </w:r>
      <w:r w:rsidRPr="003307A5">
        <w:rPr>
          <w:rFonts w:ascii="Tahoma" w:hAnsi="Tahoma" w:cs="Tahoma"/>
          <w:b/>
          <w:sz w:val="20"/>
          <w:lang w:val="en-US"/>
        </w:rPr>
        <w:t>không xử lý</w:t>
      </w:r>
      <w:r w:rsidRPr="003307A5">
        <w:rPr>
          <w:rFonts w:ascii="Tahoma" w:hAnsi="Tahoma" w:cs="Tahoma"/>
          <w:b/>
          <w:sz w:val="20"/>
        </w:rPr>
        <w:t xml:space="preserve"> Bưu gửi</w:t>
      </w:r>
    </w:p>
    <w:p w14:paraId="31A30C94"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lastRenderedPageBreak/>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w:t>
      </w:r>
    </w:p>
    <w:p w14:paraId="572659F0"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t>Thời gian xử lý Bưu gửi được xác định là:</w:t>
      </w:r>
    </w:p>
    <w:p w14:paraId="755533A9"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r w:rsidRPr="003307A5">
        <w:rPr>
          <w:rFonts w:ascii="Tahoma" w:hAnsi="Tahoma" w:cs="Tahoma"/>
          <w:i/>
          <w:sz w:val="20"/>
          <w:szCs w:val="21"/>
          <w:lang w:val="it-IT"/>
        </w:rPr>
        <w:t>Đối với trường hợp thông thường: Tùy vào thời điểm nào đến sau, thời gian xử lý Bưu gửi được xác định là không quá 30 (ba mươi) ngày tính từ ngày (i) Bưu gửi được GHN nhận từ Khách hàng; hoặc (ii) ngày giao phát không thành công;</w:t>
      </w:r>
    </w:p>
    <w:p w14:paraId="60ABD4AD"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r w:rsidRPr="003307A5">
        <w:rPr>
          <w:rFonts w:ascii="Tahoma" w:hAnsi="Tahoma" w:cs="Tahoma"/>
          <w:i/>
          <w:sz w:val="20"/>
          <w:szCs w:val="21"/>
          <w:lang w:val="it-IT"/>
        </w:rPr>
        <w:t>Trong trường hợp xảy ra Sự kiện bất khả kháng: Tùy vào thời điểm nào đến sau, thời gian xử lý Bưu gửi được xác định là không quá 45 (bốn mươi lăm) ngày tính từ ngày (i) Bưu gửi được GHN nhận từ Khách hàng; hoặc (ii) ngày giao phát không thành công.</w:t>
      </w:r>
    </w:p>
    <w:p w14:paraId="3B0ADB79"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Quy định trên không áp dụng cho trường hợp hai bên đang có tranh chấp về Đơn hàng hoặc GHN trả Bưu gửi nhưng Khách hàng từ chối nhận lại Bưu gửi.</w:t>
      </w:r>
    </w:p>
    <w:p w14:paraId="2A9276A4"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bookmarkStart w:id="31" w:name="_80xont5skmi9" w:colFirst="0" w:colLast="0"/>
      <w:bookmarkEnd w:id="31"/>
      <w:r w:rsidRPr="003307A5">
        <w:rPr>
          <w:rFonts w:ascii="Tahoma" w:hAnsi="Tahoma" w:cs="Tahoma"/>
          <w:b/>
          <w:sz w:val="20"/>
        </w:rPr>
        <w:t>Bồi thường đối với Bưu gửi hoàn trả không thành công</w:t>
      </w:r>
    </w:p>
    <w:p w14:paraId="4FDE4892"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Đối với Bưu gửi giao không thành công nhưng khi hoàn trả lại cho Khách hàng hoặc Người gửi không thành công mà bị thất thoát, hư hỏng: Đền bù 04 (bốn) lần Cước phí của Dịch vụ đã sử dụng đối với Đơn hàng đó.</w:t>
      </w:r>
    </w:p>
    <w:p w14:paraId="1D92DE76" w14:textId="77777777" w:rsidR="000374CD" w:rsidRPr="003307A5" w:rsidRDefault="000374CD" w:rsidP="000374CD">
      <w:pPr>
        <w:pStyle w:val="ListParagraph"/>
        <w:spacing w:before="120" w:after="120" w:line="276" w:lineRule="auto"/>
        <w:ind w:left="1134"/>
        <w:contextualSpacing w:val="0"/>
        <w:jc w:val="both"/>
        <w:rPr>
          <w:rFonts w:ascii="Tahoma" w:hAnsi="Tahoma" w:cs="Tahoma"/>
          <w:b/>
          <w:i/>
          <w:sz w:val="20"/>
        </w:rPr>
      </w:pPr>
      <w:r w:rsidRPr="003307A5">
        <w:rPr>
          <w:rFonts w:ascii="Tahoma" w:hAnsi="Tahoma" w:cs="Tahoma"/>
          <w:i/>
          <w:sz w:val="20"/>
        </w:rPr>
        <w:t>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p>
    <w:p w14:paraId="266D0B0B"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Các lưu ý và quy định khác về trách nhiệm bồi thường của GHN</w:t>
      </w:r>
    </w:p>
    <w:p w14:paraId="404D64FC"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sẽ chỉ thanh toán khoản tiền bồi thường trực tiếp cho K</w:t>
      </w:r>
      <w:r w:rsidRPr="003307A5">
        <w:rPr>
          <w:rFonts w:ascii="Tahoma" w:hAnsi="Tahoma" w:cs="Tahoma"/>
          <w:sz w:val="20"/>
          <w:lang w:val="en-US"/>
        </w:rPr>
        <w:t>hách hàng</w:t>
      </w:r>
      <w:r w:rsidRPr="003307A5">
        <w:rPr>
          <w:rFonts w:ascii="Tahoma" w:hAnsi="Tahoma" w:cs="Tahoma"/>
          <w:sz w:val="20"/>
        </w:rPr>
        <w:t>. Trong trường hợp K</w:t>
      </w:r>
      <w:r w:rsidRPr="003307A5">
        <w:rPr>
          <w:rFonts w:ascii="Tahoma" w:hAnsi="Tahoma" w:cs="Tahoma"/>
          <w:sz w:val="20"/>
          <w:lang w:val="en-US"/>
        </w:rPr>
        <w:t>hách hàng</w:t>
      </w:r>
      <w:r w:rsidRPr="003307A5">
        <w:rPr>
          <w:rFonts w:ascii="Tahoma" w:hAnsi="Tahoma" w:cs="Tahoma"/>
          <w:sz w:val="20"/>
        </w:rPr>
        <w:t xml:space="preserve"> ủy quyền cho người khác nhận khoản tiền bồi thường, K</w:t>
      </w:r>
      <w:r w:rsidRPr="003307A5">
        <w:rPr>
          <w:rFonts w:ascii="Tahoma" w:hAnsi="Tahoma" w:cs="Tahoma"/>
          <w:sz w:val="20"/>
          <w:lang w:val="en-US"/>
        </w:rPr>
        <w:t>hách hàng</w:t>
      </w:r>
      <w:r w:rsidRPr="003307A5">
        <w:rPr>
          <w:rFonts w:ascii="Tahoma" w:hAnsi="Tahoma" w:cs="Tahoma"/>
          <w:sz w:val="20"/>
        </w:rPr>
        <w:t xml:space="preserve"> cần phải cung cấp cho GHN một thư ủy quyền hợp lệ được GHN chấp nhận.</w:t>
      </w:r>
    </w:p>
    <w:p w14:paraId="7427F607"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Đối với Bưu gửi là Phiếu có giá trị quy đổi có thời hạn sử dụng thì K</w:t>
      </w:r>
      <w:r w:rsidRPr="003307A5">
        <w:rPr>
          <w:rFonts w:ascii="Tahoma" w:hAnsi="Tahoma" w:cs="Tahoma"/>
          <w:sz w:val="20"/>
          <w:lang w:val="en-US"/>
        </w:rPr>
        <w:t>hách hàng</w:t>
      </w:r>
      <w:r w:rsidRPr="003307A5">
        <w:rPr>
          <w:rFonts w:ascii="Tahoma" w:hAnsi="Tahoma" w:cs="Tahoma"/>
          <w:sz w:val="20"/>
        </w:rPr>
        <w:t xml:space="preserve"> sẽ chỉ được bồi thường nếu thời hạn sử dụng của phiếu còn ít nhất là 03 (ba) tháng tính từ khi GHN nhận Bưu gửi. K</w:t>
      </w:r>
      <w:r w:rsidRPr="003307A5">
        <w:rPr>
          <w:rFonts w:ascii="Tahoma" w:hAnsi="Tahoma" w:cs="Tahoma"/>
          <w:sz w:val="20"/>
          <w:lang w:val="en-US"/>
        </w:rPr>
        <w:t>hách hàng</w:t>
      </w:r>
      <w:r w:rsidRPr="003307A5">
        <w:rPr>
          <w:rFonts w:ascii="Tahoma" w:hAnsi="Tahoma" w:cs="Tahoma"/>
          <w:sz w:val="20"/>
        </w:rPr>
        <w:t xml:space="preserve"> thừa nhận và đồng ý rằng K</w:t>
      </w:r>
      <w:r w:rsidRPr="003307A5">
        <w:rPr>
          <w:rFonts w:ascii="Tahoma" w:hAnsi="Tahoma" w:cs="Tahoma"/>
          <w:sz w:val="20"/>
          <w:lang w:val="en-US"/>
        </w:rPr>
        <w:t>hách hàng</w:t>
      </w:r>
      <w:r w:rsidRPr="003307A5">
        <w:rPr>
          <w:rFonts w:ascii="Tahoma" w:hAnsi="Tahoma" w:cs="Tahoma"/>
          <w:sz w:val="20"/>
        </w:rPr>
        <w:t xml:space="preserve"> sẽ không có quyền yêu cầu bồi thường, và GHN sẽ không có trách nhiệm bồi thường, nếu phiếu có giá trị quy đổi bị mất hay hư hỏng không đạt điều kiện này.</w:t>
      </w:r>
    </w:p>
    <w:p w14:paraId="3C166C9E"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mọi trường hợp mất, thất lạc hoặc hư hỏng xảy ra cho Bưu gửi, khoản tiền bồi thường sẽ không thấp hơn 04 (bốn) lần Cước phí của Dịch vụ đã sử dụng.</w:t>
      </w:r>
    </w:p>
    <w:p w14:paraId="4351CFD3"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3307A5">
        <w:rPr>
          <w:rFonts w:ascii="Tahoma" w:hAnsi="Tahoma" w:cs="Tahoma"/>
          <w:sz w:val="20"/>
          <w:lang w:val="en-US"/>
        </w:rPr>
        <w:t>hách hàng</w:t>
      </w:r>
      <w:r w:rsidRPr="003307A5">
        <w:rPr>
          <w:rFonts w:ascii="Tahoma" w:hAnsi="Tahoma" w:cs="Tahoma"/>
          <w:sz w:val="20"/>
        </w:rPr>
        <w:t xml:space="preserve"> thừa nhận và đồng ý rằng nếu K</w:t>
      </w:r>
      <w:r w:rsidRPr="003307A5">
        <w:rPr>
          <w:rFonts w:ascii="Tahoma" w:hAnsi="Tahoma" w:cs="Tahoma"/>
          <w:sz w:val="20"/>
          <w:lang w:val="en-US"/>
        </w:rPr>
        <w:t>hách hàng</w:t>
      </w:r>
      <w:r w:rsidRPr="003307A5">
        <w:rPr>
          <w:rFonts w:ascii="Tahoma" w:hAnsi="Tahoma" w:cs="Tahoma"/>
          <w:sz w:val="20"/>
        </w:rPr>
        <w:t xml:space="preserve"> từ chối hoặc không phối hợp để thực hiện đồng kiểm Bưu gửi với GHN thì trong trường hợp xảy ra mất mát, thất lạc, hư hỏng cho Bưu gửi, khoản tiền bồi thường GHN phải trả cho K</w:t>
      </w:r>
      <w:r w:rsidRPr="003307A5">
        <w:rPr>
          <w:rFonts w:ascii="Tahoma" w:hAnsi="Tahoma" w:cs="Tahoma"/>
          <w:sz w:val="20"/>
          <w:lang w:val="en-US"/>
        </w:rPr>
        <w:t>hách hàng</w:t>
      </w:r>
      <w:r w:rsidRPr="003307A5">
        <w:rPr>
          <w:rFonts w:ascii="Tahoma" w:hAnsi="Tahoma" w:cs="Tahoma"/>
          <w:sz w:val="20"/>
        </w:rPr>
        <w:t xml:space="preserve"> sẽ chỉ bằng 04 (bốn) lần Cước phí của Dịch vụ đã sử dụng. </w:t>
      </w:r>
    </w:p>
    <w:p w14:paraId="349EB71B"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Khách hàng thừa nhận và đồng ý rằng</w:t>
      </w:r>
      <w:r w:rsidRPr="003307A5" w:rsidDel="00C565D2">
        <w:rPr>
          <w:rFonts w:ascii="Tahoma" w:hAnsi="Tahoma" w:cs="Tahoma"/>
          <w:sz w:val="20"/>
        </w:rPr>
        <w:t xml:space="preserve"> </w:t>
      </w:r>
      <w:r w:rsidRPr="003307A5">
        <w:rPr>
          <w:rFonts w:ascii="Tahoma" w:hAnsi="Tahoma" w:cs="Tahoma"/>
          <w:sz w:val="20"/>
        </w:rPr>
        <w:t>trong trường hợp xảy ra mất mát, thất lạc, hư hỏng cho Bưu gửi</w:t>
      </w:r>
      <w:r w:rsidRPr="003307A5" w:rsidDel="00C565D2">
        <w:rPr>
          <w:rFonts w:ascii="Tahoma" w:hAnsi="Tahoma" w:cs="Tahoma"/>
          <w:sz w:val="20"/>
        </w:rPr>
        <w:t xml:space="preserve"> </w:t>
      </w:r>
      <w:r w:rsidRPr="003307A5">
        <w:rPr>
          <w:rFonts w:ascii="Tahoma" w:hAnsi="Tahoma" w:cs="Tahoma"/>
          <w:sz w:val="20"/>
        </w:rPr>
        <w:t>mà K</w:t>
      </w:r>
      <w:r w:rsidRPr="003307A5">
        <w:rPr>
          <w:rFonts w:ascii="Tahoma" w:hAnsi="Tahoma" w:cs="Tahoma"/>
          <w:sz w:val="20"/>
          <w:lang w:val="en-US"/>
        </w:rPr>
        <w:t>hách hàng</w:t>
      </w:r>
      <w:r w:rsidRPr="003307A5">
        <w:rPr>
          <w:rFonts w:ascii="Tahoma" w:hAnsi="Tahoma" w:cs="Tahoma"/>
          <w:sz w:val="20"/>
        </w:rPr>
        <w:t xml:space="preserve"> không cung cấp được Hóa đơn chứng minh Giá trị Bưu gửi theo quy định tại </w:t>
      </w:r>
      <w:r w:rsidRPr="003307A5">
        <w:rPr>
          <w:rFonts w:ascii="Tahoma" w:hAnsi="Tahoma" w:cs="Tahoma"/>
          <w:sz w:val="20"/>
          <w:lang w:val="en-US"/>
        </w:rPr>
        <w:t>Mục</w:t>
      </w:r>
      <w:r w:rsidRPr="003307A5">
        <w:rPr>
          <w:rFonts w:ascii="Tahoma" w:hAnsi="Tahoma" w:cs="Tahoma"/>
          <w:sz w:val="20"/>
        </w:rPr>
        <w:t xml:space="preserve"> 1 Phụ lục này thì khoản tiền bồi thường GHN phải trả cho K</w:t>
      </w:r>
      <w:r w:rsidRPr="003307A5">
        <w:rPr>
          <w:rFonts w:ascii="Tahoma" w:hAnsi="Tahoma" w:cs="Tahoma"/>
          <w:sz w:val="20"/>
          <w:lang w:val="en-US"/>
        </w:rPr>
        <w:t>hách hàng</w:t>
      </w:r>
      <w:r w:rsidRPr="003307A5">
        <w:rPr>
          <w:rFonts w:ascii="Tahoma" w:hAnsi="Tahoma" w:cs="Tahoma"/>
          <w:sz w:val="20"/>
        </w:rPr>
        <w:t xml:space="preserve"> sẽ chỉ bằng 04 (bốn) lần Cước phí của Dịch vụ đã sử dụng.</w:t>
      </w:r>
    </w:p>
    <w:p w14:paraId="47E35E66"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lastRenderedPageBreak/>
        <w:t>K</w:t>
      </w:r>
      <w:r w:rsidRPr="003307A5">
        <w:rPr>
          <w:rFonts w:ascii="Tahoma" w:hAnsi="Tahoma" w:cs="Tahoma"/>
          <w:sz w:val="20"/>
          <w:lang w:val="en-US"/>
        </w:rPr>
        <w:t>hách hàng</w:t>
      </w:r>
      <w:r w:rsidRPr="003307A5">
        <w:rPr>
          <w:rFonts w:ascii="Tahoma" w:hAnsi="Tahoma" w:cs="Tahoma"/>
          <w:sz w:val="20"/>
        </w:rPr>
        <w:t xml:space="preserve"> thừa nhận và đồng ý rằng trong mọi trường hợp, khoản tiền bồi thường trên đã bao gồm việc hoàn trả Cước phí Dịch vụ đã thanh toán cho GHN.</w:t>
      </w:r>
    </w:p>
    <w:p w14:paraId="78A955DA"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3307A5">
        <w:rPr>
          <w:rFonts w:ascii="Tahoma" w:hAnsi="Tahoma" w:cs="Tahoma"/>
          <w:sz w:val="20"/>
          <w:lang w:val="en-US"/>
        </w:rPr>
        <w:t>hách hàng</w:t>
      </w:r>
      <w:r w:rsidRPr="003307A5">
        <w:rPr>
          <w:rFonts w:ascii="Tahoma" w:hAnsi="Tahoma" w:cs="Tahoma"/>
          <w:sz w:val="20"/>
        </w:rPr>
        <w:t xml:space="preserve"> từ bỏ và sẽ không thực hiện bất kỳ và mọi quyền, quyền yêu cầu, hành động chống lại GHN liên quan đến tổn thất, thiệt hại gây ra cho Bưu gửi vượt quá hạn chế trách nhiệm bồi thường của GHN như nêu tại </w:t>
      </w:r>
      <w:r w:rsidRPr="003307A5">
        <w:rPr>
          <w:rFonts w:ascii="Tahoma" w:hAnsi="Tahoma" w:cs="Tahoma"/>
          <w:sz w:val="20"/>
          <w:lang w:val="en-US"/>
        </w:rPr>
        <w:t>Mục</w:t>
      </w:r>
      <w:r w:rsidRPr="003307A5">
        <w:rPr>
          <w:rFonts w:ascii="Tahoma" w:hAnsi="Tahoma" w:cs="Tahoma"/>
          <w:sz w:val="20"/>
        </w:rPr>
        <w:t xml:space="preserve"> 2 này.</w:t>
      </w:r>
    </w:p>
    <w:p w14:paraId="134F947E"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Bồi thường bởi Khách hàng</w:t>
      </w:r>
    </w:p>
    <w:p w14:paraId="6F0068D5" w14:textId="77777777" w:rsidR="000374CD" w:rsidRPr="003307A5" w:rsidRDefault="000374CD" w:rsidP="000374CD">
      <w:pPr>
        <w:spacing w:before="120" w:after="120" w:line="276" w:lineRule="auto"/>
        <w:ind w:left="567"/>
        <w:jc w:val="both"/>
        <w:rPr>
          <w:rFonts w:ascii="Tahoma" w:hAnsi="Tahoma" w:cs="Tahoma"/>
          <w:b/>
          <w:color w:val="auto"/>
          <w:sz w:val="20"/>
          <w:szCs w:val="20"/>
          <w:lang w:val="it-IT"/>
        </w:rPr>
      </w:pPr>
      <w:r w:rsidRPr="003307A5">
        <w:rPr>
          <w:rFonts w:ascii="Tahoma" w:hAnsi="Tahoma" w:cs="Tahoma"/>
          <w:sz w:val="20"/>
        </w:rPr>
        <w:t>K</w:t>
      </w:r>
      <w:r w:rsidRPr="003307A5">
        <w:rPr>
          <w:rFonts w:ascii="Tahoma" w:hAnsi="Tahoma" w:cs="Tahoma"/>
          <w:sz w:val="20"/>
          <w:lang w:val="en-US"/>
        </w:rPr>
        <w:t>hách hàng</w:t>
      </w:r>
      <w:r w:rsidRPr="003307A5">
        <w:rPr>
          <w:rFonts w:ascii="Tahoma" w:hAnsi="Tahoma" w:cs="Tahoma"/>
          <w:sz w:val="20"/>
        </w:rPr>
        <w:t xml:space="preserve"> thừa nhận và đồng ý sẽ bồi thường, bảo vệ và giữ cho GHN và cổ đông, giám đốc, người quản lý, nhân viên, nhà thầu, tư vấn của GHN (các “</w:t>
      </w:r>
      <w:r w:rsidRPr="003307A5">
        <w:rPr>
          <w:rFonts w:ascii="Tahoma" w:hAnsi="Tahoma" w:cs="Tahoma"/>
          <w:b/>
          <w:sz w:val="20"/>
        </w:rPr>
        <w:t>Bên được bồi thường của GHN</w:t>
      </w:r>
      <w:r w:rsidRPr="003307A5">
        <w:rPr>
          <w:rFonts w:ascii="Tahoma" w:hAnsi="Tahoma" w:cs="Tahoma"/>
          <w:sz w:val="20"/>
        </w:rPr>
        <w:t xml:space="preserve">”) không bị ảnh hưởng và tránh khỏi bất kỳ và mọi thiệt hại, tổn thất, chi phí và phí (bao gồm phí pháp lý), yêu cầu, trách nhiệm, khiếu kiện, lệnh, yêu cầu, hành động của </w:t>
      </w:r>
      <w:r w:rsidRPr="003307A5">
        <w:rPr>
          <w:rFonts w:ascii="Tahoma" w:hAnsi="Tahoma" w:cs="Tahoma"/>
          <w:sz w:val="20"/>
          <w:lang w:val="en-US"/>
        </w:rPr>
        <w:t>C</w:t>
      </w:r>
      <w:r w:rsidRPr="003307A5">
        <w:rPr>
          <w:rFonts w:ascii="Tahoma" w:hAnsi="Tahoma" w:cs="Tahoma"/>
          <w:sz w:val="20"/>
        </w:rPr>
        <w:t>ơ quan có thẩm quyền, có thể được đưa ra chống lại hoặc phải gánh chịu bởi GHN và các Bên được bồi thường của GHN, là hậu quả của hoặc phát sinh từ hoặc có liên quan đến:</w:t>
      </w:r>
    </w:p>
    <w:p w14:paraId="7DC2A305"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Thiệt hại, hư hỏng, tổn thất, mất mát, hao hụt, trách nhiệm, yêu cầu, khiếu kiện liên quan đến Bưu gửi đó gây ra bởi hành động hoặc việc không thực hiện một hành động nào của K</w:t>
      </w:r>
      <w:r w:rsidRPr="003307A5">
        <w:rPr>
          <w:rFonts w:ascii="Tahoma" w:hAnsi="Tahoma" w:cs="Tahoma"/>
          <w:sz w:val="20"/>
          <w:lang w:val="en-US"/>
        </w:rPr>
        <w:t>hách hàng</w:t>
      </w:r>
      <w:r w:rsidRPr="003307A5">
        <w:rPr>
          <w:rFonts w:ascii="Tahoma" w:hAnsi="Tahoma" w:cs="Tahoma"/>
          <w:sz w:val="20"/>
        </w:rPr>
        <w:t xml:space="preserve">, bao gồm nhưng không hạn chế bởi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w:t>
      </w:r>
      <w:r w:rsidRPr="003307A5">
        <w:rPr>
          <w:rFonts w:ascii="Tahoma" w:hAnsi="Tahoma" w:cs="Tahoma"/>
          <w:sz w:val="20"/>
          <w:lang w:val="en-US"/>
        </w:rPr>
        <w:t>n</w:t>
      </w:r>
      <w:r w:rsidRPr="003307A5">
        <w:rPr>
          <w:rFonts w:ascii="Tahoma" w:hAnsi="Tahoma" w:cs="Tahoma"/>
          <w:sz w:val="20"/>
        </w:rPr>
        <w:t>hận không đúng hoặc thiếu sót; hoặc</w:t>
      </w:r>
    </w:p>
    <w:p w14:paraId="2EF4E988"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Bưu gửi thuộc trường hợp bị cấm gửi, chấp nhận, vận chuyển theo quy định của pháp luật; hoặc</w:t>
      </w:r>
    </w:p>
    <w:p w14:paraId="04AFE3D9"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w:t>
      </w:r>
      <w:r w:rsidRPr="003307A5">
        <w:rPr>
          <w:rFonts w:ascii="Tahoma" w:hAnsi="Tahoma" w:cs="Tahoma"/>
          <w:sz w:val="20"/>
          <w:lang w:val="en-US"/>
        </w:rPr>
        <w:t>hách hàng</w:t>
      </w:r>
      <w:r w:rsidRPr="003307A5">
        <w:rPr>
          <w:rFonts w:ascii="Tahoma" w:hAnsi="Tahoma" w:cs="Tahoma"/>
          <w:sz w:val="20"/>
        </w:rPr>
        <w:t xml:space="preserve"> vi phạm quy định pháp luật.</w:t>
      </w:r>
    </w:p>
    <w:p w14:paraId="6AC49C59"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r w:rsidRPr="003307A5">
        <w:rPr>
          <w:rFonts w:ascii="Tahoma" w:hAnsi="Tahoma" w:cs="Tahoma"/>
          <w:b/>
          <w:color w:val="auto"/>
          <w:sz w:val="20"/>
          <w:szCs w:val="20"/>
          <w:lang w:val="it-IT"/>
        </w:rPr>
        <w:t>Thời hạn đền bù</w:t>
      </w:r>
    </w:p>
    <w:p w14:paraId="13AEFC18" w14:textId="77777777" w:rsidR="000374CD" w:rsidRPr="003307A5" w:rsidRDefault="000374CD" w:rsidP="000374CD">
      <w:pPr>
        <w:spacing w:before="120" w:after="120" w:line="276" w:lineRule="auto"/>
        <w:ind w:left="567"/>
        <w:jc w:val="both"/>
        <w:rPr>
          <w:rFonts w:ascii="Tahoma" w:hAnsi="Tahoma" w:cs="Tahoma"/>
          <w:sz w:val="20"/>
        </w:rPr>
      </w:pPr>
      <w:r w:rsidRPr="003307A5">
        <w:rPr>
          <w:rFonts w:ascii="Tahoma" w:hAnsi="Tahoma" w:cs="Tahoma"/>
          <w:sz w:val="20"/>
          <w:lang w:val="it-IT"/>
        </w:rPr>
        <w:t xml:space="preserve">Sau khi </w:t>
      </w:r>
      <w:r w:rsidRPr="003307A5">
        <w:rPr>
          <w:rFonts w:ascii="Tahoma" w:hAnsi="Tahoma" w:cs="Tahoma"/>
          <w:sz w:val="20"/>
        </w:rPr>
        <w:t xml:space="preserve">các Bên xác định được trách nhiệm và mức bồi thường thiệt hại theo Phụ lục này, Bên bị thiệt hại có nghĩa vụ cung cấp đầy đủ Hóa đơn có liên quan đến việc bồi thường cho Bên còn lại. </w:t>
      </w:r>
    </w:p>
    <w:p w14:paraId="3B09DEA4" w14:textId="77777777" w:rsidR="000374CD" w:rsidRPr="003307A5" w:rsidRDefault="000374CD" w:rsidP="000374CD">
      <w:pPr>
        <w:spacing w:before="120" w:after="120" w:line="276" w:lineRule="auto"/>
        <w:ind w:left="567"/>
        <w:jc w:val="both"/>
        <w:rPr>
          <w:rFonts w:ascii="Tahoma" w:hAnsi="Tahoma" w:cs="Tahoma"/>
          <w:sz w:val="20"/>
          <w:lang w:val="it-IT"/>
        </w:rPr>
      </w:pPr>
      <w:r w:rsidRPr="003307A5">
        <w:rPr>
          <w:rFonts w:ascii="Tahoma" w:hAnsi="Tahoma" w:cs="Tahoma"/>
          <w:sz w:val="20"/>
        </w:rPr>
        <w:t>Bên có lỗi có nghĩa vụ bồi thường cho Bên còn lại trong vòng 30 (ba mươi) ngày kể từ ngày nhận được đầy đủ hóa đơn, chứng từ có liên quan đến việc bồi thường. Trường hợp quá thời hạn trên nhưng chưa bồi thường, Bên có lỗi còn phải trả thêm tiền lãi chậm thanh toán theo quy định của pháp luật</w:t>
      </w:r>
      <w:r w:rsidRPr="003307A5">
        <w:rPr>
          <w:rFonts w:ascii="Tahoma" w:hAnsi="Tahoma" w:cs="Tahoma"/>
          <w:sz w:val="20"/>
          <w:lang w:val="it-IT"/>
        </w:rPr>
        <w:t>.</w:t>
      </w:r>
    </w:p>
    <w:p w14:paraId="04AEFCB8" w14:textId="77777777" w:rsidR="000374CD" w:rsidRPr="003307A5" w:rsidRDefault="000374CD" w:rsidP="000374CD">
      <w:pPr>
        <w:widowControl w:val="0"/>
        <w:spacing w:before="120" w:after="120" w:line="276" w:lineRule="auto"/>
        <w:jc w:val="both"/>
        <w:rPr>
          <w:rFonts w:ascii="Tahoma" w:hAnsi="Tahoma" w:cs="Tahoma"/>
          <w:color w:val="auto"/>
          <w:sz w:val="20"/>
          <w:szCs w:val="20"/>
          <w:lang w:val="it-IT"/>
        </w:rPr>
      </w:pPr>
      <w:r w:rsidRPr="003307A5">
        <w:rPr>
          <w:rFonts w:ascii="Tahoma" w:hAnsi="Tahoma" w:cs="Tahoma"/>
          <w:color w:val="auto"/>
          <w:sz w:val="20"/>
          <w:szCs w:val="20"/>
          <w:lang w:val="it-IT"/>
        </w:rPr>
        <w:t>Phụ lục này là một phần không thể tách rời của Hợp đồng, đính kèm cùng Hợp đồng, Điều khoản Tiêu chuẩn, Điều khoản Sử dụng Dịch vụ và các phụ lục khác là một thể thống nhất./.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531E7604" w14:textId="77777777" w:rsidTr="0096254E">
        <w:tc>
          <w:tcPr>
            <w:tcW w:w="9571" w:type="dxa"/>
          </w:tcPr>
          <w:p w14:paraId="4821C8BA" w14:textId="77777777" w:rsidR="000374CD" w:rsidRPr="003307A5" w:rsidRDefault="000374CD" w:rsidP="0096254E">
            <w:pPr>
              <w:spacing w:before="120" w:after="120" w:line="276" w:lineRule="auto"/>
              <w:ind w:left="426"/>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03</w:t>
            </w:r>
          </w:p>
        </w:tc>
      </w:tr>
    </w:tbl>
    <w:p w14:paraId="52A24740"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lang w:val="en-US"/>
        </w:rPr>
      </w:pPr>
    </w:p>
    <w:p w14:paraId="36944D40" w14:textId="77777777" w:rsidR="000374CD" w:rsidRPr="003307A5" w:rsidRDefault="000374CD" w:rsidP="000374CD">
      <w:pPr>
        <w:spacing w:before="120" w:after="120" w:line="276" w:lineRule="auto"/>
        <w:ind w:left="426"/>
        <w:jc w:val="both"/>
        <w:rPr>
          <w:rFonts w:ascii="Tahoma" w:hAnsi="Tahoma" w:cs="Tahoma"/>
          <w:color w:val="auto"/>
          <w:sz w:val="20"/>
          <w:szCs w:val="20"/>
          <w:lang w:val="it-IT"/>
        </w:rPr>
      </w:pPr>
    </w:p>
    <w:p w14:paraId="72645269"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0DBA6EE6" w14:textId="4F1F6488"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color w:val="auto"/>
          <w:lang w:val="en-US"/>
        </w:rPr>
        <w:br w:type="page"/>
      </w:r>
      <w:r w:rsidRPr="003307A5">
        <w:rPr>
          <w:rFonts w:ascii="Tahoma" w:hAnsi="Tahoma" w:cs="Tahoma"/>
          <w:b/>
          <w:color w:val="auto"/>
          <w:sz w:val="20"/>
          <w:szCs w:val="20"/>
          <w:u w:val="single"/>
          <w:lang w:val="en-US"/>
        </w:rPr>
        <w:lastRenderedPageBreak/>
        <w:t>PHỤ LỤC 04 –THU HỘ</w:t>
      </w:r>
    </w:p>
    <w:p w14:paraId="443D1EA2" w14:textId="026097F1" w:rsidR="000374CD" w:rsidRPr="003307A5" w:rsidRDefault="000374CD" w:rsidP="00E54C45">
      <w:pPr>
        <w:numPr>
          <w:ilvl w:val="0"/>
          <w:numId w:val="17"/>
        </w:numPr>
        <w:spacing w:before="120" w:after="120" w:line="276" w:lineRule="auto"/>
        <w:ind w:left="567" w:hanging="567"/>
        <w:jc w:val="both"/>
        <w:rPr>
          <w:rFonts w:ascii="Tahoma" w:hAnsi="Tahoma" w:cs="Tahoma"/>
          <w:b/>
          <w:sz w:val="20"/>
        </w:rPr>
      </w:pPr>
      <w:r w:rsidRPr="003307A5">
        <w:rPr>
          <w:rFonts w:ascii="Tahoma" w:hAnsi="Tahoma" w:cs="Tahoma"/>
          <w:b/>
          <w:sz w:val="20"/>
        </w:rPr>
        <w:t xml:space="preserve">Phạm vi </w:t>
      </w:r>
      <w:r w:rsidR="00333C41">
        <w:rPr>
          <w:rFonts w:ascii="Tahoma" w:hAnsi="Tahoma" w:cs="Tahoma"/>
          <w:b/>
          <w:sz w:val="20"/>
        </w:rPr>
        <w:t>thực hiện</w:t>
      </w:r>
    </w:p>
    <w:p w14:paraId="77CD05B7" w14:textId="77777777" w:rsidR="000374CD" w:rsidRPr="00664328" w:rsidRDefault="000374CD" w:rsidP="00E54C45">
      <w:pPr>
        <w:pStyle w:val="ListParagraph"/>
        <w:numPr>
          <w:ilvl w:val="1"/>
          <w:numId w:val="51"/>
        </w:numPr>
        <w:spacing w:before="120" w:after="120" w:line="276" w:lineRule="auto"/>
        <w:ind w:left="1134" w:hanging="567"/>
        <w:contextualSpacing w:val="0"/>
        <w:jc w:val="both"/>
        <w:rPr>
          <w:rFonts w:ascii="Tahoma" w:hAnsi="Tahoma" w:cs="Tahoma"/>
          <w:b/>
          <w:sz w:val="20"/>
        </w:rPr>
      </w:pPr>
      <w:r w:rsidRPr="003307A5">
        <w:rPr>
          <w:rFonts w:ascii="Tahoma" w:hAnsi="Tahoma" w:cs="Tahoma"/>
          <w:sz w:val="20"/>
        </w:rPr>
        <w:t>Tương</w:t>
      </w:r>
      <w:r w:rsidRPr="003307A5">
        <w:rPr>
          <w:rFonts w:ascii="Tahoma" w:hAnsi="Tahoma" w:cs="Tahoma"/>
          <w:sz w:val="20"/>
          <w:lang w:val="en-US"/>
        </w:rPr>
        <w:t xml:space="preserve"> ứng với việc cung ứng Dịch vụ, </w:t>
      </w:r>
      <w:r w:rsidRPr="003307A5">
        <w:rPr>
          <w:rFonts w:ascii="Tahoma" w:hAnsi="Tahoma" w:cs="Tahoma"/>
          <w:sz w:val="20"/>
        </w:rPr>
        <w:t>GHN sẽ cung cấp cho K</w:t>
      </w:r>
      <w:r w:rsidRPr="003307A5">
        <w:rPr>
          <w:rFonts w:ascii="Tahoma" w:hAnsi="Tahoma" w:cs="Tahoma"/>
          <w:sz w:val="20"/>
          <w:lang w:val="en-US"/>
        </w:rPr>
        <w:t xml:space="preserve">hách hàng </w:t>
      </w:r>
      <w:r w:rsidRPr="003307A5">
        <w:rPr>
          <w:rFonts w:ascii="Tahoma" w:hAnsi="Tahoma" w:cs="Tahoma"/>
          <w:sz w:val="20"/>
        </w:rPr>
        <w:t>tài khoản</w:t>
      </w:r>
      <w:r>
        <w:rPr>
          <w:rFonts w:ascii="Tahoma" w:hAnsi="Tahoma" w:cs="Tahoma"/>
          <w:sz w:val="20"/>
        </w:rPr>
        <w:t xml:space="preserve"> tại Hệ thống quản lý Đơn hàng được quy định tại </w:t>
      </w:r>
      <w:r>
        <w:rPr>
          <w:rFonts w:ascii="Tahoma" w:hAnsi="Tahoma" w:cs="Tahoma"/>
          <w:sz w:val="20"/>
          <w:lang w:val="en-US"/>
        </w:rPr>
        <w:t>Phụ lục 05 đính kèm.</w:t>
      </w:r>
    </w:p>
    <w:p w14:paraId="0F6127A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Khách</w:t>
      </w:r>
      <w:r w:rsidRPr="003307A5">
        <w:rPr>
          <w:rFonts w:ascii="Tahoma" w:hAnsi="Tahoma" w:cs="Tahoma"/>
          <w:sz w:val="20"/>
          <w:lang w:val="en-US"/>
        </w:rPr>
        <w:t xml:space="preserve"> hàng </w:t>
      </w:r>
      <w:r w:rsidRPr="003307A5">
        <w:rPr>
          <w:rFonts w:ascii="Tahoma" w:hAnsi="Tahoma" w:cs="Tahoma"/>
          <w:sz w:val="20"/>
        </w:rPr>
        <w:t xml:space="preserve">tạo Đơn hàng trên Hệ thống kèm theo yêu cầu Thu hộ (nếu có) và gửi trên Hệ thống. </w:t>
      </w:r>
    </w:p>
    <w:p w14:paraId="1D3B1A5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GHN thực hiện Dịch vụ nhận và chuyển phát Bưu gửi theo Hợp đồng cho </w:t>
      </w:r>
      <w:r w:rsidRPr="003307A5">
        <w:rPr>
          <w:rFonts w:ascii="Tahoma" w:hAnsi="Tahoma" w:cs="Tahoma"/>
          <w:sz w:val="20"/>
          <w:lang w:val="en-US"/>
        </w:rPr>
        <w:t>Khách hàng, t</w:t>
      </w:r>
      <w:r w:rsidRPr="003307A5">
        <w:rPr>
          <w:rFonts w:ascii="Tahoma" w:hAnsi="Tahoma" w:cs="Tahoma"/>
          <w:sz w:val="20"/>
        </w:rPr>
        <w:t xml:space="preserve">rong phạm vi thực hiện Dịch vụ, </w:t>
      </w:r>
      <w:r w:rsidRPr="003307A5">
        <w:rPr>
          <w:rFonts w:ascii="Tahoma" w:hAnsi="Tahoma" w:cs="Tahoma"/>
          <w:sz w:val="20"/>
          <w:lang w:val="en-US"/>
        </w:rPr>
        <w:t xml:space="preserve">Khách hàng </w:t>
      </w:r>
      <w:r w:rsidRPr="003307A5">
        <w:rPr>
          <w:rFonts w:ascii="Tahoma" w:hAnsi="Tahoma" w:cs="Tahoma"/>
          <w:sz w:val="20"/>
        </w:rPr>
        <w:t>ủy quyền cho GHN thực hiện thu tiền Bưu gửi từ Người nhận (“</w:t>
      </w:r>
      <w:r w:rsidRPr="003307A5">
        <w:rPr>
          <w:rFonts w:ascii="Tahoma" w:hAnsi="Tahoma" w:cs="Tahoma"/>
          <w:b/>
          <w:sz w:val="20"/>
        </w:rPr>
        <w:t>Tiền thu hộ</w:t>
      </w:r>
      <w:r w:rsidRPr="003307A5">
        <w:rPr>
          <w:rFonts w:ascii="Tahoma" w:hAnsi="Tahoma" w:cs="Tahoma"/>
          <w:sz w:val="20"/>
        </w:rPr>
        <w:t xml:space="preserve">”), và GHN sẽ hoàn trả lại Tiền thu hộ qua tài khoản của </w:t>
      </w:r>
      <w:r w:rsidRPr="003307A5">
        <w:rPr>
          <w:rFonts w:ascii="Tahoma" w:hAnsi="Tahoma" w:cs="Tahoma"/>
          <w:sz w:val="20"/>
          <w:lang w:val="en-US"/>
        </w:rPr>
        <w:t>khách hàng</w:t>
      </w:r>
      <w:r w:rsidRPr="003307A5">
        <w:rPr>
          <w:rFonts w:ascii="Tahoma" w:hAnsi="Tahoma" w:cs="Tahoma"/>
          <w:sz w:val="20"/>
        </w:rPr>
        <w:t xml:space="preserve"> theo quy định trong Phụ lục này.</w:t>
      </w:r>
    </w:p>
    <w:p w14:paraId="7F6E724A"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Hạn mức thu hộ tối đa cho mỗi Đơn hàng: </w:t>
      </w:r>
      <w:r w:rsidRPr="003307A5">
        <w:rPr>
          <w:rFonts w:ascii="Tahoma" w:hAnsi="Tahoma" w:cs="Tahoma"/>
          <w:sz w:val="20"/>
          <w:lang w:val="en-US"/>
        </w:rPr>
        <w:t>Theo quyết định của GHN tại từng thời điểm</w:t>
      </w:r>
      <w:r w:rsidRPr="003307A5">
        <w:rPr>
          <w:rFonts w:ascii="Tahoma" w:hAnsi="Tahoma" w:cs="Tahoma"/>
          <w:sz w:val="20"/>
        </w:rPr>
        <w:t xml:space="preserve">. </w:t>
      </w:r>
    </w:p>
    <w:p w14:paraId="4B23764C" w14:textId="4EB1A68E" w:rsidR="000374CD" w:rsidRPr="003307A5" w:rsidRDefault="00333C41" w:rsidP="00E54C45">
      <w:pPr>
        <w:numPr>
          <w:ilvl w:val="0"/>
          <w:numId w:val="17"/>
        </w:numPr>
        <w:spacing w:before="120" w:after="120" w:line="276" w:lineRule="auto"/>
        <w:ind w:left="567" w:hanging="567"/>
        <w:jc w:val="both"/>
        <w:rPr>
          <w:rFonts w:ascii="Tahoma" w:hAnsi="Tahoma" w:cs="Tahoma"/>
          <w:b/>
          <w:sz w:val="20"/>
        </w:rPr>
      </w:pPr>
      <w:r>
        <w:rPr>
          <w:rFonts w:ascii="Tahoma" w:hAnsi="Tahoma" w:cs="Tahoma"/>
          <w:b/>
          <w:sz w:val="20"/>
        </w:rPr>
        <w:t>Thù lao</w:t>
      </w:r>
      <w:r w:rsidR="000374CD" w:rsidRPr="003307A5">
        <w:rPr>
          <w:rFonts w:ascii="Tahoma" w:hAnsi="Tahoma" w:cs="Tahoma"/>
          <w:b/>
          <w:sz w:val="20"/>
        </w:rPr>
        <w:t xml:space="preserve"> Thu hộ</w:t>
      </w:r>
    </w:p>
    <w:p w14:paraId="2A7E0D5D" w14:textId="104F83A9" w:rsidR="000374CD" w:rsidRPr="003307A5" w:rsidRDefault="00333C41" w:rsidP="00E54C45">
      <w:pPr>
        <w:pStyle w:val="Heading2"/>
        <w:keepLines w:val="0"/>
        <w:numPr>
          <w:ilvl w:val="1"/>
          <w:numId w:val="17"/>
        </w:numPr>
        <w:spacing w:before="120" w:after="120" w:line="276" w:lineRule="auto"/>
        <w:ind w:left="1134" w:hanging="567"/>
        <w:jc w:val="left"/>
        <w:rPr>
          <w:rFonts w:ascii="Tahoma" w:hAnsi="Tahoma" w:cs="Tahoma"/>
          <w:sz w:val="20"/>
          <w:lang w:val="en-US"/>
        </w:rPr>
      </w:pPr>
      <w:r>
        <w:rPr>
          <w:rFonts w:ascii="Tahoma" w:hAnsi="Tahoma" w:cs="Tahoma"/>
          <w:sz w:val="20"/>
        </w:rPr>
        <w:t xml:space="preserve">Thù lao </w:t>
      </w:r>
      <w:r w:rsidR="000374CD" w:rsidRPr="003307A5">
        <w:rPr>
          <w:rFonts w:ascii="Tahoma" w:hAnsi="Tahoma" w:cs="Tahoma"/>
          <w:sz w:val="20"/>
          <w:lang w:val="en-US"/>
        </w:rPr>
        <w:t>Thu hộ, phụ phí chuyển Tiền thu hộ</w:t>
      </w:r>
    </w:p>
    <w:p w14:paraId="40D374C3" w14:textId="5E7FA93B"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miễn phí </w:t>
      </w:r>
      <w:r w:rsidR="00333C41">
        <w:rPr>
          <w:rFonts w:ascii="Tahoma" w:hAnsi="Tahoma" w:cs="Tahoma"/>
          <w:sz w:val="20"/>
        </w:rPr>
        <w:t>Thù lao</w:t>
      </w:r>
      <w:r w:rsidRPr="003307A5">
        <w:rPr>
          <w:rFonts w:ascii="Tahoma" w:hAnsi="Tahoma" w:cs="Tahoma"/>
          <w:sz w:val="20"/>
        </w:rPr>
        <w:t xml:space="preserve"> Thu hộ cho tất cả các Bưu gửi. Tùy từng thời điểm, phí này sẽ được thay đổi theo bảng báo giá của GHN.</w:t>
      </w:r>
    </w:p>
    <w:p w14:paraId="0B333DBA" w14:textId="77777777"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Phụ phí chuyển Tiền thu hộ: </w:t>
      </w:r>
      <w:r w:rsidRPr="003307A5">
        <w:rPr>
          <w:rFonts w:ascii="Tahoma" w:hAnsi="Tahoma" w:cs="Tahoma"/>
          <w:sz w:val="20"/>
          <w:lang w:val="en-US"/>
        </w:rPr>
        <w:t xml:space="preserve">Khách hàng </w:t>
      </w:r>
      <w:r w:rsidRPr="003307A5">
        <w:rPr>
          <w:rFonts w:ascii="Tahoma" w:hAnsi="Tahoma" w:cs="Tahoma"/>
          <w:sz w:val="20"/>
        </w:rPr>
        <w:t xml:space="preserve">chịu trách nhiệm thanh toán tất cả các phụ phí phát sinh trong quá trình hoàn tiền cho Khách hàng do một bên thứ </w:t>
      </w:r>
      <w:r w:rsidRPr="003307A5">
        <w:rPr>
          <w:rFonts w:ascii="Tahoma" w:hAnsi="Tahoma" w:cs="Tahoma"/>
          <w:sz w:val="20"/>
          <w:lang w:val="en-US"/>
        </w:rPr>
        <w:t>ba</w:t>
      </w:r>
      <w:r w:rsidRPr="003307A5">
        <w:rPr>
          <w:rFonts w:ascii="Tahoma" w:hAnsi="Tahoma" w:cs="Tahoma"/>
          <w:sz w:val="20"/>
        </w:rPr>
        <w:t xml:space="preserve"> tính phí, bao gồm phí </w:t>
      </w:r>
      <w:r w:rsidRPr="003307A5">
        <w:rPr>
          <w:rFonts w:ascii="Tahoma" w:hAnsi="Tahoma" w:cs="Tahoma"/>
          <w:sz w:val="20"/>
          <w:lang w:val="en-US"/>
        </w:rPr>
        <w:t xml:space="preserve">chuyển khoản </w:t>
      </w:r>
      <w:r w:rsidRPr="003307A5">
        <w:rPr>
          <w:rFonts w:ascii="Tahoma" w:hAnsi="Tahoma" w:cs="Tahoma"/>
          <w:sz w:val="20"/>
        </w:rPr>
        <w:t xml:space="preserve">ngân hàng, </w:t>
      </w:r>
      <w:r w:rsidRPr="003307A5">
        <w:rPr>
          <w:rFonts w:ascii="Tahoma" w:hAnsi="Tahoma" w:cs="Tahoma"/>
          <w:sz w:val="20"/>
          <w:lang w:val="en-US"/>
        </w:rPr>
        <w:t xml:space="preserve">phí </w:t>
      </w:r>
      <w:r w:rsidRPr="003307A5">
        <w:rPr>
          <w:rFonts w:ascii="Tahoma" w:hAnsi="Tahoma" w:cs="Tahoma"/>
          <w:sz w:val="20"/>
        </w:rPr>
        <w:t>nộp tiền</w:t>
      </w:r>
      <w:r w:rsidRPr="003307A5">
        <w:rPr>
          <w:rFonts w:ascii="Tahoma" w:hAnsi="Tahoma" w:cs="Tahoma"/>
          <w:sz w:val="20"/>
          <w:lang w:val="en-US"/>
        </w:rPr>
        <w:t xml:space="preserve"> vào tài khoản</w:t>
      </w:r>
      <w:r w:rsidRPr="003307A5">
        <w:rPr>
          <w:rFonts w:ascii="Tahoma" w:hAnsi="Tahoma" w:cs="Tahoma"/>
          <w:sz w:val="20"/>
        </w:rPr>
        <w:t>;... Phụ phí chuyển tiền sẽ được cấn trừ trực tiếp vào Tiền thu hộ khi GHN chuyển tiền.</w:t>
      </w:r>
    </w:p>
    <w:p w14:paraId="47D3B6BA" w14:textId="3CD568B5" w:rsidR="000374CD" w:rsidRPr="003307A5" w:rsidRDefault="000374CD" w:rsidP="000374CD">
      <w:pPr>
        <w:pStyle w:val="ListParagraph"/>
        <w:spacing w:before="120" w:after="120" w:line="276" w:lineRule="auto"/>
        <w:ind w:left="1701"/>
        <w:contextualSpacing w:val="0"/>
        <w:jc w:val="both"/>
        <w:rPr>
          <w:rFonts w:ascii="Tahoma" w:hAnsi="Tahoma" w:cs="Tahoma"/>
          <w:sz w:val="20"/>
        </w:rPr>
      </w:pPr>
      <w:r w:rsidRPr="003307A5">
        <w:rPr>
          <w:rFonts w:ascii="Tahoma" w:hAnsi="Tahoma" w:cs="Tahoma"/>
          <w:sz w:val="20"/>
          <w:lang w:val="en-US"/>
        </w:rPr>
        <w:t>Mức p</w:t>
      </w:r>
      <w:r w:rsidRPr="003307A5">
        <w:rPr>
          <w:rFonts w:ascii="Tahoma" w:hAnsi="Tahoma" w:cs="Tahoma"/>
          <w:sz w:val="20"/>
        </w:rPr>
        <w:t xml:space="preserve">hụ phí chuyển </w:t>
      </w:r>
      <w:r w:rsidRPr="003307A5">
        <w:rPr>
          <w:rFonts w:ascii="Tahoma" w:hAnsi="Tahoma" w:cs="Tahoma"/>
          <w:sz w:val="20"/>
          <w:lang w:val="en-US"/>
        </w:rPr>
        <w:t>T</w:t>
      </w:r>
      <w:r w:rsidRPr="003307A5">
        <w:rPr>
          <w:rFonts w:ascii="Tahoma" w:hAnsi="Tahoma" w:cs="Tahoma"/>
          <w:sz w:val="20"/>
        </w:rPr>
        <w:t>iền</w:t>
      </w:r>
      <w:r w:rsidRPr="003307A5">
        <w:rPr>
          <w:rFonts w:ascii="Tahoma" w:hAnsi="Tahoma" w:cs="Tahoma"/>
          <w:sz w:val="20"/>
          <w:lang w:val="en-US"/>
        </w:rPr>
        <w:t xml:space="preserve"> thu hộ</w:t>
      </w:r>
      <w:r w:rsidRPr="003307A5">
        <w:rPr>
          <w:rFonts w:ascii="Tahoma" w:hAnsi="Tahoma" w:cs="Tahoma"/>
          <w:sz w:val="20"/>
        </w:rPr>
        <w:t>:</w:t>
      </w:r>
      <w:r w:rsidRPr="003307A5">
        <w:rPr>
          <w:rFonts w:ascii="Tahoma" w:hAnsi="Tahoma" w:cs="Tahoma"/>
          <w:b/>
          <w:sz w:val="20"/>
        </w:rPr>
        <w:t xml:space="preserve"> </w:t>
      </w:r>
      <w:r w:rsidR="005F3541">
        <w:rPr>
          <w:rFonts w:ascii="Tahoma" w:hAnsi="Tahoma" w:cs="Tahoma"/>
          <w:sz w:val="20"/>
          <w:szCs w:val="20"/>
        </w:rPr>
        <w:t>{{MONEY-TRANSFER-COD-FEE}}</w:t>
      </w:r>
      <w:r w:rsidR="005F3541">
        <w:rPr>
          <w:rFonts w:ascii="Tahoma" w:hAnsi="Tahoma" w:cs="Tahoma"/>
          <w:sz w:val="20"/>
          <w:szCs w:val="20"/>
          <w:lang w:val="en-US"/>
        </w:rPr>
        <w:t xml:space="preserve"> </w:t>
      </w:r>
      <w:r w:rsidRPr="005F3541">
        <w:rPr>
          <w:rFonts w:ascii="Tahoma" w:hAnsi="Tahoma" w:cs="Tahoma"/>
          <w:sz w:val="20"/>
          <w:lang w:val="en-US"/>
        </w:rPr>
        <w:t>VND/lần chuyển</w:t>
      </w:r>
      <w:r w:rsidRPr="005F3541">
        <w:rPr>
          <w:rFonts w:ascii="Tahoma" w:hAnsi="Tahoma" w:cs="Tahoma"/>
          <w:sz w:val="20"/>
        </w:rPr>
        <w:t>.</w:t>
      </w:r>
    </w:p>
    <w:p w14:paraId="2015D337"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Thời hạn, hình thức hoàn trả Tiền thu hộ và các chứng từ liên quan</w:t>
      </w:r>
    </w:p>
    <w:p w14:paraId="0054B010"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Thời gian hoàn trả Tiền thu hộ:</w:t>
      </w:r>
    </w:p>
    <w:p w14:paraId="4BF30970" w14:textId="37D42CBC"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3307A5">
        <w:rPr>
          <w:rFonts w:ascii="Tahoma" w:hAnsi="Tahoma" w:cs="Tahoma"/>
          <w:sz w:val="20"/>
          <w:lang w:val="en-US"/>
        </w:rPr>
        <w:t>Tùy</w:t>
      </w:r>
      <w:r w:rsidRPr="003307A5">
        <w:rPr>
          <w:rFonts w:ascii="Tahoma" w:hAnsi="Tahoma" w:cs="Tahoma"/>
          <w:sz w:val="20"/>
        </w:rPr>
        <w:t xml:space="preserve"> vào lịch làm việc của Ngân hàng, GHN sẽ tiến hành chuyển tiền trước 17h30 </w:t>
      </w:r>
      <w:r w:rsidR="00CB3484">
        <w:rPr>
          <w:rFonts w:ascii="Tahoma" w:hAnsi="Tahoma" w:cs="Tahoma"/>
          <w:sz w:val="20"/>
          <w:lang w:val="en-US"/>
        </w:rPr>
        <w:t xml:space="preserve">thứ </w:t>
      </w:r>
      <w:r w:rsidR="005F3541">
        <w:rPr>
          <w:rFonts w:ascii="Tahoma" w:hAnsi="Tahoma" w:cs="Tahoma"/>
          <w:sz w:val="20"/>
          <w:szCs w:val="20"/>
        </w:rPr>
        <w:t>{{COD-SCHEDULE}}</w:t>
      </w:r>
      <w:r w:rsidR="005F3541">
        <w:rPr>
          <w:rFonts w:ascii="Tahoma" w:hAnsi="Tahoma" w:cs="Tahoma"/>
          <w:sz w:val="20"/>
          <w:szCs w:val="20"/>
          <w:lang w:val="en-US"/>
        </w:rPr>
        <w:t xml:space="preserve"> </w:t>
      </w:r>
      <w:r w:rsidRPr="003307A5">
        <w:rPr>
          <w:rFonts w:ascii="Tahoma" w:hAnsi="Tahoma" w:cs="Tahoma"/>
          <w:sz w:val="20"/>
        </w:rPr>
        <w:t>hàng tuần (“</w:t>
      </w:r>
      <w:r w:rsidRPr="003307A5">
        <w:rPr>
          <w:rFonts w:ascii="Tahoma" w:hAnsi="Tahoma" w:cs="Tahoma"/>
          <w:b/>
          <w:sz w:val="20"/>
        </w:rPr>
        <w:t>Ngày chuyển tiền</w:t>
      </w:r>
      <w:r w:rsidRPr="003307A5">
        <w:rPr>
          <w:rFonts w:ascii="Tahoma" w:hAnsi="Tahoma" w:cs="Tahoma"/>
          <w:sz w:val="20"/>
        </w:rPr>
        <w:t xml:space="preserve">”) và gửi sao kê chi tiết thông tin Đơn hàng, số Tiền thu hộ đã chuyển thông qua email hoặc Hệ thống mà GHN đã cung cấp tài khoản truy cập cho </w:t>
      </w:r>
      <w:r w:rsidRPr="003307A5">
        <w:rPr>
          <w:rFonts w:ascii="Tahoma" w:hAnsi="Tahoma" w:cs="Tahoma"/>
          <w:sz w:val="20"/>
          <w:lang w:val="en-US"/>
        </w:rPr>
        <w:t>Khách hàng</w:t>
      </w:r>
      <w:r w:rsidRPr="003307A5">
        <w:rPr>
          <w:rFonts w:ascii="Tahoma" w:hAnsi="Tahoma" w:cs="Tahoma"/>
          <w:sz w:val="20"/>
        </w:rPr>
        <w:t xml:space="preserve">. Để tránh hiểu lầm, trường hợp Ngày chuyển tiền </w:t>
      </w:r>
      <w:r w:rsidRPr="003307A5">
        <w:rPr>
          <w:rFonts w:ascii="Tahoma" w:hAnsi="Tahoma" w:cs="Tahoma"/>
          <w:sz w:val="20"/>
          <w:lang w:val="en-US"/>
        </w:rPr>
        <w:t>không rơi vào Ngày làm việc thì</w:t>
      </w:r>
      <w:r w:rsidRPr="003307A5">
        <w:rPr>
          <w:rFonts w:ascii="Tahoma" w:hAnsi="Tahoma" w:cs="Tahoma"/>
          <w:sz w:val="20"/>
        </w:rPr>
        <w:t xml:space="preserve"> GHN sẽ chuyển tiền vào Ngày </w:t>
      </w:r>
      <w:r w:rsidRPr="003307A5">
        <w:rPr>
          <w:rFonts w:ascii="Tahoma" w:hAnsi="Tahoma" w:cs="Tahoma"/>
          <w:sz w:val="20"/>
          <w:lang w:val="en-US"/>
        </w:rPr>
        <w:t xml:space="preserve">làm việc </w:t>
      </w:r>
      <w:r w:rsidRPr="003307A5">
        <w:rPr>
          <w:rFonts w:ascii="Tahoma" w:hAnsi="Tahoma" w:cs="Tahoma"/>
          <w:sz w:val="20"/>
        </w:rPr>
        <w:t>tiếp theo.</w:t>
      </w:r>
    </w:p>
    <w:p w14:paraId="45BDED4C" w14:textId="77777777"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3307A5">
        <w:rPr>
          <w:rFonts w:ascii="Tahoma" w:hAnsi="Tahoma" w:cs="Tahoma"/>
          <w:sz w:val="20"/>
        </w:rPr>
        <w:t>GHN được xem là đã hoàn tất chuyển Tiền thu hộ khi có xác nhận từ ngân hàng là đã chuyển tiền – được thể hiện trên Phiếu Ủy nhiệm chi, Biên lai chuyển tiền của ngân hàng hoặc xác nhận của ngân hàng trên hệ thống ngân hàng là đã chuyển tiền….</w:t>
      </w:r>
    </w:p>
    <w:p w14:paraId="22455C25" w14:textId="77777777" w:rsidR="000374CD" w:rsidRPr="003307A5" w:rsidRDefault="000374CD" w:rsidP="000374CD">
      <w:pPr>
        <w:spacing w:before="120" w:after="120" w:line="276" w:lineRule="auto"/>
        <w:ind w:left="1985" w:hanging="851"/>
        <w:jc w:val="both"/>
        <w:rPr>
          <w:rFonts w:ascii="Tahoma" w:hAnsi="Tahoma" w:cs="Tahoma"/>
          <w:i/>
          <w:sz w:val="20"/>
        </w:rPr>
      </w:pPr>
      <w:r w:rsidRPr="003307A5">
        <w:rPr>
          <w:rFonts w:ascii="Tahoma" w:hAnsi="Tahoma" w:cs="Tahoma"/>
          <w:b/>
          <w:bCs/>
          <w:i/>
          <w:sz w:val="20"/>
          <w:u w:val="single"/>
        </w:rPr>
        <w:t>Lưu ý:</w:t>
      </w:r>
      <w:r w:rsidRPr="003307A5">
        <w:rPr>
          <w:rFonts w:ascii="Tahoma" w:hAnsi="Tahoma" w:cs="Tahoma"/>
          <w:bCs/>
          <w:sz w:val="20"/>
        </w:rPr>
        <w:t xml:space="preserve"> </w:t>
      </w:r>
      <w:r w:rsidRPr="003307A5">
        <w:rPr>
          <w:rFonts w:ascii="Tahoma" w:hAnsi="Tahoma" w:cs="Tahoma"/>
          <w:bCs/>
          <w:sz w:val="20"/>
        </w:rPr>
        <w:tab/>
      </w:r>
      <w:r w:rsidRPr="003307A5">
        <w:rPr>
          <w:rFonts w:ascii="Tahoma" w:hAnsi="Tahoma" w:cs="Tahoma"/>
          <w:i/>
          <w:sz w:val="20"/>
        </w:rPr>
        <w:t>Trong trường hợp Tiền thu hộ được chuyển nhỏ hơn mức tối thiểu mà ngân hàng quy định thì số Tiền thu hộ đợt đó sẽ được chuyển vào Tiền thu hộ của đợt tiếp theo (với điều kiện Tiền thu hộ đạt mức tối thiểu của ngân hàng đó).</w:t>
      </w:r>
    </w:p>
    <w:p w14:paraId="59ECC19F"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Phương thức hoàn trả Tiền thu hộ:</w:t>
      </w:r>
    </w:p>
    <w:p w14:paraId="6ACCC3DB" w14:textId="77777777" w:rsidR="000374CD" w:rsidRPr="003307A5" w:rsidRDefault="000374CD" w:rsidP="000374CD">
      <w:pPr>
        <w:spacing w:before="120" w:after="120" w:line="276" w:lineRule="auto"/>
        <w:ind w:left="1701"/>
        <w:jc w:val="both"/>
        <w:rPr>
          <w:rFonts w:ascii="Tahoma" w:hAnsi="Tahoma" w:cs="Tahoma"/>
          <w:i/>
          <w:sz w:val="20"/>
        </w:rPr>
      </w:pPr>
      <w:r w:rsidRPr="003307A5">
        <w:rPr>
          <w:rFonts w:ascii="Tahoma" w:hAnsi="Tahoma" w:cs="Tahoma"/>
          <w:sz w:val="20"/>
        </w:rPr>
        <w:t xml:space="preserve">GHN </w:t>
      </w:r>
      <w:r w:rsidRPr="003307A5">
        <w:rPr>
          <w:rFonts w:ascii="Tahoma" w:hAnsi="Tahoma" w:cs="Tahoma"/>
          <w:sz w:val="20"/>
          <w:lang w:val="en-US"/>
        </w:rPr>
        <w:t xml:space="preserve">sẽ </w:t>
      </w:r>
      <w:r w:rsidRPr="003307A5">
        <w:rPr>
          <w:rFonts w:ascii="Tahoma" w:hAnsi="Tahoma" w:cs="Tahoma"/>
          <w:sz w:val="20"/>
        </w:rPr>
        <w:t>hoàn trả Tiền thu hộ cho Khách hàng bằng hình thức chuyển khoản theo thông tin sau:</w:t>
      </w:r>
    </w:p>
    <w:p w14:paraId="4C829342" w14:textId="534F76A7" w:rsidR="000374CD" w:rsidRPr="00FD51E5" w:rsidRDefault="000374CD" w:rsidP="00FD51E5">
      <w:pPr>
        <w:pStyle w:val="NormalWeb"/>
        <w:numPr>
          <w:ilvl w:val="0"/>
          <w:numId w:val="57"/>
        </w:numPr>
        <w:spacing w:before="120" w:beforeAutospacing="0" w:after="120" w:afterAutospacing="0" w:line="276" w:lineRule="auto"/>
        <w:ind w:left="1985" w:hanging="284"/>
        <w:rPr>
          <w:rFonts w:ascii="Tahoma" w:hAnsi="Tahoma" w:cs="Tahoma"/>
          <w:color w:val="000000"/>
          <w:sz w:val="20"/>
        </w:rPr>
      </w:pPr>
      <w:r w:rsidRPr="005F3541">
        <w:rPr>
          <w:rFonts w:ascii="Tahoma" w:hAnsi="Tahoma" w:cs="Tahoma"/>
          <w:color w:val="000000"/>
          <w:sz w:val="20"/>
        </w:rPr>
        <w:t>Số tài khoản</w:t>
      </w:r>
      <w:r w:rsidRPr="00FD51E5">
        <w:rPr>
          <w:rFonts w:ascii="Tahoma" w:hAnsi="Tahoma" w:cs="Tahoma"/>
          <w:color w:val="000000"/>
          <w:sz w:val="20"/>
          <w:lang w:val="vi-VN"/>
        </w:rPr>
        <w:t>:</w:t>
      </w:r>
      <w:r w:rsidRPr="00FD51E5">
        <w:rPr>
          <w:rFonts w:ascii="Tahoma" w:hAnsi="Tahoma" w:cs="Tahoma"/>
          <w:color w:val="000000"/>
          <w:sz w:val="20"/>
        </w:rPr>
        <w:t xml:space="preserve"> </w:t>
      </w:r>
      <w:r w:rsidR="005F3541" w:rsidRPr="00FD51E5">
        <w:rPr>
          <w:rFonts w:ascii="Tahoma" w:hAnsi="Tahoma" w:cs="Tahoma"/>
          <w:color w:val="000000"/>
          <w:sz w:val="20"/>
          <w:szCs w:val="20"/>
        </w:rPr>
        <w:t>{{BANK-ACC-NO}}</w:t>
      </w:r>
    </w:p>
    <w:p w14:paraId="485817A1" w14:textId="7833ACA6" w:rsidR="000374CD" w:rsidRPr="005F3541"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rPr>
      </w:pPr>
      <w:r w:rsidRPr="005F3541">
        <w:rPr>
          <w:rFonts w:ascii="Tahoma" w:hAnsi="Tahoma" w:cs="Tahoma"/>
          <w:color w:val="000000"/>
          <w:sz w:val="20"/>
        </w:rPr>
        <w:lastRenderedPageBreak/>
        <w:t>Chủ tài khoản:</w:t>
      </w:r>
      <w:r w:rsidR="005F3541" w:rsidRPr="005F3541">
        <w:rPr>
          <w:rFonts w:ascii="Tahoma" w:hAnsi="Tahoma" w:cs="Tahoma"/>
          <w:color w:val="000000"/>
          <w:sz w:val="20"/>
          <w:szCs w:val="20"/>
        </w:rPr>
        <w:t xml:space="preserve"> {{BANK-ACC-NAME}}</w:t>
      </w:r>
    </w:p>
    <w:p w14:paraId="768F4E5B" w14:textId="24C8590E" w:rsidR="000374CD" w:rsidRPr="005F3541"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rPr>
      </w:pPr>
      <w:r w:rsidRPr="005F3541">
        <w:rPr>
          <w:rFonts w:ascii="Tahoma" w:hAnsi="Tahoma" w:cs="Tahoma"/>
          <w:color w:val="000000"/>
          <w:sz w:val="20"/>
        </w:rPr>
        <w:t xml:space="preserve">Ngân hàng: </w:t>
      </w:r>
      <w:r w:rsidR="005F3541" w:rsidRPr="005F3541">
        <w:rPr>
          <w:rFonts w:ascii="Tahoma" w:hAnsi="Tahoma" w:cs="Tahoma"/>
          <w:color w:val="000000"/>
          <w:sz w:val="20"/>
          <w:szCs w:val="20"/>
        </w:rPr>
        <w:t>{{BANK-NAME}}</w:t>
      </w:r>
      <w:r w:rsidRPr="005F3541">
        <w:rPr>
          <w:rFonts w:ascii="Tahoma" w:hAnsi="Tahoma" w:cs="Tahoma"/>
          <w:color w:val="000000"/>
          <w:sz w:val="20"/>
        </w:rPr>
        <w:t xml:space="preserve"> - Chi nhánh mở tài khoản: </w:t>
      </w:r>
      <w:r w:rsidR="005F3541" w:rsidRPr="005F3541">
        <w:rPr>
          <w:rFonts w:ascii="Tahoma" w:hAnsi="Tahoma" w:cs="Tahoma"/>
          <w:color w:val="000000"/>
          <w:sz w:val="20"/>
          <w:szCs w:val="20"/>
        </w:rPr>
        <w:t>{{BANK-BRANCH}}</w:t>
      </w:r>
    </w:p>
    <w:p w14:paraId="72BDF536"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Trong trường hợp K</w:t>
      </w:r>
      <w:r w:rsidRPr="003307A5">
        <w:rPr>
          <w:rFonts w:ascii="Tahoma" w:hAnsi="Tahoma" w:cs="Tahoma"/>
          <w:sz w:val="20"/>
          <w:lang w:val="en-US"/>
        </w:rPr>
        <w:t>hách hàng</w:t>
      </w:r>
      <w:r w:rsidRPr="003307A5">
        <w:rPr>
          <w:rFonts w:ascii="Tahoma" w:hAnsi="Tahoma" w:cs="Tahoma"/>
          <w:sz w:val="20"/>
        </w:rPr>
        <w:t xml:space="preserve"> muốn thay đổi thông tin tài khoản hoặc địa chỉ email, K</w:t>
      </w:r>
      <w:r w:rsidRPr="003307A5">
        <w:rPr>
          <w:rFonts w:ascii="Tahoma" w:hAnsi="Tahoma" w:cs="Tahoma"/>
          <w:sz w:val="20"/>
          <w:lang w:val="en-US"/>
        </w:rPr>
        <w:t>hách hàng</w:t>
      </w:r>
      <w:r w:rsidRPr="003307A5">
        <w:rPr>
          <w:rFonts w:ascii="Tahoma" w:hAnsi="Tahoma" w:cs="Tahoma"/>
          <w:sz w:val="20"/>
        </w:rPr>
        <w:t xml:space="preserve"> phải gửi thông tin cho GHN bằng</w:t>
      </w:r>
      <w:r w:rsidRPr="003307A5">
        <w:rPr>
          <w:rFonts w:ascii="Tahoma" w:hAnsi="Tahoma" w:cs="Tahoma"/>
          <w:sz w:val="20"/>
          <w:lang w:val="en-US"/>
        </w:rPr>
        <w:t xml:space="preserve"> phương thức quy định tại Mục 11 Điều khoản Tiêu chuẩn</w:t>
      </w:r>
      <w:r w:rsidRPr="003307A5">
        <w:rPr>
          <w:rFonts w:ascii="Tahoma" w:hAnsi="Tahoma" w:cs="Tahoma"/>
          <w:sz w:val="20"/>
        </w:rPr>
        <w:t xml:space="preserve"> qua email hoặc bằng văn bản trước ngày muốn thay đổi </w:t>
      </w:r>
      <w:r w:rsidRPr="003307A5">
        <w:rPr>
          <w:rFonts w:ascii="Tahoma" w:hAnsi="Tahoma" w:cs="Tahoma"/>
          <w:sz w:val="20"/>
          <w:lang w:val="en-US"/>
        </w:rPr>
        <w:t xml:space="preserve">ít nhất </w:t>
      </w:r>
      <w:r w:rsidRPr="003307A5">
        <w:rPr>
          <w:rFonts w:ascii="Tahoma" w:hAnsi="Tahoma" w:cs="Tahoma"/>
          <w:sz w:val="20"/>
        </w:rPr>
        <w:t xml:space="preserve">ba (03) </w:t>
      </w:r>
      <w:r w:rsidRPr="003307A5">
        <w:rPr>
          <w:rFonts w:ascii="Tahoma" w:hAnsi="Tahoma" w:cs="Tahoma"/>
          <w:sz w:val="20"/>
          <w:lang w:val="en-US"/>
        </w:rPr>
        <w:t>N</w:t>
      </w:r>
      <w:r w:rsidRPr="003307A5">
        <w:rPr>
          <w:rFonts w:ascii="Tahoma" w:hAnsi="Tahoma" w:cs="Tahoma"/>
          <w:sz w:val="20"/>
        </w:rPr>
        <w:t>gày làm việc.</w:t>
      </w:r>
    </w:p>
    <w:p w14:paraId="7C751811"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Khiếu nại về Tiền thu hộ</w:t>
      </w:r>
    </w:p>
    <w:p w14:paraId="33294355"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lang w:val="en-US"/>
        </w:rPr>
        <w:t>C</w:t>
      </w:r>
      <w:r w:rsidRPr="003307A5">
        <w:rPr>
          <w:rFonts w:ascii="Tahoma" w:hAnsi="Tahoma" w:cs="Tahoma"/>
          <w:sz w:val="20"/>
        </w:rPr>
        <w:t xml:space="preserve">ác Bên có trách nhiệm giải quyết các khiếu nại liên quan tới việc hoàn trả Tiền thu hộ trong vòng bảy (07) </w:t>
      </w:r>
      <w:r w:rsidRPr="003307A5">
        <w:rPr>
          <w:rFonts w:ascii="Tahoma" w:hAnsi="Tahoma" w:cs="Tahoma"/>
          <w:sz w:val="20"/>
          <w:lang w:val="en-US"/>
        </w:rPr>
        <w:t>N</w:t>
      </w:r>
      <w:r w:rsidRPr="003307A5">
        <w:rPr>
          <w:rFonts w:ascii="Tahoma" w:hAnsi="Tahoma" w:cs="Tahoma"/>
          <w:sz w:val="20"/>
        </w:rPr>
        <w:t xml:space="preserve">gày làm việc kể từ khi nhận được khiếu nại của Bên kia. </w:t>
      </w:r>
    </w:p>
    <w:p w14:paraId="5108D0CB"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Thời gian khiếu nại: trong vòng bảy (07) </w:t>
      </w:r>
      <w:r w:rsidRPr="003307A5">
        <w:rPr>
          <w:rFonts w:ascii="Tahoma" w:hAnsi="Tahoma" w:cs="Tahoma"/>
          <w:sz w:val="20"/>
          <w:lang w:val="en-US"/>
        </w:rPr>
        <w:t>N</w:t>
      </w:r>
      <w:r w:rsidRPr="003307A5">
        <w:rPr>
          <w:rFonts w:ascii="Tahoma" w:hAnsi="Tahoma" w:cs="Tahoma"/>
          <w:sz w:val="20"/>
        </w:rPr>
        <w:t>gày làm việc kể từ thời điểm GHN gửi sao kê chi tiết thông tin Đơn hàng, số Tiền thu hộ đã chuyển qua email hoặc Hệ thống.</w:t>
      </w:r>
    </w:p>
    <w:p w14:paraId="5A3EEF6F"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trường hợp GHN không nhận được khiếu nại từ K</w:t>
      </w:r>
      <w:r w:rsidRPr="003307A5">
        <w:rPr>
          <w:rFonts w:ascii="Tahoma" w:hAnsi="Tahoma" w:cs="Tahoma"/>
          <w:sz w:val="20"/>
          <w:lang w:val="en-US"/>
        </w:rPr>
        <w:t>hách hàng</w:t>
      </w:r>
      <w:r w:rsidRPr="003307A5">
        <w:rPr>
          <w:rFonts w:ascii="Tahoma" w:hAnsi="Tahoma" w:cs="Tahoma"/>
          <w:sz w:val="20"/>
        </w:rPr>
        <w:t xml:space="preserve"> trong vòng bảy (07) </w:t>
      </w:r>
      <w:r w:rsidRPr="003307A5">
        <w:rPr>
          <w:rFonts w:ascii="Tahoma" w:hAnsi="Tahoma" w:cs="Tahoma"/>
          <w:sz w:val="20"/>
          <w:lang w:val="en-US"/>
        </w:rPr>
        <w:t>N</w:t>
      </w:r>
      <w:r w:rsidRPr="003307A5">
        <w:rPr>
          <w:rFonts w:ascii="Tahoma" w:hAnsi="Tahoma" w:cs="Tahoma"/>
          <w:sz w:val="20"/>
        </w:rPr>
        <w:t>gày làm việc kể từ thời điểm GHN gửi sao kê chi tiết thông tin Đơn hàng, số Tiền thu hộ đã chuyển qua email hoặc Hệ thống thì mặc nhiên bảng sao kê chi tiết thông tin Đơn hàng, số Tiền thu hộ mà GHN đã chuyển là chính xác.</w:t>
      </w:r>
    </w:p>
    <w:p w14:paraId="3B74608C"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được quyền từ chối giải quyết các khiếu nại được gửi đến quá thời gian này.</w:t>
      </w:r>
    </w:p>
    <w:p w14:paraId="7AA8B1EC"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Các điều khoản phạt liên quan tới chậm hoàn trả</w:t>
      </w:r>
    </w:p>
    <w:p w14:paraId="34BEAD7C"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Nếu GHN không thực hiện hoàn trả Tiền thu hộ cho K</w:t>
      </w:r>
      <w:r w:rsidRPr="003307A5">
        <w:rPr>
          <w:rFonts w:ascii="Tahoma" w:hAnsi="Tahoma" w:cs="Tahoma"/>
          <w:sz w:val="20"/>
          <w:lang w:val="en-US"/>
        </w:rPr>
        <w:t>hách hàng</w:t>
      </w:r>
      <w:r w:rsidRPr="003307A5">
        <w:rPr>
          <w:rFonts w:ascii="Tahoma" w:hAnsi="Tahoma" w:cs="Tahoma"/>
          <w:sz w:val="20"/>
        </w:rPr>
        <w:t xml:space="preserve"> theo thời gian được qui định tại </w:t>
      </w:r>
      <w:r w:rsidRPr="003307A5">
        <w:rPr>
          <w:rFonts w:ascii="Tahoma" w:hAnsi="Tahoma" w:cs="Tahoma"/>
          <w:sz w:val="20"/>
          <w:lang w:val="en-US"/>
        </w:rPr>
        <w:t>Phụ lục này</w:t>
      </w:r>
      <w:r w:rsidRPr="003307A5">
        <w:rPr>
          <w:rFonts w:ascii="Tahoma" w:hAnsi="Tahoma" w:cs="Tahoma"/>
          <w:sz w:val="20"/>
        </w:rPr>
        <w:t xml:space="preserve"> thì GHN sẽ chịu bị phạt chậm hoàn trả cho K</w:t>
      </w:r>
      <w:r w:rsidRPr="003307A5">
        <w:rPr>
          <w:rFonts w:ascii="Tahoma" w:hAnsi="Tahoma" w:cs="Tahoma"/>
          <w:sz w:val="20"/>
          <w:lang w:val="en-US"/>
        </w:rPr>
        <w:t>hách hàng</w:t>
      </w:r>
      <w:r w:rsidRPr="003307A5">
        <w:rPr>
          <w:rFonts w:ascii="Tahoma" w:hAnsi="Tahoma" w:cs="Tahoma"/>
          <w:sz w:val="20"/>
        </w:rPr>
        <w:t xml:space="preserve"> tính trên số ngày trả chậm với số tiền phải trả theo mức lãi suất </w:t>
      </w:r>
      <w:r w:rsidRPr="003307A5">
        <w:rPr>
          <w:rFonts w:ascii="Tahoma" w:hAnsi="Tahoma" w:cs="Tahoma"/>
          <w:sz w:val="20"/>
          <w:lang w:val="en-US"/>
        </w:rPr>
        <w:t xml:space="preserve">cơ bản </w:t>
      </w:r>
      <w:r w:rsidRPr="003307A5">
        <w:rPr>
          <w:rFonts w:ascii="Tahoma" w:hAnsi="Tahoma" w:cs="Tahoma"/>
          <w:sz w:val="20"/>
        </w:rPr>
        <w:t xml:space="preserve">do Ngân hàng nhà nước công bố. </w:t>
      </w:r>
    </w:p>
    <w:p w14:paraId="1212468A"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sẽ được miễn trừ trách nhiệm về điều khoản phạt chậm hoàn trả trong trường hợp Ngày chuyển tiền </w:t>
      </w:r>
      <w:r w:rsidRPr="003307A5">
        <w:rPr>
          <w:rFonts w:ascii="Tahoma" w:hAnsi="Tahoma" w:cs="Tahoma"/>
          <w:sz w:val="20"/>
          <w:lang w:val="en-US"/>
        </w:rPr>
        <w:t xml:space="preserve">không rơi vào Ngày làm việc </w:t>
      </w:r>
      <w:r w:rsidRPr="003307A5">
        <w:rPr>
          <w:rFonts w:ascii="Tahoma" w:hAnsi="Tahoma" w:cs="Tahoma"/>
          <w:sz w:val="20"/>
        </w:rPr>
        <w:t xml:space="preserve">hoặc Tiền thu hộ được dùng để cấn trừ theo quy định tại </w:t>
      </w:r>
      <w:r w:rsidRPr="003307A5">
        <w:rPr>
          <w:rFonts w:ascii="Tahoma" w:hAnsi="Tahoma" w:cs="Tahoma"/>
          <w:sz w:val="20"/>
          <w:lang w:val="en-US"/>
        </w:rPr>
        <w:t>Phụ lục Hợp đồng quy định về điều khoản thanh toán (nếu có)</w:t>
      </w:r>
      <w:r w:rsidRPr="003307A5">
        <w:rPr>
          <w:rFonts w:ascii="Tahoma" w:hAnsi="Tahoma" w:cs="Tahoma"/>
          <w:sz w:val="20"/>
        </w:rPr>
        <w:t>.</w:t>
      </w:r>
    </w:p>
    <w:p w14:paraId="6228E376"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307A5">
        <w:rPr>
          <w:rFonts w:ascii="Tahoma" w:hAnsi="Tahoma" w:cs="Tahoma"/>
          <w:color w:val="auto"/>
          <w:sz w:val="20"/>
          <w:szCs w:val="20"/>
          <w:lang w:val="en-US"/>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216D5763" w14:textId="77777777" w:rsidTr="0096254E">
        <w:tc>
          <w:tcPr>
            <w:tcW w:w="9571" w:type="dxa"/>
          </w:tcPr>
          <w:p w14:paraId="55AB2312"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04</w:t>
            </w:r>
          </w:p>
        </w:tc>
      </w:tr>
    </w:tbl>
    <w:p w14:paraId="7ABE2F60"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6D2C81D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05 – BẢNG CƯỚC PHÍ DỊCH VỤ</w:t>
      </w:r>
    </w:p>
    <w:p w14:paraId="5F7DFAA2"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lang w:val="en-US"/>
        </w:rPr>
        <w:t>Quy định về nhận Bưu gửi</w:t>
      </w:r>
    </w:p>
    <w:p w14:paraId="7F04F77C"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3307A5">
        <w:rPr>
          <w:rFonts w:ascii="Tahoma" w:hAnsi="Tahoma" w:cs="Tahoma"/>
          <w:i/>
          <w:sz w:val="20"/>
          <w:lang w:val="en-US"/>
        </w:rPr>
        <w:t>Cước phí nhận Bưu gửi tại các khu vực ngoại thành 1 và ngoại thành 2 sẽ được thể hiện tại giá cước hiện thị trên Hệ thống.</w:t>
      </w:r>
    </w:p>
    <w:p w14:paraId="7C9739B1"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3307A5">
        <w:rPr>
          <w:rFonts w:ascii="Tahoma" w:hAnsi="Tahoma" w:cs="Tahoma"/>
          <w:i/>
          <w:sz w:val="20"/>
          <w:lang w:val="en-US"/>
        </w:rPr>
        <w:t xml:space="preserve">Thời gian nhận Bưu gửi tại </w:t>
      </w:r>
      <w:r w:rsidRPr="003307A5">
        <w:rPr>
          <w:rFonts w:ascii="Tahoma" w:hAnsi="Tahoma" w:cs="Tahoma"/>
          <w:i/>
          <w:sz w:val="20"/>
        </w:rPr>
        <w:t xml:space="preserve">khu vực ngoại thành </w:t>
      </w:r>
      <w:r w:rsidRPr="003307A5">
        <w:rPr>
          <w:rFonts w:ascii="Tahoma" w:hAnsi="Tahoma" w:cs="Tahoma"/>
          <w:i/>
          <w:sz w:val="20"/>
          <w:lang w:val="en-US"/>
        </w:rPr>
        <w:t>2</w:t>
      </w:r>
      <w:r w:rsidRPr="003307A5">
        <w:rPr>
          <w:rFonts w:ascii="Tahoma" w:hAnsi="Tahoma" w:cs="Tahoma"/>
          <w:i/>
          <w:sz w:val="20"/>
        </w:rPr>
        <w:t xml:space="preserve"> </w:t>
      </w:r>
      <w:r w:rsidRPr="003307A5">
        <w:rPr>
          <w:rFonts w:ascii="Tahoma" w:hAnsi="Tahoma" w:cs="Tahoma"/>
          <w:i/>
          <w:sz w:val="20"/>
          <w:lang w:val="en-US"/>
        </w:rPr>
        <w:t>sẽ được</w:t>
      </w:r>
      <w:r w:rsidRPr="003307A5">
        <w:rPr>
          <w:rFonts w:ascii="Tahoma" w:hAnsi="Tahoma" w:cs="Tahoma"/>
          <w:i/>
          <w:sz w:val="20"/>
        </w:rPr>
        <w:t xml:space="preserve"> cộng thêm 01</w:t>
      </w:r>
      <w:r w:rsidRPr="003307A5">
        <w:rPr>
          <w:rFonts w:ascii="Tahoma" w:hAnsi="Tahoma" w:cs="Tahoma"/>
          <w:i/>
          <w:sz w:val="20"/>
          <w:lang w:val="en-US"/>
        </w:rPr>
        <w:t xml:space="preserve"> </w:t>
      </w:r>
      <w:r w:rsidRPr="003307A5">
        <w:rPr>
          <w:rFonts w:ascii="Tahoma" w:hAnsi="Tahoma" w:cs="Tahoma"/>
          <w:i/>
          <w:sz w:val="20"/>
        </w:rPr>
        <w:t xml:space="preserve">(một) ngày. </w:t>
      </w:r>
    </w:p>
    <w:p w14:paraId="508D4000"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mô tả tuyến dịch vụ:</w:t>
      </w:r>
    </w:p>
    <w:p w14:paraId="55DD0DD9" w14:textId="77777777" w:rsidR="000374CD" w:rsidRPr="003307A5" w:rsidRDefault="000374CD" w:rsidP="000374CD">
      <w:pPr>
        <w:spacing w:before="120" w:after="120" w:line="276" w:lineRule="auto"/>
        <w:ind w:left="1134"/>
        <w:jc w:val="both"/>
        <w:rPr>
          <w:rFonts w:ascii="Tahoma" w:hAnsi="Tahoma" w:cs="Tahoma"/>
          <w:sz w:val="20"/>
          <w:u w:val="single"/>
        </w:rPr>
      </w:pPr>
      <w:r w:rsidRPr="003307A5">
        <w:rPr>
          <w:rFonts w:ascii="Tahoma" w:hAnsi="Tahoma" w:cs="Tahoma"/>
          <w:sz w:val="20"/>
          <w:u w:val="single"/>
        </w:rPr>
        <w:t>Định nghĩa:</w:t>
      </w:r>
    </w:p>
    <w:p w14:paraId="1C693379"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1: Từ Bình Định trở vào các tỉnh miền Nam</w:t>
      </w:r>
    </w:p>
    <w:p w14:paraId="0AE8632E"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2: Từ Quảng Ngãi ra tới Quảng Bình</w:t>
      </w:r>
    </w:p>
    <w:p w14:paraId="1031945C" w14:textId="77777777" w:rsidR="000374CD" w:rsidRPr="003307A5" w:rsidRDefault="000374CD" w:rsidP="000374CD">
      <w:pPr>
        <w:pStyle w:val="ListParagraph"/>
        <w:spacing w:before="120" w:after="120" w:line="276" w:lineRule="auto"/>
        <w:ind w:left="1418"/>
        <w:contextualSpacing w:val="0"/>
        <w:rPr>
          <w:rFonts w:ascii="Tahoma" w:hAnsi="Tahoma" w:cs="Tahoma"/>
          <w:sz w:val="20"/>
          <w:lang w:val="en-US"/>
        </w:rPr>
      </w:pPr>
      <w:r w:rsidRPr="003307A5">
        <w:rPr>
          <w:rFonts w:ascii="Tahoma" w:hAnsi="Tahoma" w:cs="Tahoma"/>
          <w:sz w:val="20"/>
        </w:rPr>
        <w:t>Vùng 3: Từ Hà Tĩnh trở ra các tỉnh miền Bắc</w:t>
      </w:r>
    </w:p>
    <w:p w14:paraId="59154D2F" w14:textId="77777777" w:rsidR="000374CD" w:rsidRPr="003307A5" w:rsidRDefault="000374CD" w:rsidP="000374CD">
      <w:pPr>
        <w:spacing w:before="120" w:after="120" w:line="276" w:lineRule="auto"/>
        <w:ind w:left="1134"/>
        <w:jc w:val="both"/>
        <w:rPr>
          <w:rFonts w:ascii="Tahoma" w:eastAsia="Calibri" w:hAnsi="Tahoma" w:cs="Tahoma"/>
          <w:sz w:val="20"/>
        </w:rPr>
      </w:pPr>
      <w:r w:rsidRPr="003307A5">
        <w:rPr>
          <w:rFonts w:ascii="Tahoma" w:hAnsi="Tahoma" w:cs="Tahoma"/>
          <w:b/>
          <w:i/>
          <w:sz w:val="20"/>
        </w:rPr>
        <w:t>Lưu ý:</w:t>
      </w:r>
      <w:r w:rsidRPr="003307A5">
        <w:rPr>
          <w:rFonts w:ascii="Tahoma" w:hAnsi="Tahoma" w:cs="Tahoma"/>
          <w:i/>
          <w:sz w:val="20"/>
        </w:rPr>
        <w:t xml:space="preserve"> 03 thành phố Hà Nội, Đà Nẵng, Hồ Chí Minh không nằm trong 3 phân vùng trên.</w:t>
      </w:r>
    </w:p>
    <w:tbl>
      <w:tblPr>
        <w:tblW w:w="6614" w:type="dxa"/>
        <w:tblInd w:w="1638" w:type="dxa"/>
        <w:tblLook w:val="04A0" w:firstRow="1" w:lastRow="0" w:firstColumn="1" w:lastColumn="0" w:noHBand="0" w:noVBand="1"/>
      </w:tblPr>
      <w:tblGrid>
        <w:gridCol w:w="1929"/>
        <w:gridCol w:w="4685"/>
      </w:tblGrid>
      <w:tr w:rsidR="000374CD" w:rsidRPr="003307A5" w14:paraId="10C09159" w14:textId="77777777" w:rsidTr="0096254E">
        <w:trPr>
          <w:trHeight w:val="554"/>
        </w:trPr>
        <w:tc>
          <w:tcPr>
            <w:tcW w:w="1929" w:type="dxa"/>
            <w:tcBorders>
              <w:top w:val="single" w:sz="8" w:space="0" w:color="92D050"/>
              <w:left w:val="single" w:sz="8" w:space="0" w:color="92D050"/>
              <w:bottom w:val="single" w:sz="8" w:space="0" w:color="92D050"/>
              <w:right w:val="single" w:sz="8" w:space="0" w:color="92D050"/>
            </w:tcBorders>
            <w:shd w:val="clear" w:color="auto" w:fill="ED7D31"/>
            <w:vAlign w:val="center"/>
            <w:hideMark/>
          </w:tcPr>
          <w:p w14:paraId="213EF405"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Tuyến</w:t>
            </w:r>
          </w:p>
        </w:tc>
        <w:tc>
          <w:tcPr>
            <w:tcW w:w="4685" w:type="dxa"/>
            <w:tcBorders>
              <w:top w:val="single" w:sz="8" w:space="0" w:color="92D050"/>
              <w:left w:val="nil"/>
              <w:bottom w:val="single" w:sz="8" w:space="0" w:color="92D050"/>
              <w:right w:val="single" w:sz="8" w:space="0" w:color="92D050"/>
            </w:tcBorders>
            <w:shd w:val="clear" w:color="auto" w:fill="ED7D31"/>
            <w:vAlign w:val="center"/>
            <w:hideMark/>
          </w:tcPr>
          <w:p w14:paraId="07242588"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Lộ trình</w:t>
            </w:r>
          </w:p>
        </w:tc>
      </w:tr>
      <w:tr w:rsidR="000374CD" w:rsidRPr="003307A5" w14:paraId="7C6A5809"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694CCFD"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Tỉnh</w:t>
            </w:r>
          </w:p>
        </w:tc>
        <w:tc>
          <w:tcPr>
            <w:tcW w:w="4685" w:type="dxa"/>
            <w:tcBorders>
              <w:top w:val="nil"/>
              <w:left w:val="nil"/>
              <w:bottom w:val="nil"/>
              <w:right w:val="single" w:sz="8" w:space="0" w:color="92D050"/>
            </w:tcBorders>
            <w:vAlign w:val="center"/>
            <w:hideMark/>
          </w:tcPr>
          <w:p w14:paraId="5588CE9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Hà Nội</w:t>
            </w:r>
          </w:p>
        </w:tc>
      </w:tr>
      <w:tr w:rsidR="000374CD" w:rsidRPr="003307A5" w14:paraId="713892F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6C041A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8A3DBEA"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Đà Nẵng</w:t>
            </w:r>
          </w:p>
        </w:tc>
      </w:tr>
      <w:tr w:rsidR="000374CD" w:rsidRPr="003307A5" w14:paraId="1633F8A4"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26A402F"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12CFEB3"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Hồ Chí Minh </w:t>
            </w:r>
          </w:p>
        </w:tc>
      </w:tr>
      <w:tr w:rsidR="000374CD" w:rsidRPr="003307A5" w14:paraId="6DDC898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2D6565C"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3BBFCC2"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1 &lt;=&gt; Tỉnh X vùng 1</w:t>
            </w:r>
          </w:p>
        </w:tc>
      </w:tr>
      <w:tr w:rsidR="000374CD" w:rsidRPr="003307A5" w14:paraId="26CDEBD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095AF5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974F453"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2 &lt;=&gt; Tỉnh X vùng 2</w:t>
            </w:r>
          </w:p>
        </w:tc>
      </w:tr>
      <w:tr w:rsidR="000374CD" w:rsidRPr="003307A5" w14:paraId="2AD63BAF"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4DC9EB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5EC0F079"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3 &lt;=&gt; Tỉnh X vùng 3</w:t>
            </w:r>
          </w:p>
        </w:tc>
      </w:tr>
      <w:tr w:rsidR="000374CD" w:rsidRPr="003307A5" w14:paraId="62E9E1A5"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77BC675C"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w:t>
            </w:r>
          </w:p>
        </w:tc>
        <w:tc>
          <w:tcPr>
            <w:tcW w:w="4685" w:type="dxa"/>
            <w:tcBorders>
              <w:top w:val="nil"/>
              <w:left w:val="nil"/>
              <w:bottom w:val="nil"/>
              <w:right w:val="single" w:sz="8" w:space="0" w:color="92D050"/>
            </w:tcBorders>
            <w:vAlign w:val="center"/>
            <w:hideMark/>
          </w:tcPr>
          <w:p w14:paraId="11D63CDF"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3</w:t>
            </w:r>
          </w:p>
        </w:tc>
      </w:tr>
      <w:tr w:rsidR="000374CD" w:rsidRPr="003307A5" w14:paraId="1FCA801E"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1825E5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16A22EC"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2</w:t>
            </w:r>
          </w:p>
        </w:tc>
      </w:tr>
      <w:tr w:rsidR="000374CD" w:rsidRPr="003307A5" w14:paraId="1690EC3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36A1C435"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F0FFC4"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1</w:t>
            </w:r>
          </w:p>
        </w:tc>
      </w:tr>
      <w:tr w:rsidR="000374CD" w:rsidRPr="003307A5" w14:paraId="0AA53582"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0C347CF"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 Tỉnh</w:t>
            </w:r>
          </w:p>
        </w:tc>
        <w:tc>
          <w:tcPr>
            <w:tcW w:w="4685" w:type="dxa"/>
            <w:tcBorders>
              <w:top w:val="nil"/>
              <w:left w:val="nil"/>
              <w:bottom w:val="nil"/>
              <w:right w:val="single" w:sz="8" w:space="0" w:color="92D050"/>
            </w:tcBorders>
            <w:vAlign w:val="center"/>
            <w:hideMark/>
          </w:tcPr>
          <w:p w14:paraId="6EA6A8C3"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3</w:t>
            </w:r>
          </w:p>
        </w:tc>
      </w:tr>
      <w:tr w:rsidR="000374CD" w:rsidRPr="003307A5" w14:paraId="38A7437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7F0268A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1A75EA39"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2</w:t>
            </w:r>
          </w:p>
        </w:tc>
      </w:tr>
      <w:tr w:rsidR="000374CD" w:rsidRPr="003307A5" w14:paraId="4770FD71"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3D4970F"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0DB3D7F8"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1</w:t>
            </w:r>
          </w:p>
        </w:tc>
      </w:tr>
      <w:tr w:rsidR="000374CD" w:rsidRPr="003307A5" w14:paraId="0C4A83A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4B7A24E"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Đặc biệt</w:t>
            </w:r>
          </w:p>
        </w:tc>
        <w:tc>
          <w:tcPr>
            <w:tcW w:w="4685" w:type="dxa"/>
            <w:tcBorders>
              <w:top w:val="nil"/>
              <w:left w:val="nil"/>
              <w:bottom w:val="nil"/>
              <w:right w:val="single" w:sz="8" w:space="0" w:color="92D050"/>
            </w:tcBorders>
            <w:vAlign w:val="center"/>
            <w:hideMark/>
          </w:tcPr>
          <w:p w14:paraId="23DA646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Đà Nẵng</w:t>
            </w:r>
          </w:p>
        </w:tc>
      </w:tr>
      <w:tr w:rsidR="000374CD" w:rsidRPr="003307A5" w14:paraId="2BF0B88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1A8AAE1"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EB04916"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Hồ Chí Minh</w:t>
            </w:r>
          </w:p>
        </w:tc>
      </w:tr>
      <w:tr w:rsidR="000374CD" w:rsidRPr="003307A5" w14:paraId="5C734E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CE4876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2AA11A"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Hà Nội </w:t>
            </w:r>
          </w:p>
        </w:tc>
      </w:tr>
      <w:tr w:rsidR="000374CD" w:rsidRPr="003307A5" w14:paraId="67E58D3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EA56E31"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w:t>
            </w:r>
          </w:p>
        </w:tc>
        <w:tc>
          <w:tcPr>
            <w:tcW w:w="4685" w:type="dxa"/>
            <w:tcBorders>
              <w:top w:val="nil"/>
              <w:left w:val="nil"/>
              <w:bottom w:val="nil"/>
              <w:right w:val="single" w:sz="8" w:space="0" w:color="92D050"/>
            </w:tcBorders>
            <w:vAlign w:val="center"/>
            <w:hideMark/>
          </w:tcPr>
          <w:p w14:paraId="3B813BF2"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1/Vùng 2</w:t>
            </w:r>
          </w:p>
        </w:tc>
      </w:tr>
      <w:tr w:rsidR="000374CD" w:rsidRPr="003307A5" w14:paraId="567CA4A9"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C66D902"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0A008C1" w14:textId="1B98873A"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1/Vùng 3</w:t>
            </w:r>
          </w:p>
        </w:tc>
      </w:tr>
      <w:tr w:rsidR="000374CD" w:rsidRPr="003307A5" w14:paraId="25A8683A"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6C5CB5A"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6D16FB02"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2/Vùng 3</w:t>
            </w:r>
          </w:p>
        </w:tc>
      </w:tr>
      <w:tr w:rsidR="000374CD" w:rsidRPr="003307A5" w14:paraId="1D0D31EC"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8B32D25"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Tỉnh</w:t>
            </w:r>
          </w:p>
        </w:tc>
        <w:tc>
          <w:tcPr>
            <w:tcW w:w="4685" w:type="dxa"/>
            <w:tcBorders>
              <w:top w:val="nil"/>
              <w:left w:val="nil"/>
              <w:bottom w:val="nil"/>
              <w:right w:val="single" w:sz="8" w:space="0" w:color="92D050"/>
            </w:tcBorders>
            <w:vAlign w:val="center"/>
            <w:hideMark/>
          </w:tcPr>
          <w:p w14:paraId="1CD7C780"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1/Vùng 2</w:t>
            </w:r>
          </w:p>
        </w:tc>
      </w:tr>
      <w:tr w:rsidR="000374CD" w:rsidRPr="003307A5" w14:paraId="564D19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E40FBF6"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3E0EBBF2"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1/Vùng 3</w:t>
            </w:r>
          </w:p>
        </w:tc>
      </w:tr>
      <w:tr w:rsidR="000374CD" w:rsidRPr="003307A5" w14:paraId="07E316D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6E62327"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25DF7047"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2/Vùng 3</w:t>
            </w:r>
          </w:p>
        </w:tc>
      </w:tr>
    </w:tbl>
    <w:p w14:paraId="2DF098D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giá dịch vụ</w:t>
      </w:r>
    </w:p>
    <w:p w14:paraId="02243C50" w14:textId="0587C0DF" w:rsidR="000374CD" w:rsidRPr="0008454A" w:rsidRDefault="000374CD" w:rsidP="000374CD">
      <w:pPr>
        <w:spacing w:before="120" w:after="120" w:line="276" w:lineRule="auto"/>
        <w:ind w:left="567"/>
        <w:jc w:val="both"/>
        <w:rPr>
          <w:rFonts w:ascii="Tahoma" w:hAnsi="Tahoma" w:cs="Tahoma"/>
          <w:bCs/>
          <w:i/>
          <w:sz w:val="20"/>
          <w:lang w:val="en-US"/>
        </w:rPr>
      </w:pPr>
      <w:r w:rsidRPr="003307A5">
        <w:rPr>
          <w:rFonts w:ascii="Tahoma" w:hAnsi="Tahoma" w:cs="Tahoma"/>
          <w:bCs/>
          <w:i/>
          <w:sz w:val="20"/>
        </w:rPr>
        <w:t xml:space="preserve">Bảng giá dưới đây </w:t>
      </w:r>
      <w:r w:rsidR="00BC2493" w:rsidRPr="00BC2493">
        <w:rPr>
          <w:rFonts w:ascii="Tahoma" w:hAnsi="Tahoma" w:cs="Tahoma"/>
          <w:bCs/>
          <w:i/>
          <w:sz w:val="20"/>
        </w:rPr>
        <w:t>đã bao gồm thuế</w:t>
      </w:r>
      <w:r w:rsidR="0008454A">
        <w:rPr>
          <w:rFonts w:ascii="Tahoma" w:hAnsi="Tahoma" w:cs="Tahoma"/>
          <w:bCs/>
          <w:i/>
          <w:sz w:val="20"/>
          <w:lang w:val="en-US"/>
        </w:rPr>
        <w:t xml:space="preserve"> VAT</w:t>
      </w:r>
    </w:p>
    <w:p w14:paraId="7CFA52B7" w14:textId="77777777" w:rsidR="00BB77EE" w:rsidRDefault="005F3541" w:rsidP="00BB77EE">
      <w:pPr>
        <w:spacing w:before="120" w:after="120" w:line="276" w:lineRule="auto"/>
        <w:ind w:left="567"/>
        <w:jc w:val="both"/>
        <w:rPr>
          <w:rFonts w:ascii="Tahoma" w:hAnsi="Tahoma" w:cs="Tahoma"/>
          <w:b/>
          <w:bCs/>
          <w:sz w:val="20"/>
          <w:szCs w:val="20"/>
          <w:lang w:val="en-US"/>
        </w:rPr>
      </w:pPr>
      <w:r w:rsidRPr="00AC7F76">
        <w:rPr>
          <w:rFonts w:ascii="Tahoma" w:hAnsi="Tahoma" w:cs="Tahoma"/>
          <w:b/>
          <w:bCs/>
          <w:sz w:val="20"/>
          <w:szCs w:val="20"/>
          <w:lang w:val="en-US"/>
        </w:rPr>
        <w:t xml:space="preserve">ID: </w:t>
      </w:r>
      <w:r w:rsidRPr="00AC7F76">
        <w:rPr>
          <w:rFonts w:ascii="Tahoma" w:hAnsi="Tahoma" w:cs="Tahoma"/>
          <w:sz w:val="20"/>
          <w:szCs w:val="20"/>
        </w:rPr>
        <w:t>{{</w:t>
      </w:r>
      <w:r w:rsidR="009C7A5E" w:rsidRPr="009C7A5E">
        <w:rPr>
          <w:rFonts w:ascii="Tahoma" w:hAnsi="Tahoma" w:cs="Tahoma"/>
          <w:sz w:val="20"/>
          <w:szCs w:val="20"/>
        </w:rPr>
        <w:t>PARTNER-CODE</w:t>
      </w:r>
      <w:r w:rsidRPr="00AC7F76">
        <w:rPr>
          <w:rFonts w:ascii="Tahoma" w:hAnsi="Tahoma" w:cs="Tahoma"/>
          <w:sz w:val="20"/>
          <w:szCs w:val="20"/>
          <w:shd w:val="clear" w:color="auto" w:fill="FFFFFF"/>
        </w:rPr>
        <w:t>}}</w:t>
      </w:r>
    </w:p>
    <w:p w14:paraId="46AC66E0" w14:textId="77777777" w:rsidR="00BB77EE" w:rsidRDefault="005F3541" w:rsidP="00BB77EE">
      <w:pPr>
        <w:spacing w:before="120" w:after="120" w:line="276" w:lineRule="auto"/>
        <w:ind w:left="567"/>
        <w:jc w:val="center"/>
        <w:rPr>
          <w:rFonts w:ascii="Tahoma" w:hAnsi="Tahoma" w:cs="Tahoma"/>
          <w:b/>
          <w:bCs/>
          <w:sz w:val="20"/>
          <w:szCs w:val="20"/>
          <w:lang w:val="en-US"/>
        </w:rPr>
      </w:pPr>
      <w:r w:rsidRPr="00AC7F76">
        <w:rPr>
          <w:rFonts w:ascii="Tahoma" w:hAnsi="Tahoma" w:cs="Tahoma"/>
          <w:sz w:val="20"/>
          <w:szCs w:val="20"/>
        </w:rPr>
        <w:t>{{SHIPFEE-PICTURE}}</w:t>
      </w:r>
    </w:p>
    <w:p w14:paraId="3F4FAFB4" w14:textId="77777777" w:rsidR="00BB77EE" w:rsidRDefault="00BB77EE" w:rsidP="00BB77EE">
      <w:pPr>
        <w:spacing w:before="120" w:after="120" w:line="276" w:lineRule="auto"/>
        <w:ind w:left="567"/>
        <w:jc w:val="center"/>
        <w:rPr>
          <w:rFonts w:ascii="Tahoma" w:hAnsi="Tahoma" w:cs="Tahoma"/>
          <w:b/>
          <w:bCs/>
          <w:sz w:val="20"/>
          <w:szCs w:val="20"/>
          <w:lang w:val="en-US"/>
        </w:rPr>
      </w:pPr>
    </w:p>
    <w:p w14:paraId="6D77B4A9" w14:textId="5EF3855A" w:rsidR="00982446" w:rsidRPr="00BB77EE" w:rsidRDefault="00982446" w:rsidP="00BB77EE">
      <w:pPr>
        <w:spacing w:before="120" w:after="120" w:line="276" w:lineRule="auto"/>
        <w:ind w:left="567"/>
        <w:jc w:val="center"/>
        <w:rPr>
          <w:rFonts w:ascii="Tahoma" w:hAnsi="Tahoma" w:cs="Tahoma"/>
          <w:b/>
          <w:bCs/>
          <w:sz w:val="20"/>
          <w:szCs w:val="20"/>
          <w:highlight w:val="yellow"/>
          <w:lang w:val="en-US"/>
        </w:rPr>
      </w:pPr>
      <w:r w:rsidRPr="00982446">
        <w:rPr>
          <w:rFonts w:ascii="Tahoma" w:hAnsi="Tahoma" w:cs="Tahoma"/>
          <w:sz w:val="20"/>
          <w:szCs w:val="20"/>
        </w:rPr>
        <w:t>{{GT1P-PICTURE}}</w:t>
      </w:r>
    </w:p>
    <w:p w14:paraId="3EBCEDF8" w14:textId="77777777" w:rsidR="00A57521" w:rsidRPr="003307A5" w:rsidRDefault="00A57521" w:rsidP="000374CD">
      <w:pPr>
        <w:rPr>
          <w:rFonts w:ascii="Tahoma" w:hAnsi="Tahoma" w:cs="Tahoma"/>
          <w:bCs/>
          <w:i/>
          <w:sz w:val="20"/>
        </w:rPr>
      </w:pPr>
    </w:p>
    <w:p w14:paraId="13F07305" w14:textId="5BFBCAF7" w:rsidR="000374CD" w:rsidRPr="003307A5" w:rsidRDefault="00332197" w:rsidP="000374CD">
      <w:pPr>
        <w:spacing w:before="120" w:after="120" w:line="276" w:lineRule="auto"/>
        <w:ind w:right="284"/>
        <w:jc w:val="both"/>
        <w:rPr>
          <w:rFonts w:ascii="Tahoma" w:hAnsi="Tahoma" w:cs="Tahoma"/>
          <w:b/>
          <w:sz w:val="20"/>
        </w:rPr>
      </w:pPr>
      <w:r>
        <w:rPr>
          <w:rFonts w:ascii="Tahoma" w:hAnsi="Tahoma" w:cs="Tahoma"/>
          <w:b/>
          <w:sz w:val="20"/>
        </w:rPr>
        <w:lastRenderedPageBreak/>
        <w:br/>
      </w:r>
      <w:r>
        <w:rPr>
          <w:rFonts w:ascii="Tahoma" w:hAnsi="Tahoma" w:cs="Tahoma"/>
          <w:b/>
          <w:sz w:val="20"/>
        </w:rPr>
        <w:br/>
      </w:r>
      <w:r>
        <w:rPr>
          <w:rFonts w:ascii="Tahoma" w:hAnsi="Tahoma" w:cs="Tahoma"/>
          <w:b/>
          <w:sz w:val="20"/>
        </w:rPr>
        <w:br/>
      </w:r>
      <w:r>
        <w:rPr>
          <w:rFonts w:ascii="Tahoma" w:hAnsi="Tahoma" w:cs="Tahoma"/>
          <w:b/>
          <w:sz w:val="20"/>
        </w:rPr>
        <w:br/>
      </w:r>
      <w:r w:rsidR="000374CD" w:rsidRPr="003307A5">
        <w:rPr>
          <w:rFonts w:ascii="Tahoma" w:hAnsi="Tahoma" w:cs="Tahoma"/>
          <w:b/>
          <w:sz w:val="20"/>
        </w:rPr>
        <w:t>Lưu ý:</w:t>
      </w:r>
    </w:p>
    <w:p w14:paraId="0A7942B0" w14:textId="7085D73B"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GHN không hỗ trợ những yêu cầu nằm ngoài quy định của GHN như: giao hàng ra ngoài phạm vi giao…</w:t>
      </w:r>
    </w:p>
    <w:p w14:paraId="6900126E"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Thời gian làm việc của GHN: 8h – 18h từ thứ Hai đến thứ Bảy (trừ các ngày Lễ, Tết theo quy định của Nhà Nước Việt Nam). </w:t>
      </w:r>
    </w:p>
    <w:p w14:paraId="42D00484"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Đối với đơn hàng được tạo trước 16h00, thì GHN sẽ thực hiện việc lấy hàng trước 17h00 cùng ngày.</w:t>
      </w:r>
    </w:p>
    <w:p w14:paraId="414A0DC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Đơn hàng được tạo sau 16h00 hàng ngày hoặc được tạo vào ngày chủ nhật thì tính thành Đơn hàng của ngày làm việc kế tiếp. </w:t>
      </w:r>
    </w:p>
    <w:p w14:paraId="50FF4C41"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các tuyến giao nội thành, </w:t>
      </w:r>
      <w:r w:rsidRPr="003307A5">
        <w:rPr>
          <w:rFonts w:ascii="Tahoma" w:hAnsi="Tahoma" w:cs="Tahoma"/>
          <w:sz w:val="20"/>
          <w:lang w:val="en-US"/>
        </w:rPr>
        <w:t xml:space="preserve">Khách hàng </w:t>
      </w:r>
      <w:r w:rsidRPr="003307A5">
        <w:rPr>
          <w:rFonts w:ascii="Tahoma" w:hAnsi="Tahoma" w:cs="Tahoma"/>
          <w:sz w:val="20"/>
        </w:rPr>
        <w:t xml:space="preserve">tạo đơn trước 16h00 sẽ được giao thành công trong ngày làm việc tiếp theo. </w:t>
      </w:r>
    </w:p>
    <w:p w14:paraId="6D1D45F5" w14:textId="77777777" w:rsidR="000374CD" w:rsidRPr="003307A5" w:rsidRDefault="000374CD" w:rsidP="00E54C45">
      <w:pPr>
        <w:numPr>
          <w:ilvl w:val="2"/>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Ví dụ: Đơn hàng được tạo từ quận Tân Bình, TP. Hồ Chí Minh gửi đi TP. Biên Hòa tỉnh Đồng Nai với </w:t>
      </w:r>
      <w:r w:rsidRPr="003307A5">
        <w:rPr>
          <w:rFonts w:ascii="Tahoma" w:hAnsi="Tahoma" w:cs="Tahoma"/>
          <w:b/>
          <w:sz w:val="20"/>
        </w:rPr>
        <w:t>gói dịch vụ Nhanh</w:t>
      </w:r>
      <w:r w:rsidRPr="003307A5">
        <w:rPr>
          <w:rFonts w:ascii="Tahoma" w:hAnsi="Tahoma" w:cs="Tahoma"/>
          <w:sz w:val="20"/>
        </w:rPr>
        <w:t xml:space="preserve"> tạo trước 16h00 ngày 03/04 sẽ được giao thành công vào ngày làm việc tiếp theo (04/04), nhanh hơn so với gói dịch vụ cũ 01 ngày. </w:t>
      </w:r>
    </w:p>
    <w:p w14:paraId="1711BADF"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Khi có nhu cầu giao hàng, </w:t>
      </w:r>
      <w:r w:rsidRPr="003307A5">
        <w:rPr>
          <w:rFonts w:ascii="Tahoma" w:hAnsi="Tahoma" w:cs="Tahoma"/>
          <w:sz w:val="20"/>
          <w:lang w:val="en-US"/>
        </w:rPr>
        <w:t>Khách hàng</w:t>
      </w:r>
      <w:r w:rsidRPr="003307A5">
        <w:rPr>
          <w:rFonts w:ascii="Tahoma" w:hAnsi="Tahoma" w:cs="Tahoma"/>
          <w:sz w:val="20"/>
        </w:rPr>
        <w:t xml:space="preserve"> đăng nhập vào trang </w:t>
      </w:r>
      <w:hyperlink r:id="rId18" w:history="1">
        <w:r w:rsidRPr="003307A5">
          <w:rPr>
            <w:rStyle w:val="Hyperlink"/>
            <w:rFonts w:ascii="Tahoma" w:hAnsi="Tahoma" w:cs="Tahoma"/>
            <w:sz w:val="20"/>
          </w:rPr>
          <w:t>https://</w:t>
        </w:r>
        <w:r w:rsidRPr="003307A5">
          <w:rPr>
            <w:rStyle w:val="Hyperlink"/>
            <w:rFonts w:ascii="Tahoma" w:hAnsi="Tahoma" w:cs="Tahoma"/>
            <w:sz w:val="20"/>
            <w:lang w:val="en-US"/>
          </w:rPr>
          <w:t>khachhang</w:t>
        </w:r>
        <w:r w:rsidRPr="003307A5">
          <w:rPr>
            <w:rStyle w:val="Hyperlink"/>
            <w:rFonts w:ascii="Tahoma" w:hAnsi="Tahoma" w:cs="Tahoma"/>
            <w:sz w:val="20"/>
          </w:rPr>
          <w:t>.ghn.vn</w:t>
        </w:r>
      </w:hyperlink>
      <w:r w:rsidRPr="003307A5">
        <w:rPr>
          <w:rFonts w:ascii="Tahoma" w:hAnsi="Tahoma" w:cs="Tahoma"/>
          <w:sz w:val="20"/>
        </w:rPr>
        <w:t xml:space="preserve"> để nhập thông tin đơn hàng.</w:t>
      </w:r>
    </w:p>
    <w:p w14:paraId="1E3AC20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Khối lượng quy đổi tính theo theo công thức:</w:t>
      </w:r>
    </w:p>
    <w:tbl>
      <w:tblPr>
        <w:tblW w:w="8133" w:type="dxa"/>
        <w:tblInd w:w="1155" w:type="dxa"/>
        <w:tblLook w:val="04A0" w:firstRow="1" w:lastRow="0" w:firstColumn="1" w:lastColumn="0" w:noHBand="0" w:noVBand="1"/>
      </w:tblPr>
      <w:tblGrid>
        <w:gridCol w:w="4000"/>
        <w:gridCol w:w="4133"/>
      </w:tblGrid>
      <w:tr w:rsidR="000374CD" w:rsidRPr="003307A5" w14:paraId="1DFCA57E" w14:textId="77777777" w:rsidTr="0096254E">
        <w:trPr>
          <w:trHeight w:val="135"/>
        </w:trPr>
        <w:tc>
          <w:tcPr>
            <w:tcW w:w="4000" w:type="dxa"/>
            <w:vMerge w:val="restart"/>
            <w:shd w:val="clear" w:color="auto" w:fill="FFFFFF"/>
            <w:noWrap/>
            <w:vAlign w:val="center"/>
            <w:hideMark/>
          </w:tcPr>
          <w:p w14:paraId="4F321ED2"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 xml:space="preserve">Khối lượng quy đổi (kg) = </w:t>
            </w:r>
          </w:p>
        </w:tc>
        <w:tc>
          <w:tcPr>
            <w:tcW w:w="4133" w:type="dxa"/>
            <w:tcBorders>
              <w:top w:val="nil"/>
              <w:left w:val="nil"/>
              <w:bottom w:val="single" w:sz="4" w:space="0" w:color="auto"/>
              <w:right w:val="nil"/>
            </w:tcBorders>
            <w:shd w:val="clear" w:color="auto" w:fill="FFFFFF"/>
            <w:noWrap/>
            <w:vAlign w:val="bottom"/>
            <w:hideMark/>
          </w:tcPr>
          <w:p w14:paraId="50D5326F"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Dài (cm) x rộng (cm) x cao (cm)</w:t>
            </w:r>
          </w:p>
        </w:tc>
      </w:tr>
      <w:tr w:rsidR="000374CD" w:rsidRPr="003307A5" w14:paraId="1CDC7899" w14:textId="77777777" w:rsidTr="0096254E">
        <w:trPr>
          <w:trHeight w:val="188"/>
        </w:trPr>
        <w:tc>
          <w:tcPr>
            <w:tcW w:w="0" w:type="auto"/>
            <w:vMerge/>
            <w:vAlign w:val="center"/>
            <w:hideMark/>
          </w:tcPr>
          <w:p w14:paraId="00658C19" w14:textId="77777777" w:rsidR="000374CD" w:rsidRPr="003307A5" w:rsidRDefault="000374CD" w:rsidP="0096254E">
            <w:pPr>
              <w:spacing w:before="120" w:after="120" w:line="276" w:lineRule="auto"/>
              <w:ind w:left="426" w:right="285"/>
              <w:rPr>
                <w:rFonts w:ascii="Tahoma" w:hAnsi="Tahoma" w:cs="Tahoma"/>
                <w:i/>
                <w:sz w:val="20"/>
              </w:rPr>
            </w:pPr>
          </w:p>
        </w:tc>
        <w:tc>
          <w:tcPr>
            <w:tcW w:w="4133" w:type="dxa"/>
            <w:shd w:val="clear" w:color="auto" w:fill="FFFFFF"/>
            <w:noWrap/>
            <w:vAlign w:val="bottom"/>
            <w:hideMark/>
          </w:tcPr>
          <w:p w14:paraId="52BC4CD5"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lang w:val="en-US"/>
              </w:rPr>
              <w:t>5</w:t>
            </w:r>
            <w:r w:rsidRPr="003307A5">
              <w:rPr>
                <w:rFonts w:ascii="Tahoma" w:hAnsi="Tahoma" w:cs="Tahoma"/>
                <w:i/>
                <w:sz w:val="20"/>
              </w:rPr>
              <w:t>.000</w:t>
            </w:r>
          </w:p>
        </w:tc>
      </w:tr>
    </w:tbl>
    <w:p w14:paraId="510B590D"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Trường hợp có sự chênh lệch giữa khối lượng thực tế và khối lượng quy đổi thì GHN sẽ áp dụng tính cước đối với khối lượng cao hơn (“</w:t>
      </w:r>
      <w:r w:rsidRPr="003307A5">
        <w:rPr>
          <w:rFonts w:ascii="Tahoma" w:hAnsi="Tahoma" w:cs="Tahoma"/>
          <w:b/>
          <w:sz w:val="20"/>
        </w:rPr>
        <w:t>Khối lượng tính cước</w:t>
      </w:r>
      <w:r w:rsidRPr="003307A5">
        <w:rPr>
          <w:rFonts w:ascii="Tahoma" w:hAnsi="Tahoma" w:cs="Tahoma"/>
          <w:sz w:val="20"/>
        </w:rPr>
        <w:t>”).</w:t>
      </w:r>
    </w:p>
    <w:p w14:paraId="3B642EE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Khối lượng tính cước</w:t>
      </w:r>
      <w:r w:rsidRPr="003307A5">
        <w:rPr>
          <w:rFonts w:ascii="Tahoma" w:hAnsi="Tahoma" w:cs="Tahoma"/>
          <w:sz w:val="20"/>
        </w:rPr>
        <w:t xml:space="preserve"> bị lẻ số kg thì số kg lẻ (sau đây tạm gọi là số “</w:t>
      </w:r>
      <w:r w:rsidRPr="003307A5">
        <w:rPr>
          <w:rFonts w:ascii="Tahoma" w:hAnsi="Tahoma" w:cs="Tahoma"/>
          <w:b/>
          <w:sz w:val="20"/>
        </w:rPr>
        <w:t>X</w:t>
      </w:r>
      <w:r w:rsidRPr="003307A5">
        <w:rPr>
          <w:rFonts w:ascii="Tahoma" w:hAnsi="Tahoma" w:cs="Tahoma"/>
          <w:sz w:val="20"/>
        </w:rPr>
        <w:t>”) sẽ được làm tròn lên như sau:</w:t>
      </w:r>
    </w:p>
    <w:p w14:paraId="0D680BF8"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&lt; 0,5: sẽ được làm tròn là 0,5 kg.</w:t>
      </w:r>
    </w:p>
    <w:p w14:paraId="6B9FD779"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&gt; 0,5 kg: sẽ được làm tròn là 1 kg.</w:t>
      </w:r>
    </w:p>
    <w:p w14:paraId="6E1A2781" w14:textId="77777777" w:rsidR="000374CD"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Khai giá hàng hóa</w:t>
      </w:r>
    </w:p>
    <w:p w14:paraId="31860CB1" w14:textId="77777777" w:rsidR="00AC7F76" w:rsidRDefault="00AC7F76" w:rsidP="00BB77EE">
      <w:pPr>
        <w:spacing w:before="120" w:after="120" w:line="276" w:lineRule="auto"/>
        <w:ind w:firstLine="567"/>
        <w:jc w:val="center"/>
        <w:rPr>
          <w:rFonts w:ascii="Tahoma" w:hAnsi="Tahoma" w:cs="Tahoma"/>
          <w:sz w:val="20"/>
          <w:szCs w:val="20"/>
        </w:rPr>
      </w:pPr>
      <w:r>
        <w:rPr>
          <w:rFonts w:ascii="Tahoma" w:hAnsi="Tahoma" w:cs="Tahoma"/>
          <w:sz w:val="20"/>
          <w:szCs w:val="20"/>
        </w:rPr>
        <w:t>{{PRICE-FEE-PICTURE}}</w:t>
      </w:r>
    </w:p>
    <w:p w14:paraId="18B50C7C" w14:textId="7EA1B924" w:rsidR="000374CD" w:rsidRPr="003307A5" w:rsidRDefault="000374CD" w:rsidP="000374CD">
      <w:pPr>
        <w:spacing w:before="120" w:after="120" w:line="276" w:lineRule="auto"/>
        <w:ind w:left="993"/>
        <w:jc w:val="both"/>
        <w:rPr>
          <w:rFonts w:ascii="Tahoma" w:hAnsi="Tahoma" w:cs="Tahoma"/>
          <w:b/>
          <w:i/>
          <w:sz w:val="20"/>
          <w:u w:val="single"/>
        </w:rPr>
      </w:pPr>
      <w:r w:rsidRPr="003307A5">
        <w:rPr>
          <w:rFonts w:ascii="Tahoma" w:hAnsi="Tahoma" w:cs="Tahoma"/>
          <w:b/>
          <w:i/>
          <w:sz w:val="20"/>
          <w:u w:val="single"/>
        </w:rPr>
        <w:t>Lưu ý:</w:t>
      </w:r>
    </w:p>
    <w:p w14:paraId="74AC9E87" w14:textId="25C64F92" w:rsidR="000374CD" w:rsidRPr="003307A5" w:rsidRDefault="0008454A" w:rsidP="00E54C45">
      <w:pPr>
        <w:numPr>
          <w:ilvl w:val="0"/>
          <w:numId w:val="20"/>
        </w:numPr>
        <w:tabs>
          <w:tab w:val="left" w:pos="1560"/>
        </w:tabs>
        <w:spacing w:before="120" w:after="120" w:line="276" w:lineRule="auto"/>
        <w:ind w:left="1560" w:right="284" w:hanging="425"/>
        <w:jc w:val="both"/>
        <w:rPr>
          <w:rFonts w:ascii="Tahoma" w:hAnsi="Tahoma" w:cs="Tahoma"/>
          <w:sz w:val="20"/>
        </w:rPr>
      </w:pPr>
      <w:r>
        <w:rPr>
          <w:rFonts w:ascii="Tahoma" w:hAnsi="Tahoma" w:cs="Tahoma"/>
          <w:sz w:val="20"/>
        </w:rPr>
        <w:t xml:space="preserve">Bảng giá trên đã bao gồm </w:t>
      </w:r>
      <w:r>
        <w:rPr>
          <w:rFonts w:ascii="Tahoma" w:hAnsi="Tahoma" w:cs="Tahoma"/>
          <w:sz w:val="20"/>
          <w:lang w:val="en-US"/>
        </w:rPr>
        <w:t>thuế</w:t>
      </w:r>
      <w:r w:rsidR="000374CD" w:rsidRPr="003307A5">
        <w:rPr>
          <w:rFonts w:ascii="Tahoma" w:hAnsi="Tahoma" w:cs="Tahoma"/>
          <w:sz w:val="20"/>
        </w:rPr>
        <w:t xml:space="preserve"> VAT.</w:t>
      </w:r>
    </w:p>
    <w:p w14:paraId="1D4A84B3"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nhằm bảo đảm quyền lợi tối đa cho </w:t>
      </w:r>
      <w:r w:rsidRPr="003307A5">
        <w:rPr>
          <w:rFonts w:ascii="Tahoma" w:hAnsi="Tahoma" w:cs="Tahoma"/>
          <w:sz w:val="20"/>
          <w:lang w:val="en-US"/>
        </w:rPr>
        <w:t>Khách hàng</w:t>
      </w:r>
      <w:r w:rsidRPr="003307A5">
        <w:rPr>
          <w:rFonts w:ascii="Tahoma" w:hAnsi="Tahoma" w:cs="Tahoma"/>
          <w:sz w:val="20"/>
        </w:rPr>
        <w:t xml:space="preserve"> khi xảy ra thiệt hại, hư hỏng, mất mát. Về quy trình bồi thường, Khách hàng tham khảo chi tiết tại mục “</w:t>
      </w:r>
      <w:r w:rsidRPr="003307A5">
        <w:rPr>
          <w:rFonts w:ascii="Tahoma" w:hAnsi="Tahoma" w:cs="Tahoma"/>
          <w:b/>
          <w:sz w:val="20"/>
        </w:rPr>
        <w:t>Chính sách bồi thường</w:t>
      </w:r>
      <w:r w:rsidRPr="003307A5">
        <w:rPr>
          <w:rFonts w:ascii="Tahoma" w:hAnsi="Tahoma" w:cs="Tahoma"/>
          <w:sz w:val="20"/>
        </w:rPr>
        <w:t>” được quy định tại Phụ lục đính kèm Hợp đồng này.</w:t>
      </w:r>
    </w:p>
    <w:p w14:paraId="4ED190FB"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lastRenderedPageBreak/>
        <w:t xml:space="preserve">Phí khai giá hàng hóa </w:t>
      </w:r>
      <w:r w:rsidRPr="003307A5">
        <w:rPr>
          <w:rFonts w:ascii="Tahoma" w:hAnsi="Tahoma" w:cs="Tahoma"/>
          <w:b/>
          <w:sz w:val="20"/>
          <w:lang w:val="en-US"/>
        </w:rPr>
        <w:t>áp dụng</w:t>
      </w:r>
      <w:r w:rsidRPr="003307A5">
        <w:rPr>
          <w:rFonts w:ascii="Tahoma" w:hAnsi="Tahoma" w:cs="Tahoma"/>
          <w:b/>
          <w:sz w:val="20"/>
        </w:rPr>
        <w:t xml:space="preserve"> bắt buộc</w:t>
      </w:r>
      <w:r w:rsidRPr="003307A5">
        <w:rPr>
          <w:rFonts w:ascii="Tahoma" w:hAnsi="Tahoma" w:cs="Tahoma"/>
          <w:sz w:val="20"/>
        </w:rPr>
        <w:t xml:space="preserve"> đối với Đơn hàng.</w:t>
      </w:r>
    </w:p>
    <w:p w14:paraId="58B3D1BC"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Giá trị Hàng hóa được khai tối đa là 10.000.000 VND (</w:t>
      </w:r>
      <w:r w:rsidRPr="003307A5">
        <w:rPr>
          <w:rFonts w:ascii="Tahoma" w:hAnsi="Tahoma" w:cs="Tahoma"/>
          <w:i/>
          <w:sz w:val="20"/>
        </w:rPr>
        <w:t>mười triệu đồng</w:t>
      </w:r>
      <w:r w:rsidRPr="003307A5">
        <w:rPr>
          <w:rFonts w:ascii="Tahoma" w:hAnsi="Tahoma" w:cs="Tahoma"/>
          <w:sz w:val="20"/>
        </w:rPr>
        <w:t>).</w:t>
      </w:r>
    </w:p>
    <w:p w14:paraId="0582105D"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Giao lại lần 3</w:t>
      </w:r>
    </w:p>
    <w:p w14:paraId="69BA64F3" w14:textId="77777777" w:rsidR="000374CD" w:rsidRPr="003307A5" w:rsidRDefault="000374CD" w:rsidP="000374CD">
      <w:pPr>
        <w:spacing w:before="120" w:after="120" w:line="276" w:lineRule="auto"/>
        <w:ind w:left="567"/>
        <w:jc w:val="both"/>
        <w:rPr>
          <w:rFonts w:ascii="Tahoma" w:hAnsi="Tahoma" w:cs="Tahoma"/>
          <w:b/>
          <w:sz w:val="20"/>
        </w:rPr>
      </w:pPr>
      <w:r w:rsidRPr="003307A5">
        <w:rPr>
          <w:rFonts w:ascii="Tahoma" w:hAnsi="Tahoma" w:cs="Tahoma"/>
          <w:sz w:val="20"/>
        </w:rPr>
        <w:t>GHN hỗ trợ giao lại miễn phí trong trường hợp Đơn hàng chưa chuyển sang trạng thái “</w:t>
      </w:r>
      <w:r w:rsidRPr="003307A5">
        <w:rPr>
          <w:rFonts w:ascii="Tahoma" w:hAnsi="Tahoma" w:cs="Tahoma"/>
          <w:b/>
          <w:sz w:val="20"/>
        </w:rPr>
        <w:t>Chờ trả hàng</w:t>
      </w:r>
      <w:r w:rsidRPr="003307A5">
        <w:rPr>
          <w:rFonts w:ascii="Tahoma" w:hAnsi="Tahoma" w:cs="Tahoma"/>
          <w:sz w:val="20"/>
        </w:rPr>
        <w:t>”, GHN hỗ trợ giao lại miễn phí đến địa chỉ nhận hàng mỗi ngày tối thiểu 1 lần, tối đa 3 lần trong trường hợp giao không thành công.</w:t>
      </w:r>
    </w:p>
    <w:p w14:paraId="2EBF9BB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Yêu cầu giao lại</w:t>
      </w:r>
    </w:p>
    <w:p w14:paraId="07C5825E" w14:textId="4F393E2F"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Trong vòng </w:t>
      </w:r>
      <w:r w:rsidR="00F97916">
        <w:rPr>
          <w:rFonts w:ascii="Tahoma" w:hAnsi="Tahoma" w:cs="Tahoma"/>
          <w:sz w:val="20"/>
        </w:rPr>
        <w:t>72</w:t>
      </w:r>
      <w:r w:rsidRPr="003307A5">
        <w:rPr>
          <w:rFonts w:ascii="Tahoma" w:hAnsi="Tahoma" w:cs="Tahoma"/>
          <w:sz w:val="20"/>
        </w:rPr>
        <w:t xml:space="preserve"> </w:t>
      </w:r>
      <w:r w:rsidRPr="003307A5">
        <w:rPr>
          <w:rFonts w:ascii="Tahoma" w:hAnsi="Tahoma" w:cs="Tahoma"/>
          <w:sz w:val="20"/>
          <w:lang w:val="en-US"/>
        </w:rPr>
        <w:t>(</w:t>
      </w:r>
      <w:r w:rsidR="00F97916">
        <w:rPr>
          <w:rFonts w:ascii="Tahoma" w:hAnsi="Tahoma" w:cs="Tahoma"/>
          <w:sz w:val="20"/>
          <w:lang w:val="en-US"/>
        </w:rPr>
        <w:t>bảy</w:t>
      </w:r>
      <w:r w:rsidR="00F97916">
        <w:rPr>
          <w:rFonts w:ascii="Tahoma" w:hAnsi="Tahoma" w:cs="Tahoma"/>
          <w:sz w:val="20"/>
        </w:rPr>
        <w:t xml:space="preserve"> mươi hai</w:t>
      </w:r>
      <w:r w:rsidRPr="003307A5">
        <w:rPr>
          <w:rFonts w:ascii="Tahoma" w:hAnsi="Tahoma" w:cs="Tahoma"/>
          <w:sz w:val="20"/>
          <w:lang w:val="en-US"/>
        </w:rPr>
        <w:t xml:space="preserve">) </w:t>
      </w:r>
      <w:r w:rsidRPr="003307A5">
        <w:rPr>
          <w:rFonts w:ascii="Tahoma" w:hAnsi="Tahoma" w:cs="Tahoma"/>
          <w:sz w:val="20"/>
        </w:rPr>
        <w:t xml:space="preserve">giờ kể từ khi đơn hàng được chuyển sang trạng thái Chờ trả hàng, Người gửi có thể yêu cầu giao lại đơn hàng như là một đơn hàng mới, với thời gian mặc định là Gói 01 ngày kể từ thời điểm yêu cầu. </w:t>
      </w:r>
    </w:p>
    <w:p w14:paraId="3F26FD2E" w14:textId="6D65FBD2"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AC7F76">
        <w:rPr>
          <w:rFonts w:ascii="Tahoma" w:hAnsi="Tahoma" w:cs="Tahoma"/>
          <w:sz w:val="20"/>
        </w:rPr>
        <w:t xml:space="preserve">Phí giao lại: </w:t>
      </w:r>
      <w:r w:rsidR="00AC7F76" w:rsidRPr="00AC7F76">
        <w:rPr>
          <w:rFonts w:ascii="Tahoma" w:hAnsi="Tahoma" w:cs="Tahoma"/>
          <w:sz w:val="20"/>
          <w:szCs w:val="20"/>
        </w:rPr>
        <w:t>{{HANDOVER-FEE}}</w:t>
      </w:r>
      <w:r w:rsidR="00AC7F76">
        <w:rPr>
          <w:rFonts w:ascii="Tahoma" w:hAnsi="Tahoma" w:cs="Tahoma"/>
          <w:sz w:val="20"/>
          <w:szCs w:val="20"/>
          <w:lang w:val="en-US"/>
        </w:rPr>
        <w:t xml:space="preserve"> </w:t>
      </w:r>
      <w:r w:rsidRPr="00AC7F76">
        <w:rPr>
          <w:rFonts w:ascii="Tahoma" w:hAnsi="Tahoma" w:cs="Tahoma"/>
          <w:sz w:val="20"/>
        </w:rPr>
        <w:t>VN</w:t>
      </w:r>
      <w:r w:rsidR="0008454A">
        <w:rPr>
          <w:rFonts w:ascii="Tahoma" w:hAnsi="Tahoma" w:cs="Tahoma"/>
          <w:sz w:val="20"/>
        </w:rPr>
        <w:t>D/ đơn hàng (</w:t>
      </w:r>
      <w:r w:rsidR="009A2DF6">
        <w:rPr>
          <w:rFonts w:ascii="Tahoma" w:hAnsi="Tahoma" w:cs="Tahoma"/>
          <w:sz w:val="20"/>
          <w:lang w:val="en-US"/>
        </w:rPr>
        <w:t>Đã</w:t>
      </w:r>
      <w:r w:rsidR="0008454A">
        <w:rPr>
          <w:rFonts w:ascii="Tahoma" w:hAnsi="Tahoma" w:cs="Tahoma"/>
          <w:sz w:val="20"/>
        </w:rPr>
        <w:t xml:space="preserve"> bao gồm </w:t>
      </w:r>
      <w:r w:rsidR="0008454A">
        <w:rPr>
          <w:rFonts w:ascii="Tahoma" w:hAnsi="Tahoma" w:cs="Tahoma"/>
          <w:sz w:val="20"/>
          <w:lang w:val="en-US"/>
        </w:rPr>
        <w:t>thuế</w:t>
      </w:r>
      <w:r w:rsidRPr="00AC7F76">
        <w:rPr>
          <w:rFonts w:ascii="Tahoma" w:hAnsi="Tahoma" w:cs="Tahoma"/>
          <w:sz w:val="20"/>
        </w:rPr>
        <w:t xml:space="preserve"> VAT)</w:t>
      </w:r>
    </w:p>
    <w:p w14:paraId="55CBADEB"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Số lần yêu cầu giao lại tối đa: 01 lần/đơn hàng. </w:t>
      </w:r>
    </w:p>
    <w:p w14:paraId="01DBF2E8" w14:textId="15B6D79A"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Trường hợp quá </w:t>
      </w:r>
      <w:r w:rsidR="00F97916">
        <w:rPr>
          <w:rFonts w:ascii="Tahoma" w:hAnsi="Tahoma" w:cs="Tahoma"/>
          <w:sz w:val="20"/>
        </w:rPr>
        <w:t>72</w:t>
      </w:r>
      <w:r w:rsidRPr="003307A5">
        <w:rPr>
          <w:rFonts w:ascii="Tahoma" w:hAnsi="Tahoma" w:cs="Tahoma"/>
          <w:sz w:val="20"/>
        </w:rPr>
        <w:t xml:space="preserve"> </w:t>
      </w:r>
      <w:r w:rsidRPr="003307A5">
        <w:rPr>
          <w:rFonts w:ascii="Tahoma" w:hAnsi="Tahoma" w:cs="Tahoma"/>
          <w:sz w:val="20"/>
          <w:lang w:val="en-US"/>
        </w:rPr>
        <w:t>(</w:t>
      </w:r>
      <w:r w:rsidR="00F97916">
        <w:rPr>
          <w:rFonts w:ascii="Tahoma" w:hAnsi="Tahoma" w:cs="Tahoma"/>
          <w:sz w:val="20"/>
          <w:lang w:val="en-US"/>
        </w:rPr>
        <w:t>bảy</w:t>
      </w:r>
      <w:r w:rsidR="00F97916">
        <w:rPr>
          <w:rFonts w:ascii="Tahoma" w:hAnsi="Tahoma" w:cs="Tahoma"/>
          <w:sz w:val="20"/>
        </w:rPr>
        <w:t xml:space="preserve"> mươi hai</w:t>
      </w:r>
      <w:r w:rsidRPr="003307A5">
        <w:rPr>
          <w:rFonts w:ascii="Tahoma" w:hAnsi="Tahoma" w:cs="Tahoma"/>
          <w:sz w:val="20"/>
          <w:lang w:val="en-US"/>
        </w:rPr>
        <w:t xml:space="preserve">) </w:t>
      </w:r>
      <w:r w:rsidRPr="003307A5">
        <w:rPr>
          <w:rFonts w:ascii="Tahoma" w:hAnsi="Tahoma" w:cs="Tahoma"/>
          <w:sz w:val="20"/>
        </w:rPr>
        <w:t xml:space="preserve">giờ GHN không nhận được yêu cầu giao lại, đơn hàng sẽ được tự động chuyển trạng thái Trả hàng. Thời gian trả hàng được quy định tại Mục 7 Phụ lục này. </w:t>
      </w:r>
    </w:p>
    <w:p w14:paraId="6E025C49"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Đơn hàng yêu cầu giao lại mang đầy đủ quy trình của một đơn hàng bình thường. </w:t>
      </w:r>
    </w:p>
    <w:p w14:paraId="6B9B4A9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Trả hàng</w:t>
      </w:r>
    </w:p>
    <w:p w14:paraId="3F896D2E" w14:textId="77777777" w:rsidR="000374CD" w:rsidRDefault="000374CD" w:rsidP="000374CD">
      <w:pPr>
        <w:spacing w:before="120" w:after="120" w:line="276" w:lineRule="auto"/>
        <w:ind w:left="567"/>
        <w:jc w:val="both"/>
        <w:rPr>
          <w:rStyle w:val="Hyperlink"/>
          <w:rFonts w:ascii="Tahoma" w:hAnsi="Tahoma" w:cs="Tahoma"/>
          <w:color w:val="auto"/>
          <w:sz w:val="20"/>
        </w:rPr>
      </w:pPr>
      <w:r w:rsidRPr="003307A5">
        <w:rPr>
          <w:rFonts w:ascii="Tahoma" w:hAnsi="Tahoma" w:cs="Tahoma"/>
          <w:sz w:val="20"/>
        </w:rPr>
        <w:t xml:space="preserve">Trong trường hợp giao hàng không thành công, hàng hóa của Quý khách sẽ được GHN chuyển trả về lại địa chỉ đã lấy hàng. Lý do trả hàng của mỗi đơn sẽ được ghi chú cụ thể trên hệ thống </w:t>
      </w:r>
      <w:hyperlink r:id="rId19" w:history="1">
        <w:r w:rsidRPr="003307A5">
          <w:rPr>
            <w:rStyle w:val="Hyperlink"/>
            <w:rFonts w:ascii="Tahoma" w:hAnsi="Tahoma" w:cs="Tahoma"/>
            <w:sz w:val="20"/>
          </w:rPr>
          <w:t>https://</w:t>
        </w:r>
        <w:r w:rsidRPr="003307A5">
          <w:rPr>
            <w:rStyle w:val="Hyperlink"/>
            <w:rFonts w:ascii="Tahoma" w:hAnsi="Tahoma" w:cs="Tahoma"/>
            <w:sz w:val="20"/>
            <w:lang w:val="en-US"/>
          </w:rPr>
          <w:t>khachhang</w:t>
        </w:r>
        <w:r w:rsidRPr="003307A5">
          <w:rPr>
            <w:rStyle w:val="Hyperlink"/>
            <w:rFonts w:ascii="Tahoma" w:hAnsi="Tahoma" w:cs="Tahoma"/>
            <w:sz w:val="20"/>
          </w:rPr>
          <w:t>.ghn.vn</w:t>
        </w:r>
      </w:hyperlink>
      <w:r w:rsidRPr="003307A5">
        <w:rPr>
          <w:rStyle w:val="Hyperlink"/>
          <w:rFonts w:ascii="Tahoma" w:hAnsi="Tahoma" w:cs="Tahoma"/>
          <w:color w:val="auto"/>
          <w:sz w:val="20"/>
        </w:rPr>
        <w:t>.</w:t>
      </w:r>
    </w:p>
    <w:p w14:paraId="280FC897" w14:textId="101F544E" w:rsidR="00AC7F76" w:rsidRDefault="00AC7F76" w:rsidP="00BB77EE">
      <w:pPr>
        <w:spacing w:before="120" w:after="120" w:line="276" w:lineRule="auto"/>
        <w:ind w:left="1134" w:hanging="567"/>
        <w:jc w:val="center"/>
        <w:rPr>
          <w:rFonts w:ascii="Tahoma" w:hAnsi="Tahoma" w:cs="Tahoma"/>
          <w:sz w:val="20"/>
          <w:szCs w:val="20"/>
        </w:rPr>
      </w:pPr>
      <w:r>
        <w:rPr>
          <w:rFonts w:ascii="Tahoma" w:hAnsi="Tahoma" w:cs="Tahoma"/>
          <w:sz w:val="20"/>
          <w:szCs w:val="20"/>
        </w:rPr>
        <w:t>{{RETURNS-</w:t>
      </w:r>
      <w:r w:rsidR="00332197">
        <w:rPr>
          <w:rFonts w:ascii="Tahoma" w:hAnsi="Tahoma" w:cs="Tahoma"/>
          <w:sz w:val="20"/>
          <w:szCs w:val="20"/>
          <w:lang w:val="en-US"/>
        </w:rPr>
        <w:t>FEE</w:t>
      </w:r>
      <w:r>
        <w:rPr>
          <w:rFonts w:ascii="Tahoma" w:hAnsi="Tahoma" w:cs="Tahoma"/>
          <w:sz w:val="20"/>
          <w:szCs w:val="20"/>
        </w:rPr>
        <w:t>-PICTURE}}</w:t>
      </w:r>
    </w:p>
    <w:p w14:paraId="09719E74" w14:textId="008F06D3" w:rsidR="000374CD" w:rsidRPr="003307A5" w:rsidRDefault="000374CD" w:rsidP="000374CD">
      <w:pPr>
        <w:spacing w:before="120" w:after="120" w:line="276" w:lineRule="auto"/>
        <w:ind w:left="1134" w:hanging="1134"/>
        <w:jc w:val="both"/>
        <w:rPr>
          <w:rFonts w:ascii="Tahoma" w:hAnsi="Tahoma" w:cs="Tahoma"/>
          <w:i/>
          <w:sz w:val="20"/>
        </w:rPr>
      </w:pPr>
      <w:r w:rsidRPr="003307A5">
        <w:rPr>
          <w:rFonts w:ascii="Tahoma" w:hAnsi="Tahoma" w:cs="Tahoma"/>
          <w:b/>
          <w:i/>
          <w:sz w:val="20"/>
          <w:u w:val="single"/>
        </w:rPr>
        <w:t>Lưu ý:</w:t>
      </w:r>
      <w:r w:rsidRPr="003307A5">
        <w:rPr>
          <w:rFonts w:ascii="Tahoma" w:hAnsi="Tahoma" w:cs="Tahoma"/>
          <w:i/>
          <w:sz w:val="20"/>
        </w:rPr>
        <w:t xml:space="preserve"> </w:t>
      </w:r>
      <w:r w:rsidRPr="003307A5">
        <w:rPr>
          <w:rFonts w:ascii="Tahoma" w:hAnsi="Tahoma" w:cs="Tahoma"/>
          <w:i/>
          <w:sz w:val="20"/>
        </w:rPr>
        <w:tab/>
        <w:t>Thời gian trả hàng được tính kể từ thời điểm Đơn hàng được chuyển sang trạng thái “</w:t>
      </w:r>
      <w:r w:rsidRPr="003307A5">
        <w:rPr>
          <w:rFonts w:ascii="Tahoma" w:hAnsi="Tahoma" w:cs="Tahoma"/>
          <w:b/>
          <w:i/>
          <w:sz w:val="20"/>
        </w:rPr>
        <w:t>Trả hàng</w:t>
      </w:r>
      <w:r w:rsidRPr="003307A5">
        <w:rPr>
          <w:rFonts w:ascii="Tahoma" w:hAnsi="Tahoma" w:cs="Tahoma"/>
          <w:i/>
          <w:sz w:val="20"/>
        </w:rPr>
        <w:t>” trên Hệ thống của GHN.</w:t>
      </w:r>
    </w:p>
    <w:p w14:paraId="0117D495" w14:textId="4A9E7821" w:rsidR="000374CD" w:rsidRPr="003307A5" w:rsidRDefault="000374CD" w:rsidP="00AC7F76">
      <w:pPr>
        <w:widowControl w:val="0"/>
        <w:spacing w:before="120" w:after="120" w:line="276" w:lineRule="auto"/>
        <w:ind w:firstLine="567"/>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3307A5">
        <w:rPr>
          <w:rFonts w:ascii="Tahoma" w:hAnsi="Tahoma" w:cs="Tahoma"/>
          <w:color w:val="auto"/>
          <w:sz w:val="20"/>
          <w:szCs w:val="20"/>
          <w:lang w:val="en-US"/>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4B5D113F" w14:textId="77777777" w:rsidTr="0096254E">
        <w:tc>
          <w:tcPr>
            <w:tcW w:w="9571" w:type="dxa"/>
          </w:tcPr>
          <w:p w14:paraId="0A431A85"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05</w:t>
            </w:r>
          </w:p>
        </w:tc>
      </w:tr>
    </w:tbl>
    <w:p w14:paraId="4C6B7451"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515A2217" w14:textId="77777777" w:rsidR="000374CD" w:rsidRPr="003307A5" w:rsidRDefault="000374CD" w:rsidP="000374CD">
      <w:pPr>
        <w:spacing w:before="120" w:after="120"/>
        <w:jc w:val="center"/>
        <w:outlineLvl w:val="0"/>
        <w:rPr>
          <w:rFonts w:ascii="Tahoma" w:hAnsi="Tahoma" w:cs="Tahoma"/>
          <w:color w:val="auto"/>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06 – THÔNG TIN LIÊN HỆ</w:t>
      </w:r>
    </w:p>
    <w:p w14:paraId="09DA9DF5" w14:textId="77777777" w:rsidR="000374CD" w:rsidRPr="003307A5" w:rsidRDefault="000374CD" w:rsidP="000374CD">
      <w:pPr>
        <w:spacing w:before="120" w:after="120"/>
        <w:ind w:left="567"/>
        <w:jc w:val="both"/>
        <w:outlineLvl w:val="0"/>
        <w:rPr>
          <w:rFonts w:ascii="Tahoma" w:hAnsi="Tahoma" w:cs="Tahoma"/>
          <w:color w:val="auto"/>
          <w:sz w:val="20"/>
          <w:lang w:val="en-US"/>
        </w:rPr>
      </w:pPr>
    </w:p>
    <w:p w14:paraId="22EA6C10" w14:textId="0C4A897E" w:rsidR="000374CD" w:rsidRPr="003307A5" w:rsidRDefault="000374CD" w:rsidP="00E54C45">
      <w:pPr>
        <w:numPr>
          <w:ilvl w:val="0"/>
          <w:numId w:val="52"/>
        </w:numPr>
        <w:spacing w:before="120" w:after="120"/>
        <w:ind w:left="567" w:hanging="567"/>
        <w:jc w:val="both"/>
        <w:outlineLvl w:val="0"/>
        <w:rPr>
          <w:rFonts w:ascii="Tahoma" w:hAnsi="Tahoma" w:cs="Tahoma"/>
          <w:color w:val="auto"/>
          <w:sz w:val="20"/>
          <w:lang w:val="en-US"/>
        </w:rPr>
      </w:pPr>
      <w:r w:rsidRPr="003307A5">
        <w:rPr>
          <w:rFonts w:ascii="Tahoma" w:hAnsi="Tahoma" w:cs="Tahoma"/>
          <w:color w:val="auto"/>
          <w:sz w:val="20"/>
          <w:lang w:val="en-US"/>
        </w:rPr>
        <w:t xml:space="preserve">Trong quá trình thực hiện Hợp đồng, các Bên sẽ trao đổi và liên hệ thông qua các thông tin dưới đây để xử lý các hạng mục liên quan và các vấn đề phát sinh (nếu có): </w:t>
      </w:r>
    </w:p>
    <w:tbl>
      <w:tblPr>
        <w:tblW w:w="9243" w:type="dxa"/>
        <w:tblInd w:w="250"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1588"/>
        <w:gridCol w:w="3827"/>
        <w:gridCol w:w="3828"/>
      </w:tblGrid>
      <w:tr w:rsidR="000374CD" w:rsidRPr="003307A5" w14:paraId="1ADFC996" w14:textId="77777777" w:rsidTr="00332197">
        <w:tc>
          <w:tcPr>
            <w:tcW w:w="1588" w:type="dxa"/>
          </w:tcPr>
          <w:p w14:paraId="16407429"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Nội dung</w:t>
            </w:r>
          </w:p>
        </w:tc>
        <w:tc>
          <w:tcPr>
            <w:tcW w:w="3827" w:type="dxa"/>
          </w:tcPr>
          <w:p w14:paraId="41B51446"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GHN</w:t>
            </w:r>
          </w:p>
        </w:tc>
        <w:tc>
          <w:tcPr>
            <w:tcW w:w="3828" w:type="dxa"/>
          </w:tcPr>
          <w:p w14:paraId="5AD790ED"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KHÁCH HÀNG</w:t>
            </w:r>
          </w:p>
        </w:tc>
      </w:tr>
      <w:tr w:rsidR="000374CD" w:rsidRPr="003307A5" w14:paraId="3DC12A7E" w14:textId="77777777" w:rsidTr="00332197">
        <w:tc>
          <w:tcPr>
            <w:tcW w:w="1588" w:type="dxa"/>
          </w:tcPr>
          <w:p w14:paraId="16455224" w14:textId="77777777" w:rsidR="000374CD" w:rsidRPr="003307A5" w:rsidRDefault="000374CD" w:rsidP="0096254E">
            <w:pPr>
              <w:spacing w:before="120" w:after="120"/>
              <w:jc w:val="both"/>
              <w:rPr>
                <w:rFonts w:ascii="Tahoma" w:hAnsi="Tahoma" w:cs="Tahoma"/>
                <w:b/>
                <w:color w:val="auto"/>
                <w:sz w:val="20"/>
                <w:szCs w:val="20"/>
                <w:lang w:val="en-US"/>
              </w:rPr>
            </w:pPr>
            <w:r w:rsidRPr="003307A5">
              <w:rPr>
                <w:rFonts w:ascii="Tahoma" w:hAnsi="Tahoma" w:cs="Tahoma"/>
                <w:b/>
                <w:color w:val="auto"/>
                <w:sz w:val="20"/>
                <w:szCs w:val="20"/>
              </w:rPr>
              <w:t xml:space="preserve">Đối soát </w:t>
            </w:r>
            <w:r w:rsidRPr="003307A5">
              <w:rPr>
                <w:rFonts w:ascii="Tahoma" w:hAnsi="Tahoma" w:cs="Tahoma"/>
                <w:b/>
                <w:color w:val="auto"/>
                <w:sz w:val="20"/>
                <w:szCs w:val="20"/>
                <w:lang w:val="en-US"/>
              </w:rPr>
              <w:t>Cước phí</w:t>
            </w:r>
          </w:p>
        </w:tc>
        <w:tc>
          <w:tcPr>
            <w:tcW w:w="3827" w:type="dxa"/>
          </w:tcPr>
          <w:p w14:paraId="18251657" w14:textId="2A764E4A"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61D6C8F1" w14:textId="17A6282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07E7AE61" w14:textId="13B1D31E" w:rsidR="00AC7F76" w:rsidRPr="003532DF" w:rsidRDefault="00AC7F76" w:rsidP="00AC7F76">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06B58C9E" w14:textId="05FEA873"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828" w:type="dxa"/>
          </w:tcPr>
          <w:p w14:paraId="2441161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{{CUSTOMER-CONTROL-FEE-NAME}}</w:t>
            </w:r>
          </w:p>
          <w:p w14:paraId="6FF88AD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{{CUSTOMER-CONTROL-FEE-TITLE}}</w:t>
            </w:r>
          </w:p>
          <w:p w14:paraId="2CF2BC2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{{CUSTOMER-CONTROL-FEE-EMAIL}}</w:t>
            </w:r>
          </w:p>
          <w:p w14:paraId="78C8786F" w14:textId="1350FE1E"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{{CUSTOMER-CONTROL-FEE-MOBILE}}</w:t>
            </w:r>
          </w:p>
        </w:tc>
      </w:tr>
      <w:tr w:rsidR="000374CD" w:rsidRPr="003307A5" w14:paraId="5B69363D" w14:textId="77777777" w:rsidTr="00332197">
        <w:tc>
          <w:tcPr>
            <w:tcW w:w="1588" w:type="dxa"/>
          </w:tcPr>
          <w:p w14:paraId="3687FA77"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 xml:space="preserve">Đối soát </w:t>
            </w:r>
            <w:r w:rsidRPr="003307A5">
              <w:rPr>
                <w:rFonts w:ascii="Tahoma" w:hAnsi="Tahoma" w:cs="Tahoma"/>
                <w:b/>
                <w:color w:val="auto"/>
                <w:sz w:val="20"/>
                <w:szCs w:val="20"/>
                <w:lang w:val="en-US"/>
              </w:rPr>
              <w:t>COD</w:t>
            </w:r>
          </w:p>
        </w:tc>
        <w:tc>
          <w:tcPr>
            <w:tcW w:w="3827" w:type="dxa"/>
          </w:tcPr>
          <w:p w14:paraId="55DD490E"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25488EA1"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6B948995" w14:textId="77777777" w:rsidR="003532DF" w:rsidRPr="003532DF" w:rsidRDefault="003532DF" w:rsidP="003532DF">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00213161" w14:textId="3C6F03D4" w:rsidR="000374CD"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828" w:type="dxa"/>
          </w:tcPr>
          <w:p w14:paraId="3C37455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{{CUSTOMER-CONTROL-COD-NAME}}</w:t>
            </w:r>
          </w:p>
          <w:p w14:paraId="2F6C7BB1"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{{CUSTOMER-CONTROL-COD-TITLE}}</w:t>
            </w:r>
          </w:p>
          <w:p w14:paraId="6FD201A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{{CUSTOMER-CONTROL-COD-EMAIL}}</w:t>
            </w:r>
          </w:p>
          <w:p w14:paraId="2C588814" w14:textId="6E299A48"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{{CUSTOMER-CONTROL-COD-MOBILE}}</w:t>
            </w:r>
          </w:p>
        </w:tc>
      </w:tr>
      <w:tr w:rsidR="000374CD" w:rsidRPr="003307A5" w14:paraId="7FA2F62C" w14:textId="77777777" w:rsidTr="00332197">
        <w:tc>
          <w:tcPr>
            <w:tcW w:w="1588" w:type="dxa"/>
          </w:tcPr>
          <w:p w14:paraId="6E52AD3B"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Gửi và Nhận Hóa đơn</w:t>
            </w:r>
          </w:p>
        </w:tc>
        <w:tc>
          <w:tcPr>
            <w:tcW w:w="3827" w:type="dxa"/>
          </w:tcPr>
          <w:p w14:paraId="3D3D7AFE"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7AA43810"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0907BD32" w14:textId="77777777" w:rsidR="003532DF" w:rsidRPr="003532DF" w:rsidRDefault="003532DF" w:rsidP="003532DF">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630E0970" w14:textId="08F1D28D" w:rsidR="000374CD"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828" w:type="dxa"/>
          </w:tcPr>
          <w:p w14:paraId="296A45E5"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{{CUSTOMER-SEND-RECEIVE-NAME}}</w:t>
            </w:r>
          </w:p>
          <w:p w14:paraId="6D082639"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{{CUSTOMER-SEND-RECEIVE-TITLE}}</w:t>
            </w:r>
          </w:p>
          <w:p w14:paraId="6CAF56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{{CUSTOMER-SEND-RECEIVE-EMAIL}}</w:t>
            </w:r>
          </w:p>
          <w:p w14:paraId="6B7B98D4" w14:textId="562339F5"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{{CUSTOMER-SEND-RECEIVE-MOBILE}}</w:t>
            </w:r>
          </w:p>
        </w:tc>
      </w:tr>
      <w:tr w:rsidR="000374CD" w:rsidRPr="003307A5" w14:paraId="1ACE4A83" w14:textId="77777777" w:rsidTr="00332197">
        <w:tc>
          <w:tcPr>
            <w:tcW w:w="1588" w:type="dxa"/>
          </w:tcPr>
          <w:p w14:paraId="29CAEB40"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lang w:val="en-US"/>
              </w:rPr>
              <w:t>Xử lý</w:t>
            </w:r>
            <w:r w:rsidRPr="003307A5">
              <w:rPr>
                <w:rFonts w:ascii="Tahoma" w:hAnsi="Tahoma" w:cs="Tahoma"/>
                <w:b/>
                <w:color w:val="auto"/>
                <w:sz w:val="20"/>
                <w:szCs w:val="20"/>
              </w:rPr>
              <w:t xml:space="preserve"> Đơn hàng</w:t>
            </w:r>
          </w:p>
        </w:tc>
        <w:tc>
          <w:tcPr>
            <w:tcW w:w="3827" w:type="dxa"/>
          </w:tcPr>
          <w:p w14:paraId="38CB9F73"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76B0CAE7"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7764EEBC" w14:textId="77777777" w:rsidR="003532DF" w:rsidRPr="003532DF" w:rsidRDefault="003532DF" w:rsidP="003532DF">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01A61838" w14:textId="76279502" w:rsidR="000374CD"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828" w:type="dxa"/>
          </w:tcPr>
          <w:p w14:paraId="7D44CCE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{{CUSTOMER-ORDER-PROCESS-NAME}}</w:t>
            </w:r>
          </w:p>
          <w:p w14:paraId="53766C60"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{{CUSTOMER-ORDER-PROCESS-TITLE}}</w:t>
            </w:r>
          </w:p>
          <w:p w14:paraId="0128756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{{CUSTOMER-ORDER-PROCESS-EMAIL}}</w:t>
            </w:r>
          </w:p>
          <w:p w14:paraId="4B7D23AC" w14:textId="7A1ACCFA"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{{CUSTOMER-ORDER-PROCESS-MOBILE}}</w:t>
            </w:r>
          </w:p>
        </w:tc>
      </w:tr>
      <w:tr w:rsidR="000374CD" w:rsidRPr="003307A5" w14:paraId="53E4A20B" w14:textId="77777777" w:rsidTr="00332197">
        <w:tc>
          <w:tcPr>
            <w:tcW w:w="1588" w:type="dxa"/>
          </w:tcPr>
          <w:p w14:paraId="770D52F0"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Các vấn đề phát sinh khác</w:t>
            </w:r>
          </w:p>
        </w:tc>
        <w:tc>
          <w:tcPr>
            <w:tcW w:w="3827" w:type="dxa"/>
          </w:tcPr>
          <w:p w14:paraId="11EC0F01"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28084D5E" w14:textId="77777777" w:rsidR="003532DF"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618CC4DF" w14:textId="77777777" w:rsidR="003532DF" w:rsidRPr="003532DF" w:rsidRDefault="003532DF" w:rsidP="003532DF">
            <w:pPr>
              <w:spacing w:before="120" w:after="120"/>
              <w:jc w:val="both"/>
              <w:rPr>
                <w:rFonts w:ascii="Tahoma" w:hAnsi="Tahoma" w:cs="Tahoma"/>
                <w:sz w:val="20"/>
                <w:szCs w:val="20"/>
                <w:lang w:val="en-US" w:eastAsia="en-US"/>
              </w:rPr>
            </w:pPr>
            <w:r w:rsidRPr="00AC7F76">
              <w:rPr>
                <w:rFonts w:ascii="Tahoma" w:hAnsi="Tahoma" w:cs="Tahoma"/>
                <w:sz w:val="20"/>
                <w:szCs w:val="20"/>
                <w:lang w:val="en-US" w:eastAsia="en-US"/>
              </w:rPr>
              <w:t>{{GHN-CONTROL-EMAIL}}</w:t>
            </w:r>
          </w:p>
          <w:p w14:paraId="242BE3A0" w14:textId="706981EA" w:rsidR="000374CD" w:rsidRPr="00AC7F76" w:rsidRDefault="003532DF" w:rsidP="003532DF">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828" w:type="dxa"/>
          </w:tcPr>
          <w:p w14:paraId="1CE0B1C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{{CUSTOMER-OTHER-NAME}}</w:t>
            </w:r>
          </w:p>
          <w:p w14:paraId="731175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{{CUSTOMER-OTHER-TITLE}}</w:t>
            </w:r>
          </w:p>
          <w:p w14:paraId="7FCA88D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{{CUSTOMER-OTHER-EMAIL}}</w:t>
            </w:r>
          </w:p>
          <w:p w14:paraId="082D7B6C" w14:textId="36230F9D"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{{CUSTOMER-OTHER-MOBILE}}</w:t>
            </w:r>
          </w:p>
        </w:tc>
      </w:tr>
      <w:tr w:rsidR="000374CD" w:rsidRPr="003307A5" w14:paraId="5B46E4B9" w14:textId="77777777" w:rsidTr="00332197">
        <w:tc>
          <w:tcPr>
            <w:tcW w:w="1588" w:type="dxa"/>
          </w:tcPr>
          <w:p w14:paraId="0529689A"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Địa chỉ liên hệ giữ</w:t>
            </w:r>
            <w:r w:rsidRPr="003307A5">
              <w:rPr>
                <w:rFonts w:ascii="Tahoma" w:hAnsi="Tahoma" w:cs="Tahoma"/>
                <w:b/>
                <w:color w:val="auto"/>
                <w:sz w:val="20"/>
                <w:szCs w:val="20"/>
                <w:lang w:val="en-US"/>
              </w:rPr>
              <w:t>a</w:t>
            </w:r>
            <w:r w:rsidRPr="003307A5">
              <w:rPr>
                <w:rFonts w:ascii="Tahoma" w:hAnsi="Tahoma" w:cs="Tahoma"/>
                <w:b/>
                <w:color w:val="auto"/>
                <w:sz w:val="20"/>
                <w:szCs w:val="20"/>
              </w:rPr>
              <w:t xml:space="preserve"> các Bên</w:t>
            </w:r>
          </w:p>
        </w:tc>
        <w:tc>
          <w:tcPr>
            <w:tcW w:w="3827" w:type="dxa"/>
          </w:tcPr>
          <w:p w14:paraId="209E7EF0" w14:textId="77777777" w:rsidR="000374CD" w:rsidRPr="00AC7F76" w:rsidRDefault="000374CD" w:rsidP="0096254E">
            <w:pPr>
              <w:spacing w:before="120" w:after="120"/>
              <w:jc w:val="both"/>
              <w:rPr>
                <w:rFonts w:ascii="Tahoma" w:hAnsi="Tahoma" w:cs="Tahoma"/>
                <w:color w:val="auto"/>
                <w:sz w:val="20"/>
                <w:szCs w:val="20"/>
                <w:highlight w:val="green"/>
              </w:rPr>
            </w:pPr>
            <w:r w:rsidRPr="00AC7F76">
              <w:rPr>
                <w:rFonts w:ascii="Tahoma" w:hAnsi="Tahoma" w:cs="Tahoma"/>
                <w:color w:val="auto"/>
                <w:sz w:val="20"/>
                <w:szCs w:val="20"/>
              </w:rPr>
              <w:t>Tầng 3 Rivera Park, 7/28 Thành Thái, Phường 14, Quận 10, TPHCM</w:t>
            </w:r>
          </w:p>
        </w:tc>
        <w:tc>
          <w:tcPr>
            <w:tcW w:w="3828" w:type="dxa"/>
          </w:tcPr>
          <w:p w14:paraId="7B78905B" w14:textId="1853D76E" w:rsidR="000374CD" w:rsidRPr="00AC7F76" w:rsidRDefault="00AC7F76" w:rsidP="0096254E">
            <w:pPr>
              <w:spacing w:before="120" w:after="120"/>
              <w:jc w:val="both"/>
              <w:rPr>
                <w:rFonts w:ascii="Tahoma" w:hAnsi="Tahoma" w:cs="Tahoma"/>
                <w:color w:val="auto"/>
                <w:sz w:val="20"/>
                <w:szCs w:val="20"/>
                <w:highlight w:val="green"/>
                <w:lang w:val="en-US"/>
              </w:rPr>
            </w:pPr>
            <w:r w:rsidRPr="00AC7F76">
              <w:rPr>
                <w:rFonts w:ascii="Tahoma" w:hAnsi="Tahoma" w:cs="Tahoma"/>
                <w:sz w:val="20"/>
                <w:szCs w:val="20"/>
              </w:rPr>
              <w:t>{{CUSTOMER-COMPANY-ADDRESS}}</w:t>
            </w:r>
          </w:p>
        </w:tc>
      </w:tr>
    </w:tbl>
    <w:p w14:paraId="49C17C2D" w14:textId="77777777" w:rsidR="000374CD" w:rsidRPr="003307A5" w:rsidRDefault="000374CD" w:rsidP="000374CD">
      <w:pPr>
        <w:spacing w:before="120" w:after="120"/>
        <w:jc w:val="both"/>
        <w:outlineLvl w:val="0"/>
        <w:rPr>
          <w:rFonts w:ascii="Tahoma" w:hAnsi="Tahoma" w:cs="Tahoma"/>
          <w:color w:val="auto"/>
          <w:sz w:val="20"/>
          <w:szCs w:val="20"/>
        </w:rPr>
      </w:pPr>
    </w:p>
    <w:p w14:paraId="1EC5A490" w14:textId="77777777" w:rsidR="000374CD" w:rsidRPr="003307A5" w:rsidRDefault="000374CD" w:rsidP="00E54C45">
      <w:pPr>
        <w:numPr>
          <w:ilvl w:val="0"/>
          <w:numId w:val="52"/>
        </w:numPr>
        <w:spacing w:before="120" w:after="120"/>
        <w:ind w:left="567" w:hanging="567"/>
        <w:jc w:val="both"/>
        <w:outlineLvl w:val="0"/>
        <w:rPr>
          <w:rFonts w:ascii="Tahoma" w:hAnsi="Tahoma" w:cs="Tahoma"/>
          <w:sz w:val="20"/>
          <w:szCs w:val="20"/>
        </w:rPr>
      </w:pPr>
      <w:r w:rsidRPr="003307A5">
        <w:rPr>
          <w:rFonts w:ascii="Tahoma" w:hAnsi="Tahoma" w:cs="Tahoma"/>
          <w:sz w:val="20"/>
          <w:szCs w:val="20"/>
        </w:rPr>
        <w:t xml:space="preserve">Các Bên chỉ tiếp nhận và giải quyết các vấn đề liên quan đến việc thực hiện Hợp đồng theo thông tin đầu mối liên hệ tại Phụ lục này hoặc bởi người đại diện theo pháp luật của Mỗi Bên, trong mọi trường hợp các thông báo đến từ bên thứ ba sẽ không hợp lệ, trừ trường hợp thông báo đó được gửi bằng văn bản qua đường chuyển phát và có chữ ký của người đại diện theo pháp luật và con dấu pháp nhân của Bên phát hành. </w:t>
      </w:r>
    </w:p>
    <w:p w14:paraId="1F46F677"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lastRenderedPageBreak/>
        <w:t xml:space="preserve">Trong trường hợp thông báo không gửi được hoặc bị từ chối nhận với bất cứ lý do gì, thì Bên thay đổi cần có giấy xác nhận đã thông báo theo đúng cách. </w:t>
      </w:r>
    </w:p>
    <w:p w14:paraId="0069F805"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t>Trường hợp có sự thay đổi về thông tin liên hệ Các Bên tại Phụ lục này thì Bên có sự thay đổi phải thông báo cho Bên còn lại và Các Bên sẽ lập phụ lục điều chỉnh. Trường hợp Bên nào có sự thay đổi về nhân sự liên hệ mà không thông báo thì mọi thông báo được gửi đến thông tin của các nhân sự tại Phụ lục này được xác nhận là hợp pháp và là cơ sở để giải quyết vấn đề.</w:t>
      </w:r>
    </w:p>
    <w:p w14:paraId="7C5C818C" w14:textId="77777777" w:rsidR="000374CD" w:rsidRPr="003307A5" w:rsidRDefault="000374CD" w:rsidP="00E54C45">
      <w:pPr>
        <w:numPr>
          <w:ilvl w:val="0"/>
          <w:numId w:val="52"/>
        </w:numPr>
        <w:spacing w:before="120" w:after="120"/>
        <w:ind w:left="567" w:hanging="567"/>
        <w:jc w:val="both"/>
        <w:outlineLvl w:val="0"/>
        <w:rPr>
          <w:rFonts w:ascii="Tahoma" w:hAnsi="Tahoma" w:cs="Tahoma"/>
          <w:color w:val="auto"/>
          <w:sz w:val="20"/>
          <w:szCs w:val="20"/>
        </w:rPr>
      </w:pPr>
      <w:r w:rsidRPr="003307A5">
        <w:rPr>
          <w:rFonts w:ascii="Tahoma" w:hAnsi="Tahoma" w:cs="Tahoma"/>
          <w:color w:val="auto"/>
          <w:sz w:val="20"/>
          <w:szCs w:val="20"/>
        </w:rPr>
        <w:t xml:space="preserve">Phụ lục này là một </w:t>
      </w:r>
      <w:r w:rsidRPr="003307A5">
        <w:rPr>
          <w:rFonts w:ascii="Tahoma" w:hAnsi="Tahoma" w:cs="Tahoma"/>
          <w:color w:val="auto"/>
          <w:sz w:val="20"/>
          <w:lang w:val="en-US"/>
        </w:rPr>
        <w:t>phần</w:t>
      </w:r>
      <w:r w:rsidRPr="003307A5">
        <w:rPr>
          <w:rFonts w:ascii="Tahoma" w:hAnsi="Tahoma" w:cs="Tahoma"/>
          <w:color w:val="auto"/>
          <w:sz w:val="20"/>
          <w:szCs w:val="20"/>
        </w:rPr>
        <w:t xml:space="preserve"> không thể tách rời của Hợp đồng, đính kèm cùng Hợp đồng, Điều khoản Tiêu chuẩn, Điều khoản Sử dụng Dịch vụ và các phụ lục khác là một thể thống nhất</w:t>
      </w:r>
      <w:r w:rsidRPr="003307A5">
        <w:rPr>
          <w:rFonts w:ascii="Tahoma" w:hAnsi="Tahoma" w:cs="Tahoma"/>
          <w:color w:val="auto"/>
          <w:sz w:val="20"/>
          <w:szCs w:val="20"/>
          <w:lang w:val="en-US"/>
        </w:rPr>
        <w:t>.</w:t>
      </w:r>
      <w:r w:rsidRPr="003307A5">
        <w:rPr>
          <w:rFonts w:ascii="Tahoma" w:hAnsi="Tahoma" w:cs="Tahoma"/>
          <w:color w:val="auto"/>
          <w:sz w:val="20"/>
          <w:szCs w:val="20"/>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3187925D" w14:textId="77777777" w:rsidTr="0096254E">
        <w:tc>
          <w:tcPr>
            <w:tcW w:w="9571" w:type="dxa"/>
          </w:tcPr>
          <w:p w14:paraId="03E2DEBC"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06</w:t>
            </w:r>
          </w:p>
        </w:tc>
      </w:tr>
    </w:tbl>
    <w:p w14:paraId="3906B8E0"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51EF40F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629C2A88"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1C18855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73C01D9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2C3C1288" w14:textId="77777777" w:rsidR="00D2346D" w:rsidRDefault="00D2346D"/>
    <w:sectPr w:rsidR="00D2346D" w:rsidSect="0096254E">
      <w:headerReference w:type="default" r:id="rId20"/>
      <w:footerReference w:type="default" r:id="rId21"/>
      <w:pgSz w:w="11907" w:h="16840" w:code="9"/>
      <w:pgMar w:top="851" w:right="1134" w:bottom="851" w:left="1418"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Trinh Nguyen" w:date="2025-12-17T17:13:00Z" w:initials="NTTT">
    <w:p w14:paraId="13A37A28" w14:textId="77777777" w:rsidR="00681B7F" w:rsidRDefault="00681B7F" w:rsidP="00681B7F">
      <w:pPr>
        <w:pStyle w:val="CommentText"/>
      </w:pPr>
      <w:r>
        <w:rPr>
          <w:rStyle w:val="CommentReference"/>
        </w:rPr>
        <w:annotationRef/>
      </w:r>
      <w:r>
        <w:t>Check lại thời điểm xuất hóa đơn khi nào? sau khi đơn hàng giao thành công? Hay thời điểm nào?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A37A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4D880F" w16cex:dateUtc="2025-12-17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A37A28" w16cid:durableId="604D88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19DA" w14:textId="77777777" w:rsidR="00FD22A6" w:rsidRDefault="00FD22A6" w:rsidP="000374CD">
      <w:r>
        <w:separator/>
      </w:r>
    </w:p>
  </w:endnote>
  <w:endnote w:type="continuationSeparator" w:id="0">
    <w:p w14:paraId="0CEDCD1C" w14:textId="77777777" w:rsidR="00FD22A6" w:rsidRDefault="00FD22A6" w:rsidP="00037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D52C" w14:textId="2FBA94F0" w:rsidR="00D148A8" w:rsidRPr="00A040AC" w:rsidRDefault="00D148A8" w:rsidP="0096254E">
    <w:pPr>
      <w:pStyle w:val="Footer"/>
      <w:spacing w:before="240"/>
      <w:jc w:val="right"/>
      <w:rPr>
        <w:sz w:val="22"/>
      </w:rPr>
    </w:pPr>
    <w:r>
      <w:rPr>
        <w:rFonts w:ascii="Arial" w:hAnsi="Arial" w:cs="Arial"/>
        <w:i/>
        <w:sz w:val="18"/>
        <w:lang w:val="en-US"/>
      </w:rPr>
      <w:t>GHN Express_H</w:t>
    </w:r>
    <w:r w:rsidR="0046395F">
      <w:rPr>
        <w:rFonts w:ascii="Arial" w:hAnsi="Arial" w:cs="Arial"/>
        <w:i/>
        <w:sz w:val="18"/>
        <w:lang w:val="en-US"/>
      </w:rPr>
      <w:t>ợ</w:t>
    </w:r>
    <w:r>
      <w:rPr>
        <w:rFonts w:ascii="Arial" w:hAnsi="Arial" w:cs="Arial"/>
        <w:i/>
        <w:sz w:val="18"/>
        <w:lang w:val="en-US"/>
      </w:rPr>
      <w:t>p đồng Credit</w:t>
    </w:r>
    <w:r w:rsidR="00CC4666">
      <w:rPr>
        <w:rFonts w:ascii="Arial" w:hAnsi="Arial" w:cs="Arial"/>
        <w:i/>
        <w:sz w:val="18"/>
        <w:lang w:val="en-US"/>
      </w:rPr>
      <w:t xml:space="preserve"> version </w:t>
    </w:r>
    <w:r w:rsidR="00760455">
      <w:rPr>
        <w:rFonts w:ascii="Arial" w:hAnsi="Arial" w:cs="Arial"/>
        <w:i/>
        <w:sz w:val="18"/>
      </w:rPr>
      <w:t>1</w:t>
    </w:r>
    <w:ins w:id="32" w:author="Trinh Nguyen" w:date="2025-12-18T11:26:00Z" w16du:dateUtc="2025-12-18T04:26:00Z">
      <w:r w:rsidR="00384116">
        <w:rPr>
          <w:rFonts w:ascii="Arial" w:hAnsi="Arial" w:cs="Arial"/>
          <w:i/>
          <w:sz w:val="18"/>
        </w:rPr>
        <w:t>3</w:t>
      </w:r>
    </w:ins>
    <w:del w:id="33" w:author="Trinh Nguyen" w:date="2025-12-18T11:26:00Z" w16du:dateUtc="2025-12-18T04:26:00Z">
      <w:r w:rsidR="00EF3BF7" w:rsidDel="00384116">
        <w:rPr>
          <w:rFonts w:ascii="Arial" w:hAnsi="Arial" w:cs="Arial"/>
          <w:i/>
          <w:sz w:val="18"/>
        </w:rPr>
        <w:delText>2</w:delText>
      </w:r>
    </w:del>
    <w:r>
      <w:rPr>
        <w:rFonts w:ascii="Arial" w:hAnsi="Arial" w:cs="Arial"/>
        <w:sz w:val="18"/>
        <w:lang w:val="en-US"/>
      </w:rPr>
      <w:t>_</w:t>
    </w:r>
    <w:ins w:id="34" w:author="Trinh Nguyen" w:date="2025-12-18T11:26:00Z" w16du:dateUtc="2025-12-18T04:26:00Z">
      <w:r w:rsidR="00384116">
        <w:rPr>
          <w:rFonts w:ascii="Arial" w:hAnsi="Arial" w:cs="Arial"/>
          <w:sz w:val="18"/>
        </w:rPr>
        <w:t>Dec</w:t>
      </w:r>
    </w:ins>
    <w:del w:id="35" w:author="Trinh Nguyen" w:date="2025-12-18T11:26:00Z" w16du:dateUtc="2025-12-18T04:26:00Z">
      <w:r w:rsidR="00EF3BF7" w:rsidDel="00384116">
        <w:rPr>
          <w:rFonts w:ascii="Arial" w:hAnsi="Arial" w:cs="Arial"/>
          <w:sz w:val="18"/>
          <w:lang w:val="en-US"/>
        </w:rPr>
        <w:delText>Jul</w:delText>
      </w:r>
      <w:r w:rsidR="00EF3BF7" w:rsidDel="00384116">
        <w:rPr>
          <w:rFonts w:ascii="Arial" w:hAnsi="Arial" w:cs="Arial"/>
          <w:sz w:val="18"/>
        </w:rPr>
        <w:delText>y</w:delText>
      </w:r>
    </w:del>
    <w:r w:rsidRPr="00CC4666">
      <w:rPr>
        <w:rFonts w:ascii="Arial" w:hAnsi="Arial" w:cs="Arial"/>
        <w:i/>
        <w:iCs/>
        <w:sz w:val="18"/>
        <w:lang w:val="en-US"/>
      </w:rPr>
      <w:t>202</w:t>
    </w:r>
    <w:r w:rsidR="00784148">
      <w:rPr>
        <w:rFonts w:ascii="Arial" w:hAnsi="Arial" w:cs="Arial"/>
        <w:i/>
        <w:iCs/>
        <w:sz w:val="18"/>
      </w:rPr>
      <w:t>5</w:t>
    </w:r>
    <w:r>
      <w:rPr>
        <w:rFonts w:ascii="Arial" w:hAnsi="Arial" w:cs="Arial"/>
        <w:sz w:val="18"/>
        <w:lang w:val="en-US"/>
      </w:rPr>
      <w:t xml:space="preserve"> </w:t>
    </w:r>
    <w:r w:rsidRPr="00A040AC">
      <w:rPr>
        <w:rFonts w:ascii="Arial" w:hAnsi="Arial" w:cs="Arial"/>
        <w:sz w:val="18"/>
      </w:rPr>
      <w:t xml:space="preserve">| </w:t>
    </w:r>
    <w:r w:rsidRPr="00A040AC">
      <w:rPr>
        <w:rFonts w:ascii="Arial" w:hAnsi="Arial" w:cs="Arial"/>
        <w:sz w:val="18"/>
      </w:rPr>
      <w:fldChar w:fldCharType="begin"/>
    </w:r>
    <w:r w:rsidRPr="00A040AC">
      <w:rPr>
        <w:rFonts w:ascii="Arial" w:hAnsi="Arial" w:cs="Arial"/>
        <w:sz w:val="18"/>
      </w:rPr>
      <w:instrText xml:space="preserve"> PAGE   \* MERGEFORMAT </w:instrText>
    </w:r>
    <w:r w:rsidRPr="00A040AC">
      <w:rPr>
        <w:rFonts w:ascii="Arial" w:hAnsi="Arial" w:cs="Arial"/>
        <w:sz w:val="18"/>
      </w:rPr>
      <w:fldChar w:fldCharType="separate"/>
    </w:r>
    <w:r w:rsidR="0068160B">
      <w:rPr>
        <w:rFonts w:ascii="Arial" w:hAnsi="Arial" w:cs="Arial"/>
        <w:noProof/>
        <w:sz w:val="18"/>
      </w:rPr>
      <w:t>1</w:t>
    </w:r>
    <w:r w:rsidRPr="00A040AC">
      <w:rPr>
        <w:rFonts w:ascii="Arial" w:hAnsi="Arial" w:cs="Arial"/>
        <w:noProof/>
        <w:sz w:val="18"/>
      </w:rPr>
      <w:fldChar w:fldCharType="end"/>
    </w:r>
    <w:r w:rsidRPr="00A040AC">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AC0B" w14:textId="77777777" w:rsidR="00FD22A6" w:rsidRDefault="00FD22A6" w:rsidP="000374CD">
      <w:r>
        <w:separator/>
      </w:r>
    </w:p>
  </w:footnote>
  <w:footnote w:type="continuationSeparator" w:id="0">
    <w:p w14:paraId="6D61AE04" w14:textId="77777777" w:rsidR="00FD22A6" w:rsidRDefault="00FD22A6" w:rsidP="000374CD">
      <w:r>
        <w:continuationSeparator/>
      </w:r>
    </w:p>
  </w:footnote>
  <w:footnote w:id="1">
    <w:p w14:paraId="07D4113C" w14:textId="77777777" w:rsidR="00D148A8" w:rsidRPr="00A03342" w:rsidRDefault="00D148A8" w:rsidP="000374CD">
      <w:pPr>
        <w:pStyle w:val="FootnoteText"/>
        <w:jc w:val="both"/>
        <w:rPr>
          <w:i/>
          <w:sz w:val="16"/>
          <w:lang w:val="en-US"/>
        </w:rPr>
      </w:pPr>
      <w:r w:rsidRPr="00A03342">
        <w:rPr>
          <w:rStyle w:val="FootnoteReference"/>
          <w:i/>
          <w:sz w:val="16"/>
        </w:rPr>
        <w:footnoteRef/>
      </w:r>
      <w:r w:rsidRPr="00A03342">
        <w:rPr>
          <w:i/>
          <w:sz w:val="16"/>
        </w:rPr>
        <w:t xml:space="preserve"> </w:t>
      </w:r>
      <w:r w:rsidRPr="00A03342">
        <w:rPr>
          <w:i/>
          <w:sz w:val="16"/>
          <w:lang w:val="en-US"/>
        </w:rPr>
        <w:t>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2F01B6" w:rsidRPr="00022732" w14:paraId="4A6C9E78" w14:textId="77777777" w:rsidTr="00DE5703">
      <w:trPr>
        <w:trHeight w:val="1425"/>
        <w:jc w:val="center"/>
      </w:trPr>
      <w:tc>
        <w:tcPr>
          <w:tcW w:w="4299" w:type="dxa"/>
          <w:vAlign w:val="center"/>
        </w:tcPr>
        <w:p w14:paraId="6526B5D2" w14:textId="77777777" w:rsidR="002F01B6" w:rsidRPr="007A5498" w:rsidRDefault="002F01B6" w:rsidP="002F01B6">
          <w:pPr>
            <w:tabs>
              <w:tab w:val="center" w:pos="2041"/>
              <w:tab w:val="right" w:pos="4083"/>
            </w:tabs>
            <w:spacing w:before="120" w:after="120" w:line="360" w:lineRule="auto"/>
            <w:rPr>
              <w:b/>
              <w:bCs/>
              <w:sz w:val="48"/>
              <w:szCs w:val="48"/>
            </w:rPr>
          </w:pPr>
          <w:r>
            <w:rPr>
              <w:noProof/>
            </w:rPr>
            <w:drawing>
              <wp:inline distT="0" distB="0" distL="0" distR="0" wp14:anchorId="0E2CDCD9" wp14:editId="6A212FC5">
                <wp:extent cx="2181225" cy="7905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90575"/>
                        </a:xfrm>
                        <a:prstGeom prst="rect">
                          <a:avLst/>
                        </a:prstGeom>
                        <a:noFill/>
                        <a:ln>
                          <a:noFill/>
                        </a:ln>
                      </pic:spPr>
                    </pic:pic>
                  </a:graphicData>
                </a:graphic>
              </wp:inline>
            </w:drawing>
          </w:r>
        </w:p>
      </w:tc>
      <w:tc>
        <w:tcPr>
          <w:tcW w:w="6095" w:type="dxa"/>
          <w:vAlign w:val="center"/>
        </w:tcPr>
        <w:p w14:paraId="191A2EEE" w14:textId="77777777" w:rsidR="002F01B6" w:rsidRPr="00CA59DF" w:rsidRDefault="002F01B6" w:rsidP="002F01B6">
          <w:pPr>
            <w:spacing w:before="120" w:after="120"/>
            <w:jc w:val="right"/>
            <w:rPr>
              <w:rFonts w:ascii="Arial" w:hAnsi="Arial" w:cs="Arial"/>
              <w:bCs/>
              <w:sz w:val="16"/>
              <w:szCs w:val="18"/>
            </w:rPr>
          </w:pPr>
          <w:r w:rsidRPr="00CA59DF">
            <w:rPr>
              <w:rFonts w:ascii="Arial" w:hAnsi="Arial" w:cs="Arial"/>
              <w:b/>
              <w:bCs/>
              <w:sz w:val="16"/>
              <w:szCs w:val="18"/>
            </w:rPr>
            <w:t>Công Ty Cổ Phần Dịch Vụ Giao Hàng Nhanh</w:t>
          </w:r>
        </w:p>
        <w:p w14:paraId="1C871AAF" w14:textId="7562CC87" w:rsidR="002F01B6" w:rsidRPr="00CA59DF" w:rsidRDefault="002F01B6" w:rsidP="002F01B6">
          <w:pPr>
            <w:spacing w:before="120" w:after="120"/>
            <w:jc w:val="right"/>
            <w:rPr>
              <w:rFonts w:ascii="Arial" w:hAnsi="Arial" w:cs="Arial"/>
              <w:bCs/>
              <w:sz w:val="16"/>
              <w:szCs w:val="18"/>
            </w:rPr>
          </w:pPr>
          <w:r w:rsidRPr="00CA59DF">
            <w:rPr>
              <w:rFonts w:ascii="Arial" w:hAnsi="Arial" w:cs="Arial"/>
              <w:bCs/>
              <w:sz w:val="16"/>
              <w:szCs w:val="18"/>
            </w:rPr>
            <w:t xml:space="preserve">Trụ sở: </w:t>
          </w:r>
          <w:r w:rsidRPr="00CA59DF">
            <w:rPr>
              <w:rFonts w:ascii="Arial" w:hAnsi="Arial" w:cs="Arial"/>
              <w:sz w:val="16"/>
              <w:szCs w:val="18"/>
            </w:rPr>
            <w:t>405/15 Xô Viết Nghệ Tĩnh, Phường Bình Thạnh, TP</w:t>
          </w:r>
          <w:r>
            <w:rPr>
              <w:rFonts w:ascii="Arial" w:hAnsi="Arial" w:cs="Arial"/>
              <w:sz w:val="16"/>
              <w:szCs w:val="18"/>
              <w:lang w:val="en-US"/>
            </w:rPr>
            <w:t>.</w:t>
          </w:r>
          <w:r w:rsidRPr="00CA59DF">
            <w:rPr>
              <w:rFonts w:ascii="Arial" w:hAnsi="Arial" w:cs="Arial"/>
              <w:sz w:val="16"/>
              <w:szCs w:val="18"/>
            </w:rPr>
            <w:t>HCM</w:t>
          </w:r>
        </w:p>
        <w:p w14:paraId="06176439" w14:textId="06C4D667" w:rsidR="002F01B6" w:rsidRPr="00022732" w:rsidRDefault="002F01B6" w:rsidP="002F01B6">
          <w:pPr>
            <w:spacing w:before="120" w:after="120"/>
            <w:jc w:val="right"/>
            <w:rPr>
              <w:b/>
              <w:bCs/>
              <w:sz w:val="18"/>
              <w:szCs w:val="18"/>
            </w:rPr>
          </w:pPr>
          <w:r w:rsidRPr="00CA59DF">
            <w:rPr>
              <w:rFonts w:ascii="Arial" w:hAnsi="Arial" w:cs="Arial"/>
              <w:bCs/>
              <w:sz w:val="16"/>
              <w:szCs w:val="18"/>
            </w:rPr>
            <w:t xml:space="preserve">Liên hệ: Tầng 3, Rivera Park, 7/28 Thành Thái, Phường </w:t>
          </w:r>
          <w:r w:rsidR="00EF3BF7">
            <w:rPr>
              <w:rFonts w:ascii="Arial" w:hAnsi="Arial" w:cs="Arial"/>
              <w:bCs/>
              <w:sz w:val="16"/>
              <w:szCs w:val="18"/>
            </w:rPr>
            <w:t xml:space="preserve">Diên Hồng, </w:t>
          </w:r>
          <w:r w:rsidRPr="00CA59DF">
            <w:rPr>
              <w:rFonts w:ascii="Arial" w:hAnsi="Arial" w:cs="Arial"/>
              <w:bCs/>
              <w:sz w:val="16"/>
              <w:szCs w:val="18"/>
            </w:rPr>
            <w:t>TP.HCM</w:t>
          </w:r>
        </w:p>
      </w:tc>
    </w:tr>
  </w:tbl>
  <w:p w14:paraId="00ACDC92" w14:textId="4CFA280E" w:rsidR="00D148A8" w:rsidRPr="002F01B6" w:rsidRDefault="00D148A8" w:rsidP="002F0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F394193E"/>
    <w:lvl w:ilvl="0" w:tplc="FFFFFFFF">
      <w:start w:val="1"/>
      <w:numFmt w:val="decimal"/>
      <w:lvlText w:val="%1."/>
      <w:lvlJc w:val="left"/>
    </w:lvl>
    <w:lvl w:ilvl="1" w:tplc="E6B43E2C">
      <w:start w:val="1"/>
      <w:numFmt w:val="lowerLetter"/>
      <w:lvlText w:val="%2."/>
      <w:lvlJc w:val="left"/>
      <w:rPr>
        <w:b w:val="0"/>
        <w:bCs/>
      </w:rPr>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7A097D"/>
    <w:multiLevelType w:val="hybridMultilevel"/>
    <w:tmpl w:val="55BC9C2E"/>
    <w:lvl w:ilvl="0" w:tplc="C58E53AE">
      <w:start w:val="1"/>
      <w:numFmt w:val="decimal"/>
      <w:lvlText w:val="10.%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77856"/>
    <w:multiLevelType w:val="hybridMultilevel"/>
    <w:tmpl w:val="7E8C4028"/>
    <w:lvl w:ilvl="0" w:tplc="C9F66C5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D15AD4"/>
    <w:multiLevelType w:val="hybridMultilevel"/>
    <w:tmpl w:val="8A3EE0CA"/>
    <w:lvl w:ilvl="0" w:tplc="04090019">
      <w:start w:val="1"/>
      <w:numFmt w:val="lowerLetter"/>
      <w:lvlText w:val="%1."/>
      <w:lvlJc w:val="left"/>
      <w:pPr>
        <w:ind w:left="180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96EAD"/>
    <w:multiLevelType w:val="hybridMultilevel"/>
    <w:tmpl w:val="34A277EC"/>
    <w:lvl w:ilvl="0" w:tplc="1716EB9A">
      <w:start w:val="1"/>
      <w:numFmt w:val="decimal"/>
      <w:lvlText w:val="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0C9A17EA"/>
    <w:multiLevelType w:val="hybridMultilevel"/>
    <w:tmpl w:val="4140BE6E"/>
    <w:lvl w:ilvl="0" w:tplc="E56CF22C">
      <w:start w:val="1"/>
      <w:numFmt w:val="lowerRoman"/>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6" w15:restartNumberingAfterBreak="0">
    <w:nsid w:val="0D7B6088"/>
    <w:multiLevelType w:val="multilevel"/>
    <w:tmpl w:val="FF96E248"/>
    <w:lvl w:ilvl="0">
      <w:start w:val="2"/>
      <w:numFmt w:val="decimal"/>
      <w:lvlText w:val="%1"/>
      <w:lvlJc w:val="left"/>
      <w:pPr>
        <w:ind w:left="360" w:hanging="360"/>
      </w:pPr>
      <w:rPr>
        <w:rFonts w:hint="default"/>
        <w:b/>
      </w:rPr>
    </w:lvl>
    <w:lvl w:ilvl="1">
      <w:start w:val="1"/>
      <w:numFmt w:val="decimal"/>
      <w:lvlText w:val="2.%2."/>
      <w:lvlJc w:val="left"/>
      <w:pPr>
        <w:ind w:left="1440" w:hanging="360"/>
      </w:pPr>
      <w:rPr>
        <w:rFonts w:hint="default"/>
        <w:b/>
        <w:bCs/>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7" w15:restartNumberingAfterBreak="0">
    <w:nsid w:val="14CB705E"/>
    <w:multiLevelType w:val="hybridMultilevel"/>
    <w:tmpl w:val="2D70714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185B146B"/>
    <w:multiLevelType w:val="hybridMultilevel"/>
    <w:tmpl w:val="0792B448"/>
    <w:lvl w:ilvl="0" w:tplc="D7125396">
      <w:start w:val="1"/>
      <w:numFmt w:val="lowerLetter"/>
      <w:lvlText w:val="%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88553E5"/>
    <w:multiLevelType w:val="hybridMultilevel"/>
    <w:tmpl w:val="699CDED4"/>
    <w:lvl w:ilvl="0" w:tplc="E56CF22C">
      <w:start w:val="1"/>
      <w:numFmt w:val="lowerRoman"/>
      <w:lvlText w:val="(%1)"/>
      <w:lvlJc w:val="left"/>
      <w:pPr>
        <w:ind w:left="2729" w:hanging="720"/>
      </w:pPr>
      <w:rPr>
        <w:rFonts w:hint="default"/>
        <w:i w:val="0"/>
        <w:iCs/>
      </w:rPr>
    </w:lvl>
    <w:lvl w:ilvl="1" w:tplc="04090019">
      <w:start w:val="1"/>
      <w:numFmt w:val="lowerLetter"/>
      <w:lvlText w:val="%2."/>
      <w:lvlJc w:val="left"/>
      <w:pPr>
        <w:ind w:left="3089" w:hanging="360"/>
      </w:p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10" w15:restartNumberingAfterBreak="0">
    <w:nsid w:val="18B80AF3"/>
    <w:multiLevelType w:val="hybridMultilevel"/>
    <w:tmpl w:val="CBC0FB6E"/>
    <w:lvl w:ilvl="0" w:tplc="BC30027C">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1" w15:restartNumberingAfterBreak="0">
    <w:nsid w:val="1B0F4189"/>
    <w:multiLevelType w:val="hybridMultilevel"/>
    <w:tmpl w:val="1B18EA00"/>
    <w:lvl w:ilvl="0" w:tplc="D7125396">
      <w:start w:val="1"/>
      <w:numFmt w:val="lowerLetter"/>
      <w:lvlText w:val="%1."/>
      <w:lvlJc w:val="left"/>
      <w:pPr>
        <w:ind w:left="900" w:hanging="360"/>
      </w:pPr>
      <w:rPr>
        <w:rFonts w:hint="default"/>
      </w:rPr>
    </w:lvl>
    <w:lvl w:ilvl="1" w:tplc="A7A6382C">
      <w:start w:val="1"/>
      <w:numFmt w:val="decimal"/>
      <w:lvlText w:val="%2."/>
      <w:lvlJc w:val="left"/>
      <w:pPr>
        <w:ind w:left="1440" w:hanging="360"/>
      </w:pPr>
      <w:rPr>
        <w:rFonts w:ascii="Tahoma" w:eastAsia="Times New Roman" w:hAnsi="Tahoma" w:cs="Tahoma" w:hint="default"/>
      </w:rPr>
    </w:lvl>
    <w:lvl w:ilvl="2" w:tplc="4DCE50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D42110"/>
    <w:multiLevelType w:val="hybridMultilevel"/>
    <w:tmpl w:val="44E0CB32"/>
    <w:lvl w:ilvl="0" w:tplc="E6DC406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B0407"/>
    <w:multiLevelType w:val="hybridMultilevel"/>
    <w:tmpl w:val="D652A2FA"/>
    <w:lvl w:ilvl="0" w:tplc="B908FA9C">
      <w:start w:val="1"/>
      <w:numFmt w:val="decimal"/>
      <w:lvlText w:val="b.%1"/>
      <w:lvlJc w:val="left"/>
      <w:pPr>
        <w:ind w:left="2421" w:hanging="360"/>
      </w:pPr>
      <w:rPr>
        <w:rFonts w:hint="default"/>
        <w:i/>
      </w:rPr>
    </w:lvl>
    <w:lvl w:ilvl="1" w:tplc="042A0019" w:tentative="1">
      <w:start w:val="1"/>
      <w:numFmt w:val="lowerLetter"/>
      <w:lvlText w:val="%2."/>
      <w:lvlJc w:val="left"/>
      <w:pPr>
        <w:ind w:left="3141" w:hanging="360"/>
      </w:pPr>
    </w:lvl>
    <w:lvl w:ilvl="2" w:tplc="042A001B" w:tentative="1">
      <w:start w:val="1"/>
      <w:numFmt w:val="lowerRoman"/>
      <w:lvlText w:val="%3."/>
      <w:lvlJc w:val="right"/>
      <w:pPr>
        <w:ind w:left="3861" w:hanging="180"/>
      </w:pPr>
    </w:lvl>
    <w:lvl w:ilvl="3" w:tplc="042A000F" w:tentative="1">
      <w:start w:val="1"/>
      <w:numFmt w:val="decimal"/>
      <w:lvlText w:val="%4."/>
      <w:lvlJc w:val="left"/>
      <w:pPr>
        <w:ind w:left="4581" w:hanging="360"/>
      </w:pPr>
    </w:lvl>
    <w:lvl w:ilvl="4" w:tplc="042A0019" w:tentative="1">
      <w:start w:val="1"/>
      <w:numFmt w:val="lowerLetter"/>
      <w:lvlText w:val="%5."/>
      <w:lvlJc w:val="left"/>
      <w:pPr>
        <w:ind w:left="5301" w:hanging="360"/>
      </w:pPr>
    </w:lvl>
    <w:lvl w:ilvl="5" w:tplc="042A001B" w:tentative="1">
      <w:start w:val="1"/>
      <w:numFmt w:val="lowerRoman"/>
      <w:lvlText w:val="%6."/>
      <w:lvlJc w:val="right"/>
      <w:pPr>
        <w:ind w:left="6021" w:hanging="180"/>
      </w:pPr>
    </w:lvl>
    <w:lvl w:ilvl="6" w:tplc="042A000F" w:tentative="1">
      <w:start w:val="1"/>
      <w:numFmt w:val="decimal"/>
      <w:lvlText w:val="%7."/>
      <w:lvlJc w:val="left"/>
      <w:pPr>
        <w:ind w:left="6741" w:hanging="360"/>
      </w:pPr>
    </w:lvl>
    <w:lvl w:ilvl="7" w:tplc="042A0019" w:tentative="1">
      <w:start w:val="1"/>
      <w:numFmt w:val="lowerLetter"/>
      <w:lvlText w:val="%8."/>
      <w:lvlJc w:val="left"/>
      <w:pPr>
        <w:ind w:left="7461" w:hanging="360"/>
      </w:pPr>
    </w:lvl>
    <w:lvl w:ilvl="8" w:tplc="042A001B" w:tentative="1">
      <w:start w:val="1"/>
      <w:numFmt w:val="lowerRoman"/>
      <w:lvlText w:val="%9."/>
      <w:lvlJc w:val="right"/>
      <w:pPr>
        <w:ind w:left="8181" w:hanging="180"/>
      </w:pPr>
    </w:lvl>
  </w:abstractNum>
  <w:abstractNum w:abstractNumId="14" w15:restartNumberingAfterBreak="0">
    <w:nsid w:val="202446C2"/>
    <w:multiLevelType w:val="hybridMultilevel"/>
    <w:tmpl w:val="6A9655F4"/>
    <w:lvl w:ilvl="0" w:tplc="9A588E1E">
      <w:start w:val="1"/>
      <w:numFmt w:val="decimal"/>
      <w:lvlText w:val="5.%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0D6762C"/>
    <w:multiLevelType w:val="hybridMultilevel"/>
    <w:tmpl w:val="90A0D74E"/>
    <w:lvl w:ilvl="0" w:tplc="7438FBE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1F02CE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17" w15:restartNumberingAfterBreak="0">
    <w:nsid w:val="24E23D29"/>
    <w:multiLevelType w:val="hybridMultilevel"/>
    <w:tmpl w:val="06CE64B2"/>
    <w:lvl w:ilvl="0" w:tplc="04090019">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8" w15:restartNumberingAfterBreak="0">
    <w:nsid w:val="25421FE7"/>
    <w:multiLevelType w:val="hybridMultilevel"/>
    <w:tmpl w:val="4E98993A"/>
    <w:lvl w:ilvl="0" w:tplc="F2CC113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5F6418"/>
    <w:multiLevelType w:val="hybridMultilevel"/>
    <w:tmpl w:val="8E7229DC"/>
    <w:lvl w:ilvl="0" w:tplc="7CD4690C">
      <w:start w:val="1"/>
      <w:numFmt w:val="decimal"/>
      <w:lvlText w:val="3.%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5BD733A"/>
    <w:multiLevelType w:val="hybridMultilevel"/>
    <w:tmpl w:val="70DAD4F6"/>
    <w:lvl w:ilvl="0" w:tplc="CDCC9400">
      <w:start w:val="1"/>
      <w:numFmt w:val="decimal"/>
      <w:lvlText w:val="4.%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5EB69EF"/>
    <w:multiLevelType w:val="hybridMultilevel"/>
    <w:tmpl w:val="F86A9DDC"/>
    <w:lvl w:ilvl="0" w:tplc="070CA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FF6DA2"/>
    <w:multiLevelType w:val="multilevel"/>
    <w:tmpl w:val="FC8C2558"/>
    <w:lvl w:ilvl="0">
      <w:start w:val="1"/>
      <w:numFmt w:val="decimal"/>
      <w:lvlText w:val="%1."/>
      <w:lvlJc w:val="left"/>
      <w:pPr>
        <w:ind w:left="108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29462E35"/>
    <w:multiLevelType w:val="hybridMultilevel"/>
    <w:tmpl w:val="E3862486"/>
    <w:lvl w:ilvl="0" w:tplc="3FD66732">
      <w:start w:val="1"/>
      <w:numFmt w:val="decimal"/>
      <w:lvlText w:val="9.%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4337E"/>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BBB5B99"/>
    <w:multiLevelType w:val="hybridMultilevel"/>
    <w:tmpl w:val="A71088A8"/>
    <w:lvl w:ilvl="0" w:tplc="3FD66732">
      <w:start w:val="1"/>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342CE0"/>
    <w:multiLevelType w:val="hybridMultilevel"/>
    <w:tmpl w:val="44481152"/>
    <w:lvl w:ilvl="0" w:tplc="CDAE270A">
      <w:start w:val="1"/>
      <w:numFmt w:val="lowerRoman"/>
      <w:lvlText w:val="(%1)"/>
      <w:lvlJc w:val="left"/>
      <w:pPr>
        <w:ind w:left="8132" w:hanging="360"/>
      </w:pPr>
      <w:rPr>
        <w:rFonts w:hint="default"/>
        <w:i w:val="0"/>
      </w:rPr>
    </w:lvl>
    <w:lvl w:ilvl="1" w:tplc="042A0003" w:tentative="1">
      <w:start w:val="1"/>
      <w:numFmt w:val="bullet"/>
      <w:lvlText w:val="o"/>
      <w:lvlJc w:val="left"/>
      <w:pPr>
        <w:ind w:left="8852" w:hanging="360"/>
      </w:pPr>
      <w:rPr>
        <w:rFonts w:ascii="Courier New" w:hAnsi="Courier New" w:cs="Courier New" w:hint="default"/>
      </w:rPr>
    </w:lvl>
    <w:lvl w:ilvl="2" w:tplc="042A0005" w:tentative="1">
      <w:start w:val="1"/>
      <w:numFmt w:val="bullet"/>
      <w:lvlText w:val=""/>
      <w:lvlJc w:val="left"/>
      <w:pPr>
        <w:ind w:left="9572" w:hanging="360"/>
      </w:pPr>
      <w:rPr>
        <w:rFonts w:ascii="Wingdings" w:hAnsi="Wingdings" w:hint="default"/>
      </w:rPr>
    </w:lvl>
    <w:lvl w:ilvl="3" w:tplc="042A0001" w:tentative="1">
      <w:start w:val="1"/>
      <w:numFmt w:val="bullet"/>
      <w:lvlText w:val=""/>
      <w:lvlJc w:val="left"/>
      <w:pPr>
        <w:ind w:left="10292" w:hanging="360"/>
      </w:pPr>
      <w:rPr>
        <w:rFonts w:ascii="Symbol" w:hAnsi="Symbol" w:hint="default"/>
      </w:rPr>
    </w:lvl>
    <w:lvl w:ilvl="4" w:tplc="042A0003" w:tentative="1">
      <w:start w:val="1"/>
      <w:numFmt w:val="bullet"/>
      <w:lvlText w:val="o"/>
      <w:lvlJc w:val="left"/>
      <w:pPr>
        <w:ind w:left="11012" w:hanging="360"/>
      </w:pPr>
      <w:rPr>
        <w:rFonts w:ascii="Courier New" w:hAnsi="Courier New" w:cs="Courier New" w:hint="default"/>
      </w:rPr>
    </w:lvl>
    <w:lvl w:ilvl="5" w:tplc="042A0005" w:tentative="1">
      <w:start w:val="1"/>
      <w:numFmt w:val="bullet"/>
      <w:lvlText w:val=""/>
      <w:lvlJc w:val="left"/>
      <w:pPr>
        <w:ind w:left="11732" w:hanging="360"/>
      </w:pPr>
      <w:rPr>
        <w:rFonts w:ascii="Wingdings" w:hAnsi="Wingdings" w:hint="default"/>
      </w:rPr>
    </w:lvl>
    <w:lvl w:ilvl="6" w:tplc="042A0001" w:tentative="1">
      <w:start w:val="1"/>
      <w:numFmt w:val="bullet"/>
      <w:lvlText w:val=""/>
      <w:lvlJc w:val="left"/>
      <w:pPr>
        <w:ind w:left="12452" w:hanging="360"/>
      </w:pPr>
      <w:rPr>
        <w:rFonts w:ascii="Symbol" w:hAnsi="Symbol" w:hint="default"/>
      </w:rPr>
    </w:lvl>
    <w:lvl w:ilvl="7" w:tplc="042A0003" w:tentative="1">
      <w:start w:val="1"/>
      <w:numFmt w:val="bullet"/>
      <w:lvlText w:val="o"/>
      <w:lvlJc w:val="left"/>
      <w:pPr>
        <w:ind w:left="13172" w:hanging="360"/>
      </w:pPr>
      <w:rPr>
        <w:rFonts w:ascii="Courier New" w:hAnsi="Courier New" w:cs="Courier New" w:hint="default"/>
      </w:rPr>
    </w:lvl>
    <w:lvl w:ilvl="8" w:tplc="042A0005" w:tentative="1">
      <w:start w:val="1"/>
      <w:numFmt w:val="bullet"/>
      <w:lvlText w:val=""/>
      <w:lvlJc w:val="left"/>
      <w:pPr>
        <w:ind w:left="13892" w:hanging="360"/>
      </w:pPr>
      <w:rPr>
        <w:rFonts w:ascii="Wingdings" w:hAnsi="Wingdings" w:hint="default"/>
      </w:rPr>
    </w:lvl>
  </w:abstractNum>
  <w:abstractNum w:abstractNumId="27" w15:restartNumberingAfterBreak="0">
    <w:nsid w:val="304D4165"/>
    <w:multiLevelType w:val="hybridMultilevel"/>
    <w:tmpl w:val="CBDE8424"/>
    <w:lvl w:ilvl="0" w:tplc="BAF24B60">
      <w:start w:val="1"/>
      <w:numFmt w:val="lowerLetter"/>
      <w:lvlText w:val="%1."/>
      <w:lvlJc w:val="left"/>
      <w:pPr>
        <w:ind w:left="1713" w:hanging="360"/>
      </w:pPr>
      <w:rPr>
        <w:rFonts w:hint="default"/>
        <w:b/>
        <w:bCs/>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8" w15:restartNumberingAfterBreak="0">
    <w:nsid w:val="35BD5F18"/>
    <w:multiLevelType w:val="multilevel"/>
    <w:tmpl w:val="52D8BB34"/>
    <w:lvl w:ilvl="0">
      <w:start w:val="1"/>
      <w:numFmt w:val="decimal"/>
      <w:lvlText w:val="%1."/>
      <w:lvlJc w:val="left"/>
      <w:pPr>
        <w:ind w:left="720" w:hanging="360"/>
      </w:pPr>
      <w:rPr>
        <w:rFonts w:hint="default"/>
        <w:b/>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29" w15:restartNumberingAfterBreak="0">
    <w:nsid w:val="3F892D99"/>
    <w:multiLevelType w:val="hybridMultilevel"/>
    <w:tmpl w:val="C0F4E458"/>
    <w:lvl w:ilvl="0" w:tplc="04090001">
      <w:start w:val="1"/>
      <w:numFmt w:val="bullet"/>
      <w:lvlText w:val=""/>
      <w:lvlJc w:val="left"/>
      <w:pPr>
        <w:ind w:left="2445" w:hanging="720"/>
      </w:pPr>
      <w:rPr>
        <w:rFonts w:ascii="Symbol" w:hAnsi="Symbol" w:hint="default"/>
      </w:rPr>
    </w:lvl>
    <w:lvl w:ilvl="1" w:tplc="04090001">
      <w:start w:val="1"/>
      <w:numFmt w:val="bullet"/>
      <w:lvlText w:val=""/>
      <w:lvlJc w:val="left"/>
      <w:pPr>
        <w:ind w:left="2805" w:hanging="360"/>
      </w:pPr>
      <w:rPr>
        <w:rFonts w:ascii="Symbol" w:hAnsi="Symbol" w:hint="default"/>
      </w:r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30" w15:restartNumberingAfterBreak="0">
    <w:nsid w:val="44BE7F5F"/>
    <w:multiLevelType w:val="hybridMultilevel"/>
    <w:tmpl w:val="8286B7D6"/>
    <w:lvl w:ilvl="0" w:tplc="6D8C1AA4">
      <w:start w:val="1"/>
      <w:numFmt w:val="decimal"/>
      <w:lvlText w:val="8.%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47107778"/>
    <w:multiLevelType w:val="hybridMultilevel"/>
    <w:tmpl w:val="36E4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705C06"/>
    <w:multiLevelType w:val="multilevel"/>
    <w:tmpl w:val="5664B28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3" w15:restartNumberingAfterBreak="0">
    <w:nsid w:val="491564BF"/>
    <w:multiLevelType w:val="hybridMultilevel"/>
    <w:tmpl w:val="A2262D3C"/>
    <w:lvl w:ilvl="0" w:tplc="F0AEC3BE">
      <w:start w:val="1"/>
      <w:numFmt w:val="decimal"/>
      <w:lvlText w:val="6.%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493F3620"/>
    <w:multiLevelType w:val="hybridMultilevel"/>
    <w:tmpl w:val="3F0073A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5" w15:restartNumberingAfterBreak="0">
    <w:nsid w:val="4C8E3342"/>
    <w:multiLevelType w:val="hybridMultilevel"/>
    <w:tmpl w:val="4DD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E2672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37" w15:restartNumberingAfterBreak="0">
    <w:nsid w:val="560F478E"/>
    <w:multiLevelType w:val="hybridMultilevel"/>
    <w:tmpl w:val="C7023EF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5A4B4A1E"/>
    <w:multiLevelType w:val="hybridMultilevel"/>
    <w:tmpl w:val="25FA6BC4"/>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15:restartNumberingAfterBreak="0">
    <w:nsid w:val="5C07437F"/>
    <w:multiLevelType w:val="hybridMultilevel"/>
    <w:tmpl w:val="49A220F6"/>
    <w:lvl w:ilvl="0" w:tplc="9A588E1E">
      <w:start w:val="1"/>
      <w:numFmt w:val="decimal"/>
      <w:lvlText w:val="5.%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0" w15:restartNumberingAfterBreak="0">
    <w:nsid w:val="5DD8613E"/>
    <w:multiLevelType w:val="hybridMultilevel"/>
    <w:tmpl w:val="C50E25CC"/>
    <w:lvl w:ilvl="0" w:tplc="6D8C1AA4">
      <w:start w:val="1"/>
      <w:numFmt w:val="decimal"/>
      <w:lvlText w:val="8.%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774413"/>
    <w:multiLevelType w:val="hybridMultilevel"/>
    <w:tmpl w:val="A70C00B0"/>
    <w:lvl w:ilvl="0" w:tplc="057E01AE">
      <w:start w:val="1"/>
      <w:numFmt w:val="decimal"/>
      <w:lvlText w:val="1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2" w15:restartNumberingAfterBreak="0">
    <w:nsid w:val="5F83011F"/>
    <w:multiLevelType w:val="hybridMultilevel"/>
    <w:tmpl w:val="E6FA955A"/>
    <w:lvl w:ilvl="0" w:tplc="04090001">
      <w:start w:val="1"/>
      <w:numFmt w:val="bullet"/>
      <w:lvlText w:val=""/>
      <w:lvlJc w:val="left"/>
      <w:pPr>
        <w:ind w:left="1287" w:hanging="360"/>
      </w:pPr>
      <w:rPr>
        <w:rFonts w:ascii="Symbol" w:hAnsi="Symbol"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FED5BAC"/>
    <w:multiLevelType w:val="hybridMultilevel"/>
    <w:tmpl w:val="505C65C8"/>
    <w:lvl w:ilvl="0" w:tplc="2D7C75BA">
      <w:numFmt w:val="bullet"/>
      <w:lvlText w:val="-"/>
      <w:lvlJc w:val="left"/>
      <w:pPr>
        <w:ind w:left="720" w:hanging="360"/>
      </w:pPr>
      <w:rPr>
        <w:rFonts w:ascii="Cambria" w:eastAsia="Times New Roman" w:hAnsi="Cambria"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3F830D2">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132184B"/>
    <w:multiLevelType w:val="hybridMultilevel"/>
    <w:tmpl w:val="678278D4"/>
    <w:lvl w:ilvl="0" w:tplc="E56CF22C">
      <w:start w:val="1"/>
      <w:numFmt w:val="lowerRoman"/>
      <w:lvlText w:val="(%1)"/>
      <w:lvlJc w:val="left"/>
      <w:pPr>
        <w:ind w:left="1010" w:hanging="360"/>
      </w:pPr>
      <w:rPr>
        <w:rFonts w:hint="default"/>
        <w:i w:val="0"/>
        <w:iCs/>
      </w:rPr>
    </w:lvl>
    <w:lvl w:ilvl="1" w:tplc="04090019">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45" w15:restartNumberingAfterBreak="0">
    <w:nsid w:val="622F774D"/>
    <w:multiLevelType w:val="hybridMultilevel"/>
    <w:tmpl w:val="3F2E51B8"/>
    <w:lvl w:ilvl="0" w:tplc="76D09CC8">
      <w:start w:val="1"/>
      <w:numFmt w:val="decimal"/>
      <w:lvlText w:val="11.%1."/>
      <w:lvlJc w:val="left"/>
      <w:pPr>
        <w:ind w:left="720" w:hanging="360"/>
      </w:pPr>
      <w:rPr>
        <w:rFonts w:ascii="Tahoma" w:hAnsi="Tahoma" w:cs="Tahoma" w:hint="default"/>
        <w:b w:val="0"/>
        <w:bCs/>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43553A"/>
    <w:multiLevelType w:val="hybridMultilevel"/>
    <w:tmpl w:val="8E20D812"/>
    <w:lvl w:ilvl="0" w:tplc="F0AEC3BE">
      <w:start w:val="1"/>
      <w:numFmt w:val="decimal"/>
      <w:lvlText w:val="6.%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7" w15:restartNumberingAfterBreak="0">
    <w:nsid w:val="65316400"/>
    <w:multiLevelType w:val="multilevel"/>
    <w:tmpl w:val="AED820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572184F"/>
    <w:multiLevelType w:val="hybridMultilevel"/>
    <w:tmpl w:val="43488450"/>
    <w:lvl w:ilvl="0" w:tplc="1716EB9A">
      <w:start w:val="1"/>
      <w:numFmt w:val="decimal"/>
      <w:lvlText w:val="2.%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658E4437"/>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15:restartNumberingAfterBreak="0">
    <w:nsid w:val="66564F2E"/>
    <w:multiLevelType w:val="hybridMultilevel"/>
    <w:tmpl w:val="2F8C9B00"/>
    <w:lvl w:ilvl="0" w:tplc="FD60E90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9F6754"/>
    <w:multiLevelType w:val="hybridMultilevel"/>
    <w:tmpl w:val="A2DC5E24"/>
    <w:lvl w:ilvl="0" w:tplc="04090001">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AFA452D"/>
    <w:multiLevelType w:val="multilevel"/>
    <w:tmpl w:val="6D0018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6B282E04"/>
    <w:multiLevelType w:val="multilevel"/>
    <w:tmpl w:val="A8F2CFC8"/>
    <w:lvl w:ilvl="0">
      <w:start w:val="1"/>
      <w:numFmt w:val="bullet"/>
      <w:lvlText w:val=""/>
      <w:lvlJc w:val="left"/>
      <w:pPr>
        <w:ind w:left="720" w:hanging="360"/>
      </w:pPr>
      <w:rPr>
        <w:rFonts w:ascii="Symbol" w:hAnsi="Symbol" w:hint="default"/>
        <w:b/>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54" w15:restartNumberingAfterBreak="0">
    <w:nsid w:val="6B5E4B43"/>
    <w:multiLevelType w:val="multilevel"/>
    <w:tmpl w:val="0CAC5D16"/>
    <w:lvl w:ilvl="0">
      <w:start w:val="1"/>
      <w:numFmt w:val="decimal"/>
      <w:lvlRestart w:val="0"/>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u w:val="none"/>
      </w:rPr>
    </w:lvl>
    <w:lvl w:ilvl="2">
      <w:start w:val="1"/>
      <w:numFmt w:val="lowerLetter"/>
      <w:lvlText w:val="(%3)"/>
      <w:lvlJc w:val="left"/>
      <w:pPr>
        <w:tabs>
          <w:tab w:val="num" w:pos="720"/>
        </w:tabs>
        <w:ind w:left="720" w:hanging="720"/>
      </w:pPr>
      <w:rPr>
        <w:rFonts w:ascii="Times New Roman" w:hAnsi="Times New Roman"/>
        <w:b w:val="0"/>
        <w:i w:val="0"/>
        <w:caps w:val="0"/>
        <w:color w:val="auto"/>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55" w15:restartNumberingAfterBreak="0">
    <w:nsid w:val="70CC169D"/>
    <w:multiLevelType w:val="hybridMultilevel"/>
    <w:tmpl w:val="55F2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7C1BA2"/>
    <w:multiLevelType w:val="hybridMultilevel"/>
    <w:tmpl w:val="9360563A"/>
    <w:lvl w:ilvl="0" w:tplc="467207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000F4A"/>
    <w:multiLevelType w:val="hybridMultilevel"/>
    <w:tmpl w:val="71DED058"/>
    <w:lvl w:ilvl="0" w:tplc="D7125396">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8" w15:restartNumberingAfterBreak="0">
    <w:nsid w:val="7B164ED7"/>
    <w:multiLevelType w:val="hybridMultilevel"/>
    <w:tmpl w:val="3524289A"/>
    <w:lvl w:ilvl="0" w:tplc="C26EAAC0">
      <w:start w:val="1"/>
      <w:numFmt w:val="decimal"/>
      <w:lvlText w:val="7.%1."/>
      <w:lvlJc w:val="left"/>
      <w:pPr>
        <w:ind w:left="786" w:hanging="360"/>
      </w:pPr>
      <w:rPr>
        <w:rFonts w:hint="default"/>
        <w:b w:val="0"/>
      </w:rPr>
    </w:lvl>
    <w:lvl w:ilvl="1" w:tplc="04090019">
      <w:start w:val="1"/>
      <w:numFmt w:val="lowerLetter"/>
      <w:lvlText w:val="%2."/>
      <w:lvlJc w:val="left"/>
      <w:pPr>
        <w:ind w:left="1440" w:hanging="360"/>
      </w:pPr>
    </w:lvl>
    <w:lvl w:ilvl="2" w:tplc="77268378">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475409"/>
    <w:multiLevelType w:val="hybridMultilevel"/>
    <w:tmpl w:val="0F0C7BEC"/>
    <w:lvl w:ilvl="0" w:tplc="C26EAAC0">
      <w:start w:val="1"/>
      <w:numFmt w:val="decimal"/>
      <w:lvlText w:val="7.%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BB2211"/>
    <w:multiLevelType w:val="hybridMultilevel"/>
    <w:tmpl w:val="1B526202"/>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1" w15:restartNumberingAfterBreak="0">
    <w:nsid w:val="7F6E0643"/>
    <w:multiLevelType w:val="hybridMultilevel"/>
    <w:tmpl w:val="66C032A6"/>
    <w:lvl w:ilvl="0" w:tplc="8578C8A2">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8154482">
    <w:abstractNumId w:val="56"/>
  </w:num>
  <w:num w:numId="2" w16cid:durableId="467282986">
    <w:abstractNumId w:val="54"/>
  </w:num>
  <w:num w:numId="3" w16cid:durableId="1303657493">
    <w:abstractNumId w:val="0"/>
  </w:num>
  <w:num w:numId="4" w16cid:durableId="1167132654">
    <w:abstractNumId w:val="4"/>
  </w:num>
  <w:num w:numId="5" w16cid:durableId="1234586358">
    <w:abstractNumId w:val="28"/>
  </w:num>
  <w:num w:numId="6" w16cid:durableId="863254688">
    <w:abstractNumId w:val="47"/>
  </w:num>
  <w:num w:numId="7" w16cid:durableId="1838300094">
    <w:abstractNumId w:val="11"/>
  </w:num>
  <w:num w:numId="8" w16cid:durableId="736826617">
    <w:abstractNumId w:val="48"/>
  </w:num>
  <w:num w:numId="9" w16cid:durableId="443616498">
    <w:abstractNumId w:val="52"/>
  </w:num>
  <w:num w:numId="10" w16cid:durableId="355155800">
    <w:abstractNumId w:val="29"/>
  </w:num>
  <w:num w:numId="11" w16cid:durableId="332033237">
    <w:abstractNumId w:val="24"/>
  </w:num>
  <w:num w:numId="12" w16cid:durableId="1196891603">
    <w:abstractNumId w:val="13"/>
  </w:num>
  <w:num w:numId="13" w16cid:durableId="590239824">
    <w:abstractNumId w:val="12"/>
  </w:num>
  <w:num w:numId="14" w16cid:durableId="451217828">
    <w:abstractNumId w:val="26"/>
  </w:num>
  <w:num w:numId="15" w16cid:durableId="1486773931">
    <w:abstractNumId w:val="49"/>
  </w:num>
  <w:num w:numId="16" w16cid:durableId="278150789">
    <w:abstractNumId w:val="15"/>
  </w:num>
  <w:num w:numId="17" w16cid:durableId="1073313761">
    <w:abstractNumId w:val="22"/>
  </w:num>
  <w:num w:numId="18" w16cid:durableId="892692452">
    <w:abstractNumId w:val="43"/>
  </w:num>
  <w:num w:numId="19" w16cid:durableId="312560800">
    <w:abstractNumId w:val="35"/>
  </w:num>
  <w:num w:numId="20" w16cid:durableId="1218012902">
    <w:abstractNumId w:val="55"/>
  </w:num>
  <w:num w:numId="21" w16cid:durableId="1734111315">
    <w:abstractNumId w:val="39"/>
  </w:num>
  <w:num w:numId="22" w16cid:durableId="739910064">
    <w:abstractNumId w:val="46"/>
  </w:num>
  <w:num w:numId="23" w16cid:durableId="261769012">
    <w:abstractNumId w:val="58"/>
  </w:num>
  <w:num w:numId="24" w16cid:durableId="623579599">
    <w:abstractNumId w:val="36"/>
  </w:num>
  <w:num w:numId="25" w16cid:durableId="1409691252">
    <w:abstractNumId w:val="30"/>
  </w:num>
  <w:num w:numId="26" w16cid:durableId="1845975956">
    <w:abstractNumId w:val="8"/>
  </w:num>
  <w:num w:numId="27" w16cid:durableId="1779838440">
    <w:abstractNumId w:val="23"/>
  </w:num>
  <w:num w:numId="28" w16cid:durableId="114638211">
    <w:abstractNumId w:val="60"/>
  </w:num>
  <w:num w:numId="29" w16cid:durableId="1200630214">
    <w:abstractNumId w:val="38"/>
  </w:num>
  <w:num w:numId="30" w16cid:durableId="1964648088">
    <w:abstractNumId w:val="41"/>
  </w:num>
  <w:num w:numId="31" w16cid:durableId="1070883079">
    <w:abstractNumId w:val="21"/>
  </w:num>
  <w:num w:numId="32" w16cid:durableId="1438404845">
    <w:abstractNumId w:val="61"/>
  </w:num>
  <w:num w:numId="33" w16cid:durableId="74598912">
    <w:abstractNumId w:val="19"/>
  </w:num>
  <w:num w:numId="34" w16cid:durableId="492599202">
    <w:abstractNumId w:val="20"/>
  </w:num>
  <w:num w:numId="35" w16cid:durableId="643043769">
    <w:abstractNumId w:val="57"/>
  </w:num>
  <w:num w:numId="36" w16cid:durableId="719209170">
    <w:abstractNumId w:val="27"/>
  </w:num>
  <w:num w:numId="37" w16cid:durableId="457262375">
    <w:abstractNumId w:val="44"/>
  </w:num>
  <w:num w:numId="38" w16cid:durableId="739795194">
    <w:abstractNumId w:val="14"/>
  </w:num>
  <w:num w:numId="39" w16cid:durableId="1337802701">
    <w:abstractNumId w:val="33"/>
  </w:num>
  <w:num w:numId="40" w16cid:durableId="1733114798">
    <w:abstractNumId w:val="59"/>
  </w:num>
  <w:num w:numId="41" w16cid:durableId="421881541">
    <w:abstractNumId w:val="40"/>
  </w:num>
  <w:num w:numId="42" w16cid:durableId="1768111601">
    <w:abstractNumId w:val="25"/>
  </w:num>
  <w:num w:numId="43" w16cid:durableId="582877291">
    <w:abstractNumId w:val="1"/>
  </w:num>
  <w:num w:numId="44" w16cid:durableId="1266231364">
    <w:abstractNumId w:val="42"/>
  </w:num>
  <w:num w:numId="45" w16cid:durableId="478501914">
    <w:abstractNumId w:val="16"/>
  </w:num>
  <w:num w:numId="46" w16cid:durableId="778454846">
    <w:abstractNumId w:val="45"/>
  </w:num>
  <w:num w:numId="47" w16cid:durableId="96754705">
    <w:abstractNumId w:val="3"/>
  </w:num>
  <w:num w:numId="48" w16cid:durableId="376975407">
    <w:abstractNumId w:val="6"/>
  </w:num>
  <w:num w:numId="49" w16cid:durableId="1855143052">
    <w:abstractNumId w:val="17"/>
  </w:num>
  <w:num w:numId="50" w16cid:durableId="653408690">
    <w:abstractNumId w:val="9"/>
  </w:num>
  <w:num w:numId="51" w16cid:durableId="1709572391">
    <w:abstractNumId w:val="32"/>
  </w:num>
  <w:num w:numId="52" w16cid:durableId="861434724">
    <w:abstractNumId w:val="50"/>
  </w:num>
  <w:num w:numId="53" w16cid:durableId="318316418">
    <w:abstractNumId w:val="10"/>
  </w:num>
  <w:num w:numId="54" w16cid:durableId="177548711">
    <w:abstractNumId w:val="5"/>
  </w:num>
  <w:num w:numId="55" w16cid:durableId="1331718416">
    <w:abstractNumId w:val="2"/>
  </w:num>
  <w:num w:numId="56" w16cid:durableId="1615207611">
    <w:abstractNumId w:val="18"/>
  </w:num>
  <w:num w:numId="57" w16cid:durableId="1930114780">
    <w:abstractNumId w:val="51"/>
  </w:num>
  <w:num w:numId="58" w16cid:durableId="188182467">
    <w:abstractNumId w:val="34"/>
  </w:num>
  <w:num w:numId="59" w16cid:durableId="1157574955">
    <w:abstractNumId w:val="31"/>
  </w:num>
  <w:num w:numId="60" w16cid:durableId="418526713">
    <w:abstractNumId w:val="7"/>
  </w:num>
  <w:num w:numId="61" w16cid:durableId="1889217350">
    <w:abstractNumId w:val="37"/>
  </w:num>
  <w:num w:numId="62" w16cid:durableId="365641917">
    <w:abstractNumId w:val="53"/>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nh Nguyen">
    <w15:presenceInfo w15:providerId="None" w15:userId="Trinh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CD"/>
    <w:rsid w:val="0003004D"/>
    <w:rsid w:val="000374CD"/>
    <w:rsid w:val="00054907"/>
    <w:rsid w:val="00065D21"/>
    <w:rsid w:val="00071015"/>
    <w:rsid w:val="0008454A"/>
    <w:rsid w:val="000D361B"/>
    <w:rsid w:val="000F7093"/>
    <w:rsid w:val="00130CD9"/>
    <w:rsid w:val="00150789"/>
    <w:rsid w:val="00167974"/>
    <w:rsid w:val="00175129"/>
    <w:rsid w:val="001A5310"/>
    <w:rsid w:val="001D1349"/>
    <w:rsid w:val="001F3444"/>
    <w:rsid w:val="00216C25"/>
    <w:rsid w:val="0022098C"/>
    <w:rsid w:val="00223D06"/>
    <w:rsid w:val="00225356"/>
    <w:rsid w:val="0022684F"/>
    <w:rsid w:val="002409C6"/>
    <w:rsid w:val="002645E1"/>
    <w:rsid w:val="0027378D"/>
    <w:rsid w:val="0028292C"/>
    <w:rsid w:val="00283019"/>
    <w:rsid w:val="00293DED"/>
    <w:rsid w:val="002F01B6"/>
    <w:rsid w:val="0030103D"/>
    <w:rsid w:val="00305156"/>
    <w:rsid w:val="00316ECF"/>
    <w:rsid w:val="003230AC"/>
    <w:rsid w:val="003319CC"/>
    <w:rsid w:val="00332197"/>
    <w:rsid w:val="0033309F"/>
    <w:rsid w:val="00333C41"/>
    <w:rsid w:val="003532DF"/>
    <w:rsid w:val="003714F4"/>
    <w:rsid w:val="00376AE3"/>
    <w:rsid w:val="00384116"/>
    <w:rsid w:val="00390DF0"/>
    <w:rsid w:val="003B0459"/>
    <w:rsid w:val="003C5D5F"/>
    <w:rsid w:val="00437969"/>
    <w:rsid w:val="0046395F"/>
    <w:rsid w:val="004A0799"/>
    <w:rsid w:val="004F0AB5"/>
    <w:rsid w:val="004F3E44"/>
    <w:rsid w:val="005005FB"/>
    <w:rsid w:val="005A58C7"/>
    <w:rsid w:val="005E2532"/>
    <w:rsid w:val="005E5CC1"/>
    <w:rsid w:val="005F3541"/>
    <w:rsid w:val="0062050F"/>
    <w:rsid w:val="00620F0D"/>
    <w:rsid w:val="00645395"/>
    <w:rsid w:val="00645D51"/>
    <w:rsid w:val="0068160B"/>
    <w:rsid w:val="006817EA"/>
    <w:rsid w:val="00681B7F"/>
    <w:rsid w:val="006824A1"/>
    <w:rsid w:val="0068381E"/>
    <w:rsid w:val="00684D8E"/>
    <w:rsid w:val="006C7255"/>
    <w:rsid w:val="006E1BAF"/>
    <w:rsid w:val="006E1FDB"/>
    <w:rsid w:val="006E2C5D"/>
    <w:rsid w:val="0071010B"/>
    <w:rsid w:val="0071445A"/>
    <w:rsid w:val="007474FD"/>
    <w:rsid w:val="007521DA"/>
    <w:rsid w:val="00760455"/>
    <w:rsid w:val="00766966"/>
    <w:rsid w:val="00774841"/>
    <w:rsid w:val="00784148"/>
    <w:rsid w:val="007976DD"/>
    <w:rsid w:val="007E682F"/>
    <w:rsid w:val="00815AFE"/>
    <w:rsid w:val="00815C28"/>
    <w:rsid w:val="00851082"/>
    <w:rsid w:val="00852C2D"/>
    <w:rsid w:val="008656F9"/>
    <w:rsid w:val="00884466"/>
    <w:rsid w:val="00885932"/>
    <w:rsid w:val="008A19D8"/>
    <w:rsid w:val="008A5B7E"/>
    <w:rsid w:val="008D0245"/>
    <w:rsid w:val="008D7DE2"/>
    <w:rsid w:val="008E59E2"/>
    <w:rsid w:val="00904655"/>
    <w:rsid w:val="00915FFE"/>
    <w:rsid w:val="00943FDA"/>
    <w:rsid w:val="0096254E"/>
    <w:rsid w:val="00963DA9"/>
    <w:rsid w:val="00982446"/>
    <w:rsid w:val="00996995"/>
    <w:rsid w:val="009A2DF6"/>
    <w:rsid w:val="009C7A5E"/>
    <w:rsid w:val="009D370A"/>
    <w:rsid w:val="009E23CE"/>
    <w:rsid w:val="009F2463"/>
    <w:rsid w:val="009F246F"/>
    <w:rsid w:val="009F55A9"/>
    <w:rsid w:val="00A120A6"/>
    <w:rsid w:val="00A12402"/>
    <w:rsid w:val="00A354D9"/>
    <w:rsid w:val="00A35CF3"/>
    <w:rsid w:val="00A57521"/>
    <w:rsid w:val="00A67489"/>
    <w:rsid w:val="00A84D7B"/>
    <w:rsid w:val="00A911C2"/>
    <w:rsid w:val="00AA5279"/>
    <w:rsid w:val="00AA5AEF"/>
    <w:rsid w:val="00AB1422"/>
    <w:rsid w:val="00AC74F6"/>
    <w:rsid w:val="00AC7F76"/>
    <w:rsid w:val="00AE4FA6"/>
    <w:rsid w:val="00B21581"/>
    <w:rsid w:val="00B55FA2"/>
    <w:rsid w:val="00B827A4"/>
    <w:rsid w:val="00B9784B"/>
    <w:rsid w:val="00BA253D"/>
    <w:rsid w:val="00BA6BC5"/>
    <w:rsid w:val="00BB6321"/>
    <w:rsid w:val="00BB77EE"/>
    <w:rsid w:val="00BB7CC6"/>
    <w:rsid w:val="00BC2493"/>
    <w:rsid w:val="00BC2D35"/>
    <w:rsid w:val="00BC69A7"/>
    <w:rsid w:val="00BE4AC6"/>
    <w:rsid w:val="00C11A23"/>
    <w:rsid w:val="00C322D3"/>
    <w:rsid w:val="00C51876"/>
    <w:rsid w:val="00C547DA"/>
    <w:rsid w:val="00CA2170"/>
    <w:rsid w:val="00CA5C35"/>
    <w:rsid w:val="00CA6392"/>
    <w:rsid w:val="00CA673B"/>
    <w:rsid w:val="00CB2A3D"/>
    <w:rsid w:val="00CB3484"/>
    <w:rsid w:val="00CB35AD"/>
    <w:rsid w:val="00CC4666"/>
    <w:rsid w:val="00CC4711"/>
    <w:rsid w:val="00CE2BCF"/>
    <w:rsid w:val="00CF7DDC"/>
    <w:rsid w:val="00D04E71"/>
    <w:rsid w:val="00D05CE3"/>
    <w:rsid w:val="00D148A8"/>
    <w:rsid w:val="00D1610D"/>
    <w:rsid w:val="00D2346D"/>
    <w:rsid w:val="00D307B8"/>
    <w:rsid w:val="00D3243D"/>
    <w:rsid w:val="00D32F86"/>
    <w:rsid w:val="00D46533"/>
    <w:rsid w:val="00D643DA"/>
    <w:rsid w:val="00D65BE3"/>
    <w:rsid w:val="00D71977"/>
    <w:rsid w:val="00D72858"/>
    <w:rsid w:val="00D75DD6"/>
    <w:rsid w:val="00D813B9"/>
    <w:rsid w:val="00D96AF5"/>
    <w:rsid w:val="00DB4075"/>
    <w:rsid w:val="00DC08BE"/>
    <w:rsid w:val="00DD704C"/>
    <w:rsid w:val="00DE6DED"/>
    <w:rsid w:val="00E23840"/>
    <w:rsid w:val="00E25319"/>
    <w:rsid w:val="00E305C3"/>
    <w:rsid w:val="00E3406C"/>
    <w:rsid w:val="00E54C45"/>
    <w:rsid w:val="00E91F38"/>
    <w:rsid w:val="00EC0997"/>
    <w:rsid w:val="00EC7094"/>
    <w:rsid w:val="00EE166F"/>
    <w:rsid w:val="00EF3BF7"/>
    <w:rsid w:val="00F3181E"/>
    <w:rsid w:val="00F40634"/>
    <w:rsid w:val="00F43790"/>
    <w:rsid w:val="00F45D38"/>
    <w:rsid w:val="00F56250"/>
    <w:rsid w:val="00F576AE"/>
    <w:rsid w:val="00F80D2C"/>
    <w:rsid w:val="00F97916"/>
    <w:rsid w:val="00FD22A6"/>
    <w:rsid w:val="00FD51E5"/>
    <w:rsid w:val="00FD726B"/>
    <w:rsid w:val="00FF7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1A1C6"/>
  <w15:chartTrackingRefBased/>
  <w15:docId w15:val="{6A8E39B7-B874-47D5-9E0E-5ED7C1A2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74CD"/>
    <w:pPr>
      <w:spacing w:after="0" w:line="240" w:lineRule="auto"/>
    </w:pPr>
    <w:rPr>
      <w:rFonts w:ascii="Times New Roman" w:eastAsia="Times New Roman" w:hAnsi="Times New Roman" w:cs="Times New Roman"/>
      <w:color w:val="000000"/>
      <w:sz w:val="24"/>
      <w:szCs w:val="24"/>
      <w:lang w:val="vi-VN" w:eastAsia="vi-VN"/>
    </w:rPr>
  </w:style>
  <w:style w:type="paragraph" w:styleId="Heading1">
    <w:name w:val="heading 1"/>
    <w:basedOn w:val="Normal"/>
    <w:next w:val="Normal"/>
    <w:link w:val="Heading1Char"/>
    <w:rsid w:val="000374CD"/>
    <w:pPr>
      <w:keepNext/>
      <w:keepLines/>
      <w:jc w:val="both"/>
      <w:outlineLvl w:val="0"/>
    </w:pPr>
    <w:rPr>
      <w:rFonts w:ascii="Verdana" w:eastAsia="Verdana" w:hAnsi="Verdana" w:cs="Verdana"/>
      <w:b/>
      <w:sz w:val="20"/>
      <w:szCs w:val="20"/>
      <w:u w:val="single"/>
    </w:rPr>
  </w:style>
  <w:style w:type="paragraph" w:styleId="Heading2">
    <w:name w:val="heading 2"/>
    <w:basedOn w:val="Normal"/>
    <w:next w:val="Normal"/>
    <w:link w:val="Heading2Char"/>
    <w:rsid w:val="000374CD"/>
    <w:pPr>
      <w:keepNext/>
      <w:keepLines/>
      <w:spacing w:before="240" w:after="60"/>
      <w:ind w:left="10"/>
      <w:jc w:val="both"/>
      <w:outlineLvl w:val="1"/>
    </w:pPr>
    <w:rPr>
      <w:rFonts w:ascii="Verdana" w:eastAsia="Verdana" w:hAnsi="Verdana" w:cs="Verdana"/>
      <w:b/>
      <w:sz w:val="18"/>
      <w:szCs w:val="18"/>
    </w:rPr>
  </w:style>
  <w:style w:type="paragraph" w:styleId="Heading3">
    <w:name w:val="heading 3"/>
    <w:basedOn w:val="Normal"/>
    <w:next w:val="Normal"/>
    <w:link w:val="Heading3Char"/>
    <w:rsid w:val="000374CD"/>
    <w:pPr>
      <w:keepNext/>
      <w:keepLines/>
      <w:spacing w:before="240" w:after="60"/>
      <w:ind w:left="630" w:hanging="720"/>
      <w:jc w:val="both"/>
      <w:outlineLvl w:val="2"/>
    </w:pPr>
    <w:rPr>
      <w:rFonts w:ascii="Arial" w:eastAsia="Arial" w:hAnsi="Arial" w:cs="Arial"/>
      <w:b/>
      <w:sz w:val="26"/>
      <w:szCs w:val="26"/>
    </w:rPr>
  </w:style>
  <w:style w:type="paragraph" w:styleId="Heading4">
    <w:name w:val="heading 4"/>
    <w:basedOn w:val="Normal"/>
    <w:next w:val="Normal"/>
    <w:link w:val="Heading4Char"/>
    <w:rsid w:val="000374CD"/>
    <w:pPr>
      <w:keepNext/>
      <w:keepLines/>
      <w:spacing w:before="240" w:after="60"/>
      <w:ind w:left="630" w:hanging="720"/>
      <w:jc w:val="both"/>
      <w:outlineLvl w:val="3"/>
    </w:pPr>
    <w:rPr>
      <w:b/>
      <w:sz w:val="28"/>
      <w:szCs w:val="28"/>
    </w:rPr>
  </w:style>
  <w:style w:type="paragraph" w:styleId="Heading5">
    <w:name w:val="heading 5"/>
    <w:basedOn w:val="Normal"/>
    <w:next w:val="Normal"/>
    <w:link w:val="Heading5Char"/>
    <w:qFormat/>
    <w:rsid w:val="000374CD"/>
    <w:pPr>
      <w:keepNext/>
      <w:keepLines/>
      <w:ind w:left="54" w:hanging="1008"/>
      <w:jc w:val="both"/>
      <w:outlineLvl w:val="4"/>
    </w:pPr>
    <w:rPr>
      <w:rFonts w:ascii="Verdana" w:eastAsia="Verdana" w:hAnsi="Verdana" w:cs="Verdana"/>
      <w:sz w:val="18"/>
      <w:szCs w:val="18"/>
    </w:rPr>
  </w:style>
  <w:style w:type="paragraph" w:styleId="Heading6">
    <w:name w:val="heading 6"/>
    <w:basedOn w:val="Normal"/>
    <w:next w:val="Normal"/>
    <w:link w:val="Heading6Char"/>
    <w:rsid w:val="000374CD"/>
    <w:pPr>
      <w:keepNext/>
      <w:keepLines/>
      <w:spacing w:before="240" w:after="60"/>
      <w:ind w:left="198" w:hanging="1152"/>
      <w:jc w:val="both"/>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74CD"/>
    <w:rPr>
      <w:rFonts w:ascii="Verdana" w:eastAsia="Verdana" w:hAnsi="Verdana" w:cs="Verdana"/>
      <w:b/>
      <w:color w:val="000000"/>
      <w:sz w:val="20"/>
      <w:szCs w:val="20"/>
      <w:u w:val="single"/>
      <w:lang w:val="vi-VN" w:eastAsia="vi-VN"/>
    </w:rPr>
  </w:style>
  <w:style w:type="character" w:customStyle="1" w:styleId="Heading2Char">
    <w:name w:val="Heading 2 Char"/>
    <w:basedOn w:val="DefaultParagraphFont"/>
    <w:link w:val="Heading2"/>
    <w:rsid w:val="000374CD"/>
    <w:rPr>
      <w:rFonts w:ascii="Verdana" w:eastAsia="Verdana" w:hAnsi="Verdana" w:cs="Verdana"/>
      <w:b/>
      <w:color w:val="000000"/>
      <w:sz w:val="18"/>
      <w:szCs w:val="18"/>
      <w:lang w:val="vi-VN" w:eastAsia="vi-VN"/>
    </w:rPr>
  </w:style>
  <w:style w:type="character" w:customStyle="1" w:styleId="Heading3Char">
    <w:name w:val="Heading 3 Char"/>
    <w:basedOn w:val="DefaultParagraphFont"/>
    <w:link w:val="Heading3"/>
    <w:rsid w:val="000374CD"/>
    <w:rPr>
      <w:rFonts w:ascii="Arial" w:eastAsia="Arial" w:hAnsi="Arial" w:cs="Arial"/>
      <w:b/>
      <w:color w:val="000000"/>
      <w:sz w:val="26"/>
      <w:szCs w:val="26"/>
      <w:lang w:val="vi-VN" w:eastAsia="vi-VN"/>
    </w:rPr>
  </w:style>
  <w:style w:type="character" w:customStyle="1" w:styleId="Heading4Char">
    <w:name w:val="Heading 4 Char"/>
    <w:basedOn w:val="DefaultParagraphFont"/>
    <w:link w:val="Heading4"/>
    <w:rsid w:val="000374CD"/>
    <w:rPr>
      <w:rFonts w:ascii="Times New Roman" w:eastAsia="Times New Roman" w:hAnsi="Times New Roman" w:cs="Times New Roman"/>
      <w:b/>
      <w:color w:val="000000"/>
      <w:sz w:val="28"/>
      <w:szCs w:val="28"/>
      <w:lang w:val="vi-VN" w:eastAsia="vi-VN"/>
    </w:rPr>
  </w:style>
  <w:style w:type="character" w:customStyle="1" w:styleId="Heading5Char">
    <w:name w:val="Heading 5 Char"/>
    <w:basedOn w:val="DefaultParagraphFont"/>
    <w:link w:val="Heading5"/>
    <w:rsid w:val="000374CD"/>
    <w:rPr>
      <w:rFonts w:ascii="Verdana" w:eastAsia="Verdana" w:hAnsi="Verdana" w:cs="Verdana"/>
      <w:color w:val="000000"/>
      <w:sz w:val="18"/>
      <w:szCs w:val="18"/>
      <w:lang w:val="vi-VN" w:eastAsia="vi-VN"/>
    </w:rPr>
  </w:style>
  <w:style w:type="character" w:customStyle="1" w:styleId="Heading6Char">
    <w:name w:val="Heading 6 Char"/>
    <w:basedOn w:val="DefaultParagraphFont"/>
    <w:link w:val="Heading6"/>
    <w:rsid w:val="000374CD"/>
    <w:rPr>
      <w:rFonts w:ascii="Times New Roman" w:eastAsia="Times New Roman" w:hAnsi="Times New Roman" w:cs="Times New Roman"/>
      <w:b/>
      <w:color w:val="000000"/>
      <w:lang w:val="vi-VN" w:eastAsia="vi-VN"/>
    </w:rPr>
  </w:style>
  <w:style w:type="paragraph" w:styleId="BalloonText">
    <w:name w:val="Balloon Text"/>
    <w:basedOn w:val="Normal"/>
    <w:link w:val="BalloonTextChar"/>
    <w:uiPriority w:val="99"/>
    <w:unhideWhenUsed/>
    <w:qFormat/>
    <w:rsid w:val="000374CD"/>
    <w:rPr>
      <w:rFonts w:ascii="Tahoma" w:hAnsi="Tahoma" w:cs="Tahoma"/>
      <w:sz w:val="16"/>
      <w:szCs w:val="16"/>
    </w:rPr>
  </w:style>
  <w:style w:type="character" w:customStyle="1" w:styleId="BalloonTextChar">
    <w:name w:val="Balloon Text Char"/>
    <w:basedOn w:val="DefaultParagraphFont"/>
    <w:link w:val="BalloonText"/>
    <w:uiPriority w:val="99"/>
    <w:qFormat/>
    <w:rsid w:val="000374CD"/>
    <w:rPr>
      <w:rFonts w:ascii="Tahoma" w:eastAsia="Times New Roman" w:hAnsi="Tahoma" w:cs="Tahoma"/>
      <w:color w:val="000000"/>
      <w:sz w:val="16"/>
      <w:szCs w:val="16"/>
      <w:lang w:val="vi-VN" w:eastAsia="vi-VN"/>
    </w:rPr>
  </w:style>
  <w:style w:type="paragraph" w:styleId="Footer">
    <w:name w:val="footer"/>
    <w:basedOn w:val="Normal"/>
    <w:link w:val="FooterChar"/>
    <w:uiPriority w:val="99"/>
    <w:unhideWhenUsed/>
    <w:qFormat/>
    <w:rsid w:val="000374CD"/>
    <w:pPr>
      <w:tabs>
        <w:tab w:val="center" w:pos="4680"/>
        <w:tab w:val="right" w:pos="9360"/>
      </w:tabs>
    </w:pPr>
  </w:style>
  <w:style w:type="character" w:customStyle="1" w:styleId="FooterChar">
    <w:name w:val="Footer Char"/>
    <w:basedOn w:val="DefaultParagraphFont"/>
    <w:link w:val="Footer"/>
    <w:uiPriority w:val="99"/>
    <w:rsid w:val="000374CD"/>
    <w:rPr>
      <w:rFonts w:ascii="Times New Roman" w:eastAsia="Times New Roman" w:hAnsi="Times New Roman" w:cs="Times New Roman"/>
      <w:color w:val="000000"/>
      <w:sz w:val="24"/>
      <w:szCs w:val="24"/>
      <w:lang w:val="vi-VN" w:eastAsia="vi-VN"/>
    </w:rPr>
  </w:style>
  <w:style w:type="paragraph" w:styleId="Header">
    <w:name w:val="header"/>
    <w:basedOn w:val="Normal"/>
    <w:link w:val="HeaderChar"/>
    <w:uiPriority w:val="99"/>
    <w:unhideWhenUsed/>
    <w:qFormat/>
    <w:rsid w:val="000374CD"/>
    <w:pPr>
      <w:tabs>
        <w:tab w:val="center" w:pos="4680"/>
        <w:tab w:val="right" w:pos="9360"/>
      </w:tabs>
    </w:pPr>
  </w:style>
  <w:style w:type="character" w:customStyle="1" w:styleId="HeaderChar">
    <w:name w:val="Header Char"/>
    <w:basedOn w:val="DefaultParagraphFont"/>
    <w:link w:val="Header"/>
    <w:uiPriority w:val="99"/>
    <w:qFormat/>
    <w:rsid w:val="000374CD"/>
    <w:rPr>
      <w:rFonts w:ascii="Times New Roman" w:eastAsia="Times New Roman" w:hAnsi="Times New Roman" w:cs="Times New Roman"/>
      <w:color w:val="000000"/>
      <w:sz w:val="24"/>
      <w:szCs w:val="24"/>
      <w:lang w:val="vi-VN" w:eastAsia="vi-VN"/>
    </w:rPr>
  </w:style>
  <w:style w:type="paragraph" w:styleId="Subtitle">
    <w:name w:val="Subtitle"/>
    <w:basedOn w:val="Normal"/>
    <w:next w:val="Normal"/>
    <w:link w:val="SubtitleChar"/>
    <w:rsid w:val="000374CD"/>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0374CD"/>
    <w:rPr>
      <w:rFonts w:ascii="Georgia" w:eastAsia="Georgia" w:hAnsi="Georgia" w:cs="Georgia"/>
      <w:i/>
      <w:color w:val="666666"/>
      <w:sz w:val="48"/>
      <w:szCs w:val="48"/>
      <w:lang w:val="vi-VN" w:eastAsia="vi-VN"/>
    </w:rPr>
  </w:style>
  <w:style w:type="paragraph" w:styleId="Title">
    <w:name w:val="Title"/>
    <w:basedOn w:val="Normal"/>
    <w:next w:val="Normal"/>
    <w:link w:val="TitleChar"/>
    <w:qFormat/>
    <w:rsid w:val="000374CD"/>
    <w:pPr>
      <w:keepNext/>
      <w:keepLines/>
      <w:spacing w:before="480" w:after="120"/>
      <w:contextualSpacing/>
    </w:pPr>
    <w:rPr>
      <w:b/>
      <w:sz w:val="72"/>
      <w:szCs w:val="72"/>
    </w:rPr>
  </w:style>
  <w:style w:type="character" w:customStyle="1" w:styleId="TitleChar">
    <w:name w:val="Title Char"/>
    <w:basedOn w:val="DefaultParagraphFont"/>
    <w:link w:val="Title"/>
    <w:rsid w:val="000374CD"/>
    <w:rPr>
      <w:rFonts w:ascii="Times New Roman" w:eastAsia="Times New Roman" w:hAnsi="Times New Roman" w:cs="Times New Roman"/>
      <w:b/>
      <w:color w:val="000000"/>
      <w:sz w:val="72"/>
      <w:szCs w:val="72"/>
      <w:lang w:val="vi-VN" w:eastAsia="vi-VN"/>
    </w:rPr>
  </w:style>
  <w:style w:type="paragraph" w:customStyle="1" w:styleId="ListParagraph1">
    <w:name w:val="List Paragraph1"/>
    <w:basedOn w:val="Normal"/>
    <w:qFormat/>
    <w:rsid w:val="000374CD"/>
    <w:pPr>
      <w:ind w:left="720"/>
      <w:contextualSpacing/>
    </w:pPr>
  </w:style>
  <w:style w:type="paragraph" w:styleId="ListParagraph">
    <w:name w:val="List Paragraph"/>
    <w:basedOn w:val="Normal"/>
    <w:uiPriority w:val="34"/>
    <w:qFormat/>
    <w:rsid w:val="000374CD"/>
    <w:pPr>
      <w:ind w:left="720"/>
      <w:contextualSpacing/>
    </w:pPr>
  </w:style>
  <w:style w:type="character" w:styleId="CommentReference">
    <w:name w:val="annotation reference"/>
    <w:unhideWhenUsed/>
    <w:qFormat/>
    <w:rsid w:val="000374CD"/>
    <w:rPr>
      <w:sz w:val="16"/>
      <w:szCs w:val="16"/>
    </w:rPr>
  </w:style>
  <w:style w:type="paragraph" w:styleId="CommentText">
    <w:name w:val="annotation text"/>
    <w:basedOn w:val="Normal"/>
    <w:link w:val="CommentTextChar"/>
    <w:uiPriority w:val="99"/>
    <w:unhideWhenUsed/>
    <w:rsid w:val="000374CD"/>
    <w:rPr>
      <w:sz w:val="20"/>
      <w:szCs w:val="20"/>
    </w:rPr>
  </w:style>
  <w:style w:type="character" w:customStyle="1" w:styleId="CommentTextChar">
    <w:name w:val="Comment Text Char"/>
    <w:basedOn w:val="DefaultParagraphFont"/>
    <w:link w:val="CommentText"/>
    <w:uiPriority w:val="99"/>
    <w:rsid w:val="000374CD"/>
    <w:rPr>
      <w:rFonts w:ascii="Times New Roman" w:eastAsia="Times New Roman" w:hAnsi="Times New Roman" w:cs="Times New Roman"/>
      <w:color w:val="000000"/>
      <w:sz w:val="20"/>
      <w:szCs w:val="20"/>
      <w:lang w:val="vi-VN" w:eastAsia="vi-VN"/>
    </w:rPr>
  </w:style>
  <w:style w:type="character" w:customStyle="1" w:styleId="CommentSubjectChar">
    <w:name w:val="Comment Subject Char"/>
    <w:basedOn w:val="CommentTextChar"/>
    <w:link w:val="CommentSubject"/>
    <w:uiPriority w:val="99"/>
    <w:semiHidden/>
    <w:rsid w:val="000374CD"/>
    <w:rPr>
      <w:rFonts w:ascii="Times New Roman" w:eastAsia="Times New Roman" w:hAnsi="Times New Roman" w:cs="Times New Roman"/>
      <w:b/>
      <w:bCs/>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0374CD"/>
    <w:rPr>
      <w:b/>
      <w:bCs/>
    </w:rPr>
  </w:style>
  <w:style w:type="paragraph" w:customStyle="1" w:styleId="TableParagraph">
    <w:name w:val="Table Paragraph"/>
    <w:basedOn w:val="Normal"/>
    <w:uiPriority w:val="1"/>
    <w:qFormat/>
    <w:rsid w:val="000374CD"/>
    <w:pPr>
      <w:widowControl w:val="0"/>
      <w:autoSpaceDE w:val="0"/>
      <w:autoSpaceDN w:val="0"/>
      <w:ind w:left="94"/>
    </w:pPr>
    <w:rPr>
      <w:rFonts w:ascii="Arial" w:eastAsia="Arial" w:hAnsi="Arial" w:cs="Arial"/>
      <w:color w:val="auto"/>
      <w:sz w:val="22"/>
      <w:szCs w:val="22"/>
      <w:lang w:val="en-US" w:eastAsia="en-US"/>
    </w:rPr>
  </w:style>
  <w:style w:type="character" w:styleId="Hyperlink">
    <w:name w:val="Hyperlink"/>
    <w:uiPriority w:val="99"/>
    <w:unhideWhenUsed/>
    <w:rsid w:val="000374CD"/>
    <w:rPr>
      <w:color w:val="0563C1"/>
      <w:u w:val="single"/>
    </w:rPr>
  </w:style>
  <w:style w:type="paragraph" w:customStyle="1" w:styleId="FWBL1">
    <w:name w:val="FWB_L1"/>
    <w:basedOn w:val="Normal"/>
    <w:next w:val="FWBL2"/>
    <w:rsid w:val="000374CD"/>
    <w:pPr>
      <w:keepNext/>
      <w:keepLines/>
      <w:tabs>
        <w:tab w:val="num" w:pos="720"/>
      </w:tabs>
      <w:spacing w:after="240"/>
      <w:outlineLvl w:val="0"/>
    </w:pPr>
    <w:rPr>
      <w:b/>
      <w:smallCaps/>
      <w:color w:val="auto"/>
      <w:szCs w:val="20"/>
      <w:lang w:val="en-GB" w:eastAsia="en-US"/>
    </w:rPr>
  </w:style>
  <w:style w:type="paragraph" w:customStyle="1" w:styleId="FWBL2">
    <w:name w:val="FWB_L2"/>
    <w:basedOn w:val="FWBL1"/>
    <w:rsid w:val="000374CD"/>
    <w:pPr>
      <w:keepNext w:val="0"/>
      <w:keepLines w:val="0"/>
      <w:tabs>
        <w:tab w:val="clear" w:pos="720"/>
        <w:tab w:val="num" w:pos="1440"/>
      </w:tabs>
      <w:ind w:left="1440" w:hanging="360"/>
      <w:jc w:val="both"/>
      <w:outlineLvl w:val="9"/>
    </w:pPr>
    <w:rPr>
      <w:b w:val="0"/>
      <w:smallCaps w:val="0"/>
    </w:rPr>
  </w:style>
  <w:style w:type="paragraph" w:customStyle="1" w:styleId="FWBL3">
    <w:name w:val="FWB_L3"/>
    <w:basedOn w:val="FWBL2"/>
    <w:rsid w:val="000374CD"/>
    <w:pPr>
      <w:tabs>
        <w:tab w:val="clear" w:pos="1440"/>
        <w:tab w:val="num" w:pos="2160"/>
      </w:tabs>
      <w:ind w:left="2160" w:hanging="180"/>
    </w:pPr>
  </w:style>
  <w:style w:type="paragraph" w:customStyle="1" w:styleId="FWBL4">
    <w:name w:val="FWB_L4"/>
    <w:basedOn w:val="FWBL3"/>
    <w:rsid w:val="000374CD"/>
    <w:pPr>
      <w:numPr>
        <w:ilvl w:val="3"/>
      </w:numPr>
      <w:tabs>
        <w:tab w:val="num" w:pos="2160"/>
        <w:tab w:val="num" w:pos="2880"/>
      </w:tabs>
      <w:ind w:left="2880" w:hanging="360"/>
    </w:pPr>
  </w:style>
  <w:style w:type="paragraph" w:customStyle="1" w:styleId="FWBL5">
    <w:name w:val="FWB_L5"/>
    <w:basedOn w:val="FWBL4"/>
    <w:rsid w:val="000374CD"/>
    <w:pPr>
      <w:numPr>
        <w:ilvl w:val="4"/>
      </w:numPr>
      <w:tabs>
        <w:tab w:val="num" w:pos="2160"/>
        <w:tab w:val="num" w:pos="3600"/>
      </w:tabs>
      <w:ind w:left="3600" w:hanging="360"/>
    </w:pPr>
  </w:style>
  <w:style w:type="paragraph" w:customStyle="1" w:styleId="FWBL6">
    <w:name w:val="FWB_L6"/>
    <w:basedOn w:val="FWBL5"/>
    <w:rsid w:val="000374CD"/>
    <w:pPr>
      <w:numPr>
        <w:ilvl w:val="5"/>
      </w:numPr>
      <w:tabs>
        <w:tab w:val="num" w:pos="2160"/>
        <w:tab w:val="num" w:pos="4320"/>
      </w:tabs>
      <w:ind w:left="4320" w:hanging="180"/>
    </w:pPr>
  </w:style>
  <w:style w:type="paragraph" w:customStyle="1" w:styleId="FWBL7">
    <w:name w:val="FWB_L7"/>
    <w:basedOn w:val="FWBL6"/>
    <w:rsid w:val="000374CD"/>
    <w:pPr>
      <w:numPr>
        <w:ilvl w:val="6"/>
      </w:numPr>
      <w:tabs>
        <w:tab w:val="num" w:pos="2160"/>
        <w:tab w:val="num" w:pos="5040"/>
      </w:tabs>
      <w:ind w:left="5040" w:hanging="360"/>
    </w:pPr>
  </w:style>
  <w:style w:type="paragraph" w:customStyle="1" w:styleId="FWBL8">
    <w:name w:val="FWB_L8"/>
    <w:basedOn w:val="FWBL7"/>
    <w:rsid w:val="000374CD"/>
    <w:pPr>
      <w:numPr>
        <w:ilvl w:val="7"/>
      </w:numPr>
      <w:tabs>
        <w:tab w:val="num" w:pos="2160"/>
        <w:tab w:val="num" w:pos="5760"/>
      </w:tabs>
      <w:ind w:left="5760" w:hanging="360"/>
    </w:pPr>
  </w:style>
  <w:style w:type="paragraph" w:styleId="BodyText">
    <w:name w:val="Body Text"/>
    <w:basedOn w:val="Normal"/>
    <w:link w:val="BodyTextChar"/>
    <w:qFormat/>
    <w:rsid w:val="000374CD"/>
    <w:pPr>
      <w:spacing w:before="180" w:after="180"/>
    </w:pPr>
    <w:rPr>
      <w:rFonts w:ascii="Calibri" w:eastAsia="Calibri" w:hAnsi="Calibri"/>
      <w:color w:val="auto"/>
      <w:lang w:val="en-US" w:eastAsia="en-US"/>
    </w:rPr>
  </w:style>
  <w:style w:type="character" w:customStyle="1" w:styleId="BodyTextChar">
    <w:name w:val="Body Text Char"/>
    <w:basedOn w:val="DefaultParagraphFont"/>
    <w:link w:val="BodyText"/>
    <w:rsid w:val="000374CD"/>
    <w:rPr>
      <w:rFonts w:ascii="Calibri" w:eastAsia="Calibri" w:hAnsi="Calibri" w:cs="Times New Roman"/>
      <w:sz w:val="24"/>
      <w:szCs w:val="24"/>
    </w:rPr>
  </w:style>
  <w:style w:type="character" w:customStyle="1" w:styleId="DocumentMapChar">
    <w:name w:val="Document Map Char"/>
    <w:basedOn w:val="DefaultParagraphFont"/>
    <w:link w:val="DocumentMap"/>
    <w:semiHidden/>
    <w:rsid w:val="000374CD"/>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0374CD"/>
    <w:pPr>
      <w:shd w:val="clear" w:color="auto" w:fill="000080"/>
    </w:pPr>
    <w:rPr>
      <w:rFonts w:ascii="Tahoma" w:hAnsi="Tahoma" w:cs="Tahoma"/>
      <w:color w:val="auto"/>
      <w:sz w:val="20"/>
      <w:szCs w:val="20"/>
      <w:lang w:val="en-US" w:eastAsia="en-US"/>
    </w:rPr>
  </w:style>
  <w:style w:type="paragraph" w:styleId="FootnoteText">
    <w:name w:val="footnote text"/>
    <w:basedOn w:val="Normal"/>
    <w:link w:val="FootnoteTextChar"/>
    <w:uiPriority w:val="99"/>
    <w:semiHidden/>
    <w:unhideWhenUsed/>
    <w:rsid w:val="000374CD"/>
    <w:pPr>
      <w:contextualSpacing/>
    </w:pPr>
    <w:rPr>
      <w:rFonts w:ascii="Arial" w:eastAsia="Arial" w:hAnsi="Arial" w:cs="Arial"/>
      <w:color w:val="auto"/>
      <w:sz w:val="20"/>
      <w:szCs w:val="20"/>
      <w:lang w:val="vi" w:eastAsia="en-US"/>
    </w:rPr>
  </w:style>
  <w:style w:type="character" w:customStyle="1" w:styleId="FootnoteTextChar">
    <w:name w:val="Footnote Text Char"/>
    <w:basedOn w:val="DefaultParagraphFont"/>
    <w:link w:val="FootnoteText"/>
    <w:uiPriority w:val="99"/>
    <w:semiHidden/>
    <w:rsid w:val="000374CD"/>
    <w:rPr>
      <w:rFonts w:ascii="Arial" w:eastAsia="Arial" w:hAnsi="Arial" w:cs="Arial"/>
      <w:sz w:val="20"/>
      <w:szCs w:val="20"/>
      <w:lang w:val="vi"/>
    </w:rPr>
  </w:style>
  <w:style w:type="character" w:styleId="FootnoteReference">
    <w:name w:val="footnote reference"/>
    <w:uiPriority w:val="99"/>
    <w:semiHidden/>
    <w:unhideWhenUsed/>
    <w:rsid w:val="000374CD"/>
    <w:rPr>
      <w:vertAlign w:val="superscript"/>
    </w:rPr>
  </w:style>
  <w:style w:type="paragraph" w:styleId="NormalWeb">
    <w:name w:val="Normal (Web)"/>
    <w:basedOn w:val="Normal"/>
    <w:uiPriority w:val="99"/>
    <w:rsid w:val="000374CD"/>
    <w:pPr>
      <w:spacing w:before="100" w:beforeAutospacing="1" w:after="100" w:afterAutospacing="1"/>
    </w:pPr>
    <w:rPr>
      <w:color w:val="auto"/>
      <w:lang w:val="en-US" w:eastAsia="en-US"/>
    </w:rPr>
  </w:style>
  <w:style w:type="character" w:styleId="SubtleEmphasis">
    <w:name w:val="Subtle Emphasis"/>
    <w:uiPriority w:val="19"/>
    <w:qFormat/>
    <w:rsid w:val="000374CD"/>
    <w:rPr>
      <w:i/>
      <w:iCs/>
      <w:color w:val="404040"/>
    </w:rPr>
  </w:style>
  <w:style w:type="character" w:styleId="UnresolvedMention">
    <w:name w:val="Unresolved Mention"/>
    <w:basedOn w:val="DefaultParagraphFont"/>
    <w:uiPriority w:val="99"/>
    <w:semiHidden/>
    <w:unhideWhenUsed/>
    <w:rsid w:val="002409C6"/>
    <w:rPr>
      <w:color w:val="605E5C"/>
      <w:shd w:val="clear" w:color="auto" w:fill="E1DFDD"/>
    </w:rPr>
  </w:style>
  <w:style w:type="paragraph" w:styleId="Revision">
    <w:name w:val="Revision"/>
    <w:hidden/>
    <w:uiPriority w:val="99"/>
    <w:semiHidden/>
    <w:rsid w:val="00760455"/>
    <w:pPr>
      <w:spacing w:after="0" w:line="240" w:lineRule="auto"/>
    </w:pPr>
    <w:rPr>
      <w:rFonts w:ascii="Times New Roman" w:eastAsia="Times New Roman" w:hAnsi="Times New Roman" w:cs="Times New Roman"/>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7211">
      <w:bodyDiv w:val="1"/>
      <w:marLeft w:val="0"/>
      <w:marRight w:val="0"/>
      <w:marTop w:val="0"/>
      <w:marBottom w:val="0"/>
      <w:divBdr>
        <w:top w:val="none" w:sz="0" w:space="0" w:color="auto"/>
        <w:left w:val="none" w:sz="0" w:space="0" w:color="auto"/>
        <w:bottom w:val="none" w:sz="0" w:space="0" w:color="auto"/>
        <w:right w:val="none" w:sz="0" w:space="0" w:color="auto"/>
      </w:divBdr>
    </w:div>
    <w:div w:id="373696879">
      <w:bodyDiv w:val="1"/>
      <w:marLeft w:val="0"/>
      <w:marRight w:val="0"/>
      <w:marTop w:val="0"/>
      <w:marBottom w:val="0"/>
      <w:divBdr>
        <w:top w:val="none" w:sz="0" w:space="0" w:color="auto"/>
        <w:left w:val="none" w:sz="0" w:space="0" w:color="auto"/>
        <w:bottom w:val="none" w:sz="0" w:space="0" w:color="auto"/>
        <w:right w:val="none" w:sz="0" w:space="0" w:color="auto"/>
      </w:divBdr>
    </w:div>
    <w:div w:id="451167486">
      <w:bodyDiv w:val="1"/>
      <w:marLeft w:val="0"/>
      <w:marRight w:val="0"/>
      <w:marTop w:val="0"/>
      <w:marBottom w:val="0"/>
      <w:divBdr>
        <w:top w:val="none" w:sz="0" w:space="0" w:color="auto"/>
        <w:left w:val="none" w:sz="0" w:space="0" w:color="auto"/>
        <w:bottom w:val="none" w:sz="0" w:space="0" w:color="auto"/>
        <w:right w:val="none" w:sz="0" w:space="0" w:color="auto"/>
      </w:divBdr>
    </w:div>
    <w:div w:id="698163527">
      <w:bodyDiv w:val="1"/>
      <w:marLeft w:val="0"/>
      <w:marRight w:val="0"/>
      <w:marTop w:val="0"/>
      <w:marBottom w:val="0"/>
      <w:divBdr>
        <w:top w:val="none" w:sz="0" w:space="0" w:color="auto"/>
        <w:left w:val="none" w:sz="0" w:space="0" w:color="auto"/>
        <w:bottom w:val="none" w:sz="0" w:space="0" w:color="auto"/>
        <w:right w:val="none" w:sz="0" w:space="0" w:color="auto"/>
      </w:divBdr>
    </w:div>
    <w:div w:id="1399085439">
      <w:bodyDiv w:val="1"/>
      <w:marLeft w:val="0"/>
      <w:marRight w:val="0"/>
      <w:marTop w:val="0"/>
      <w:marBottom w:val="0"/>
      <w:divBdr>
        <w:top w:val="none" w:sz="0" w:space="0" w:color="auto"/>
        <w:left w:val="none" w:sz="0" w:space="0" w:color="auto"/>
        <w:bottom w:val="none" w:sz="0" w:space="0" w:color="auto"/>
        <w:right w:val="none" w:sz="0" w:space="0" w:color="auto"/>
      </w:divBdr>
    </w:div>
    <w:div w:id="1423258598">
      <w:bodyDiv w:val="1"/>
      <w:marLeft w:val="0"/>
      <w:marRight w:val="0"/>
      <w:marTop w:val="0"/>
      <w:marBottom w:val="0"/>
      <w:divBdr>
        <w:top w:val="none" w:sz="0" w:space="0" w:color="auto"/>
        <w:left w:val="none" w:sz="0" w:space="0" w:color="auto"/>
        <w:bottom w:val="none" w:sz="0" w:space="0" w:color="auto"/>
        <w:right w:val="none" w:sz="0" w:space="0" w:color="auto"/>
      </w:divBdr>
    </w:div>
    <w:div w:id="1602569482">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907757493">
      <w:bodyDiv w:val="1"/>
      <w:marLeft w:val="0"/>
      <w:marRight w:val="0"/>
      <w:marTop w:val="0"/>
      <w:marBottom w:val="0"/>
      <w:divBdr>
        <w:top w:val="none" w:sz="0" w:space="0" w:color="auto"/>
        <w:left w:val="none" w:sz="0" w:space="0" w:color="auto"/>
        <w:bottom w:val="none" w:sz="0" w:space="0" w:color="auto"/>
        <w:right w:val="none" w:sz="0" w:space="0" w:color="auto"/>
      </w:divBdr>
    </w:div>
    <w:div w:id="2027827996">
      <w:bodyDiv w:val="1"/>
      <w:marLeft w:val="0"/>
      <w:marRight w:val="0"/>
      <w:marTop w:val="0"/>
      <w:marBottom w:val="0"/>
      <w:divBdr>
        <w:top w:val="none" w:sz="0" w:space="0" w:color="auto"/>
        <w:left w:val="none" w:sz="0" w:space="0" w:color="auto"/>
        <w:bottom w:val="none" w:sz="0" w:space="0" w:color="auto"/>
        <w:right w:val="none" w:sz="0" w:space="0" w:color="auto"/>
      </w:divBdr>
    </w:div>
    <w:div w:id="20673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hn.vn/" TargetMode="External"/><Relationship Id="rId13" Type="http://schemas.openxmlformats.org/officeDocument/2006/relationships/hyperlink" Target="https://ghn.vn/pages/quy-dinh-ve-khieu-nai-cua-ghn" TargetMode="External"/><Relationship Id="rId18" Type="http://schemas.openxmlformats.org/officeDocument/2006/relationships/hyperlink" Target="https://khachhang.ghn.vn"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supported_info@scommerce.asia%20" TargetMode="External"/><Relationship Id="rId12" Type="http://schemas.openxmlformats.org/officeDocument/2006/relationships/hyperlink" Target="https://ghn.vn/pages/quy-trinh-gui-hang"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hn.vn/" TargetMode="External"/><Relationship Id="rId24" Type="http://schemas.openxmlformats.org/officeDocument/2006/relationships/theme" Target="theme/theme1.xml"/><Relationship Id="rId5" Type="http://schemas.openxmlformats.org/officeDocument/2006/relationships/footnotes" Target="footnote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hyperlink" Target="https://ghn.vn/" TargetMode="External"/><Relationship Id="rId19" Type="http://schemas.openxmlformats.org/officeDocument/2006/relationships/hyperlink" Target="https://khachhang.ghn.vn" TargetMode="External"/><Relationship Id="rId4" Type="http://schemas.openxmlformats.org/officeDocument/2006/relationships/webSettings" Target="webSettings.xml"/><Relationship Id="rId9" Type="http://schemas.openxmlformats.org/officeDocument/2006/relationships/hyperlink" Target="https://ghn.vn/" TargetMode="External"/><Relationship Id="rId14" Type="http://schemas.openxmlformats.org/officeDocument/2006/relationships/comments" Target="comment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10325</Words>
  <Characters>58853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Trinh Nguyen</cp:lastModifiedBy>
  <cp:revision>25</cp:revision>
  <dcterms:created xsi:type="dcterms:W3CDTF">2025-07-09T02:11:00Z</dcterms:created>
  <dcterms:modified xsi:type="dcterms:W3CDTF">2025-12-18T04:26:00Z</dcterms:modified>
</cp:coreProperties>
</file>