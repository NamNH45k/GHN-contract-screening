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D2E2" w14:textId="2E4D9C04" w:rsidR="000374CD" w:rsidRPr="00961951" w:rsidRDefault="000374CD" w:rsidP="006D4774">
      <w:pPr>
        <w:tabs>
          <w:tab w:val="left" w:pos="-720"/>
        </w:tabs>
        <w:spacing w:after="120"/>
        <w:ind w:left="567" w:hanging="567"/>
        <w:jc w:val="center"/>
        <w:rPr>
          <w:rFonts w:ascii="Tahoma" w:hAnsi="Tahoma" w:cs="Tahoma"/>
          <w:color w:val="auto"/>
          <w:szCs w:val="20"/>
          <w:lang w:val="en-US"/>
        </w:rPr>
      </w:pPr>
      <w:r w:rsidRPr="00961951">
        <w:rPr>
          <w:rFonts w:ascii="Tahoma" w:hAnsi="Tahoma" w:cs="Tahoma"/>
          <w:b/>
          <w:color w:val="auto"/>
          <w:szCs w:val="20"/>
          <w:lang w:val="en-US"/>
        </w:rPr>
        <w:t xml:space="preserve">HỢP ĐỒNG DỊCH VỤ </w:t>
      </w:r>
    </w:p>
    <w:p w14:paraId="3E5F0C14" w14:textId="42DBC372" w:rsidR="000374CD" w:rsidRDefault="0096254E" w:rsidP="0096254E">
      <w:pPr>
        <w:spacing w:after="120"/>
        <w:jc w:val="center"/>
        <w:rPr>
          <w:rFonts w:ascii="Tahoma" w:hAnsi="Tahoma" w:cs="Tahoma"/>
          <w:b/>
          <w:bCs/>
          <w:sz w:val="20"/>
          <w:szCs w:val="20"/>
        </w:rPr>
      </w:pPr>
      <w:r>
        <w:rPr>
          <w:rFonts w:ascii="Tahoma" w:hAnsi="Tahoma" w:cs="Tahoma"/>
          <w:b/>
          <w:bCs/>
          <w:sz w:val="20"/>
          <w:szCs w:val="20"/>
        </w:rPr>
        <w:t>(Số: {{</w:t>
      </w:r>
      <w:r w:rsidR="002477AB">
        <w:rPr>
          <w:rFonts w:ascii="Tahoma" w:hAnsi="Tahoma" w:cs="Tahoma"/>
          <w:b/>
          <w:bCs/>
          <w:sz w:val="20"/>
          <w:szCs w:val="20"/>
        </w:rPr>
        <w:t>CONTRACT-NO}}</w:t>
      </w:r>
      <w:r>
        <w:rPr>
          <w:rFonts w:ascii="Tahoma" w:hAnsi="Tahoma" w:cs="Tahoma"/>
          <w:b/>
          <w:bCs/>
          <w:sz w:val="20"/>
          <w:szCs w:val="20"/>
        </w:rPr>
        <w:t>)</w:t>
      </w:r>
    </w:p>
    <w:p w14:paraId="03E5CEF3" w14:textId="77777777" w:rsidR="00B5796E" w:rsidRPr="00961951" w:rsidRDefault="00B5796E" w:rsidP="0096254E">
      <w:pPr>
        <w:spacing w:after="120"/>
        <w:jc w:val="center"/>
        <w:rPr>
          <w:rFonts w:ascii="Tahoma" w:hAnsi="Tahoma" w:cs="Tahoma"/>
          <w:i/>
          <w:color w:val="auto"/>
          <w:sz w:val="20"/>
          <w:szCs w:val="20"/>
          <w:lang w:val="en-US"/>
        </w:rPr>
      </w:pPr>
    </w:p>
    <w:p w14:paraId="594088C7" w14:textId="603F6297" w:rsidR="00B5796E" w:rsidRDefault="00B5796E" w:rsidP="00B5796E">
      <w:pPr>
        <w:numPr>
          <w:ilvl w:val="0"/>
          <w:numId w:val="1"/>
        </w:numPr>
        <w:spacing w:after="120"/>
        <w:ind w:left="426"/>
        <w:rPr>
          <w:rFonts w:ascii="Tahoma" w:hAnsi="Tahoma" w:cs="Tahoma"/>
          <w:i/>
          <w:color w:val="auto"/>
          <w:sz w:val="20"/>
          <w:szCs w:val="20"/>
          <w:lang w:val="en-US"/>
        </w:rPr>
      </w:pPr>
      <w:r w:rsidRPr="00961951">
        <w:rPr>
          <w:rFonts w:ascii="Tahoma" w:hAnsi="Tahoma" w:cs="Tahoma"/>
          <w:i/>
          <w:color w:val="auto"/>
          <w:sz w:val="20"/>
          <w:szCs w:val="20"/>
          <w:lang w:val="en-US"/>
        </w:rPr>
        <w:t xml:space="preserve">Căn </w:t>
      </w:r>
      <w:proofErr w:type="spellStart"/>
      <w:r w:rsidRPr="00961951">
        <w:rPr>
          <w:rFonts w:ascii="Tahoma" w:hAnsi="Tahoma" w:cs="Tahoma"/>
          <w:i/>
          <w:color w:val="auto"/>
          <w:sz w:val="20"/>
          <w:szCs w:val="20"/>
          <w:lang w:val="en-US"/>
        </w:rPr>
        <w:t>cứ</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Bộ</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luật</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Dân</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sự</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hiện</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hành</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và</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các</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văn</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bản</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hướng</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dẫn</w:t>
      </w:r>
      <w:proofErr w:type="spellEnd"/>
      <w:r>
        <w:rPr>
          <w:rFonts w:ascii="Tahoma" w:hAnsi="Tahoma" w:cs="Tahoma"/>
          <w:i/>
          <w:color w:val="auto"/>
          <w:sz w:val="20"/>
          <w:szCs w:val="20"/>
        </w:rPr>
        <w:t xml:space="preserve"> có liên quan</w:t>
      </w:r>
      <w:r>
        <w:rPr>
          <w:rFonts w:ascii="Tahoma" w:hAnsi="Tahoma" w:cs="Tahoma"/>
          <w:i/>
          <w:color w:val="auto"/>
          <w:sz w:val="20"/>
          <w:szCs w:val="20"/>
          <w:lang w:val="en-US"/>
        </w:rPr>
        <w:t>;</w:t>
      </w:r>
    </w:p>
    <w:p w14:paraId="1BCC19D4" w14:textId="77777777" w:rsidR="00B5796E" w:rsidRPr="003B318D" w:rsidRDefault="00B5796E" w:rsidP="00B5796E">
      <w:pPr>
        <w:numPr>
          <w:ilvl w:val="0"/>
          <w:numId w:val="1"/>
        </w:numPr>
        <w:spacing w:after="120"/>
        <w:ind w:left="426"/>
        <w:rPr>
          <w:rFonts w:ascii="Tahoma" w:hAnsi="Tahoma" w:cs="Tahoma"/>
          <w:i/>
          <w:color w:val="auto"/>
          <w:sz w:val="20"/>
          <w:szCs w:val="20"/>
          <w:lang w:val="en-US"/>
        </w:rPr>
      </w:pPr>
      <w:r>
        <w:rPr>
          <w:rFonts w:ascii="Tahoma" w:hAnsi="Tahoma" w:cs="Tahoma"/>
          <w:i/>
          <w:color w:val="auto"/>
          <w:sz w:val="20"/>
          <w:szCs w:val="20"/>
        </w:rPr>
        <w:t>Căn cứ Luật Bưu chính hiện hành và các văn bản hướng dẫn có liên quan;</w:t>
      </w:r>
    </w:p>
    <w:p w14:paraId="0007A433" w14:textId="77777777" w:rsidR="00B5796E" w:rsidRPr="00961951" w:rsidRDefault="00B5796E" w:rsidP="00B5796E">
      <w:pPr>
        <w:numPr>
          <w:ilvl w:val="0"/>
          <w:numId w:val="1"/>
        </w:numPr>
        <w:spacing w:after="120"/>
        <w:ind w:left="426"/>
        <w:rPr>
          <w:rFonts w:ascii="Tahoma" w:hAnsi="Tahoma" w:cs="Tahoma"/>
          <w:i/>
          <w:color w:val="auto"/>
          <w:sz w:val="20"/>
          <w:szCs w:val="20"/>
          <w:lang w:val="en-US"/>
        </w:rPr>
      </w:pPr>
      <w:r>
        <w:rPr>
          <w:rFonts w:ascii="Tahoma" w:hAnsi="Tahoma" w:cs="Tahoma"/>
          <w:i/>
          <w:color w:val="auto"/>
          <w:sz w:val="20"/>
          <w:szCs w:val="20"/>
        </w:rPr>
        <w:t>Căn cứ Luật Thương mại hiện hành và các văn bản hướng dẫn có liên quan;</w:t>
      </w:r>
    </w:p>
    <w:p w14:paraId="4032E543" w14:textId="77777777" w:rsidR="00B5796E" w:rsidRPr="00961951" w:rsidRDefault="00B5796E" w:rsidP="00B5796E">
      <w:pPr>
        <w:numPr>
          <w:ilvl w:val="0"/>
          <w:numId w:val="1"/>
        </w:numPr>
        <w:spacing w:after="120"/>
        <w:ind w:left="426"/>
        <w:rPr>
          <w:rFonts w:ascii="Tahoma" w:hAnsi="Tahoma" w:cs="Tahoma"/>
          <w:i/>
          <w:color w:val="auto"/>
          <w:sz w:val="20"/>
          <w:szCs w:val="20"/>
          <w:lang w:val="en-US"/>
        </w:rPr>
      </w:pPr>
      <w:r w:rsidRPr="00961951">
        <w:rPr>
          <w:rFonts w:ascii="Tahoma" w:hAnsi="Tahoma" w:cs="Tahoma"/>
          <w:i/>
          <w:color w:val="auto"/>
          <w:sz w:val="20"/>
          <w:szCs w:val="20"/>
          <w:lang w:val="en-US"/>
        </w:rPr>
        <w:t xml:space="preserve">Căn </w:t>
      </w:r>
      <w:proofErr w:type="spellStart"/>
      <w:r w:rsidRPr="00961951">
        <w:rPr>
          <w:rFonts w:ascii="Tahoma" w:hAnsi="Tahoma" w:cs="Tahoma"/>
          <w:i/>
          <w:color w:val="auto"/>
          <w:sz w:val="20"/>
          <w:szCs w:val="20"/>
          <w:lang w:val="en-US"/>
        </w:rPr>
        <w:t>cứ</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nhu</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cầu</w:t>
      </w:r>
      <w:proofErr w:type="spellEnd"/>
      <w:r w:rsidRPr="00961951">
        <w:rPr>
          <w:rFonts w:ascii="Tahoma" w:hAnsi="Tahoma" w:cs="Tahoma"/>
          <w:i/>
          <w:color w:val="auto"/>
          <w:sz w:val="20"/>
          <w:szCs w:val="20"/>
          <w:lang w:val="en-US"/>
        </w:rPr>
        <w:t xml:space="preserve"> </w:t>
      </w:r>
      <w:proofErr w:type="spellStart"/>
      <w:r w:rsidRPr="00961951">
        <w:rPr>
          <w:rFonts w:ascii="Tahoma" w:hAnsi="Tahoma" w:cs="Tahoma"/>
          <w:i/>
          <w:color w:val="auto"/>
          <w:sz w:val="20"/>
          <w:szCs w:val="20"/>
          <w:lang w:val="en-US"/>
        </w:rPr>
        <w:t>của</w:t>
      </w:r>
      <w:proofErr w:type="spellEnd"/>
      <w:r w:rsidRPr="00961951">
        <w:rPr>
          <w:rFonts w:ascii="Tahoma" w:hAnsi="Tahoma" w:cs="Tahoma"/>
          <w:i/>
          <w:color w:val="auto"/>
          <w:sz w:val="20"/>
          <w:szCs w:val="20"/>
          <w:lang w:val="en-US"/>
        </w:rPr>
        <w:t xml:space="preserve"> Các Bên</w:t>
      </w:r>
      <w:r>
        <w:rPr>
          <w:rFonts w:ascii="Tahoma" w:hAnsi="Tahoma" w:cs="Tahoma"/>
          <w:i/>
          <w:color w:val="auto"/>
          <w:sz w:val="20"/>
          <w:szCs w:val="20"/>
          <w:lang w:val="en-US"/>
        </w:rPr>
        <w:t>.</w:t>
      </w:r>
    </w:p>
    <w:p w14:paraId="0AAD227A" w14:textId="1156412F" w:rsidR="000374CD" w:rsidRPr="006817EA" w:rsidRDefault="000374CD" w:rsidP="000374CD">
      <w:pPr>
        <w:spacing w:before="240" w:after="240" w:line="276" w:lineRule="auto"/>
        <w:ind w:firstLine="567"/>
        <w:jc w:val="both"/>
        <w:rPr>
          <w:rFonts w:ascii="Tahoma" w:hAnsi="Tahoma" w:cs="Tahoma"/>
          <w:color w:val="000000" w:themeColor="text1"/>
          <w:sz w:val="20"/>
          <w:szCs w:val="20"/>
        </w:rPr>
      </w:pPr>
      <w:r w:rsidRPr="00961951">
        <w:rPr>
          <w:rFonts w:ascii="Tahoma" w:hAnsi="Tahoma" w:cs="Tahoma"/>
          <w:b/>
          <w:color w:val="auto"/>
          <w:sz w:val="20"/>
          <w:szCs w:val="20"/>
          <w:lang w:val="en-US"/>
        </w:rPr>
        <w:t xml:space="preserve">HỢP ĐỒNG DỊCH VỤ </w:t>
      </w:r>
      <w:r w:rsidRPr="00961951">
        <w:rPr>
          <w:rFonts w:ascii="Tahoma" w:hAnsi="Tahoma" w:cs="Tahoma"/>
          <w:color w:val="auto"/>
          <w:sz w:val="20"/>
          <w:szCs w:val="20"/>
        </w:rPr>
        <w:t>(“</w:t>
      </w:r>
      <w:proofErr w:type="spellStart"/>
      <w:r w:rsidRPr="00961951">
        <w:rPr>
          <w:rFonts w:ascii="Tahoma" w:hAnsi="Tahoma" w:cs="Tahoma"/>
          <w:b/>
          <w:iCs/>
          <w:color w:val="auto"/>
          <w:sz w:val="20"/>
          <w:szCs w:val="20"/>
          <w:lang w:val="en-US"/>
        </w:rPr>
        <w:t>Hợp</w:t>
      </w:r>
      <w:proofErr w:type="spellEnd"/>
      <w:r w:rsidRPr="00961951">
        <w:rPr>
          <w:rFonts w:ascii="Tahoma" w:hAnsi="Tahoma" w:cs="Tahoma"/>
          <w:b/>
          <w:iCs/>
          <w:color w:val="auto"/>
          <w:sz w:val="20"/>
          <w:szCs w:val="20"/>
          <w:lang w:val="en-US"/>
        </w:rPr>
        <w:t xml:space="preserve"> </w:t>
      </w:r>
      <w:proofErr w:type="spellStart"/>
      <w:r w:rsidRPr="00961951">
        <w:rPr>
          <w:rFonts w:ascii="Tahoma" w:hAnsi="Tahoma" w:cs="Tahoma"/>
          <w:b/>
          <w:iCs/>
          <w:color w:val="auto"/>
          <w:sz w:val="20"/>
          <w:szCs w:val="20"/>
          <w:lang w:val="en-US"/>
        </w:rPr>
        <w:t>đồng</w:t>
      </w:r>
      <w:proofErr w:type="spellEnd"/>
      <w:r w:rsidRPr="00961951">
        <w:rPr>
          <w:rFonts w:ascii="Tahoma" w:hAnsi="Tahoma" w:cs="Tahoma"/>
          <w:color w:val="auto"/>
          <w:sz w:val="20"/>
          <w:szCs w:val="20"/>
        </w:rPr>
        <w:t xml:space="preserve">”) được lập vào </w:t>
      </w:r>
      <w:r w:rsidRPr="006817EA">
        <w:rPr>
          <w:rFonts w:ascii="Tahoma" w:hAnsi="Tahoma" w:cs="Tahoma"/>
          <w:color w:val="auto"/>
          <w:sz w:val="20"/>
          <w:szCs w:val="20"/>
        </w:rPr>
        <w:t>ngày</w:t>
      </w:r>
      <w:r w:rsidR="0096254E" w:rsidRPr="006817EA">
        <w:rPr>
          <w:rFonts w:ascii="Tahoma" w:hAnsi="Tahoma" w:cs="Tahoma"/>
          <w:sz w:val="20"/>
          <w:szCs w:val="20"/>
        </w:rPr>
        <w:t xml:space="preserve"> {{SDAY}}</w:t>
      </w:r>
      <w:r w:rsidR="0096254E" w:rsidRPr="006817EA">
        <w:rPr>
          <w:rFonts w:ascii="Tahoma" w:hAnsi="Tahoma" w:cs="Tahoma"/>
          <w:sz w:val="20"/>
          <w:szCs w:val="20"/>
          <w:lang w:val="en-US"/>
        </w:rPr>
        <w:t xml:space="preserve"> </w:t>
      </w:r>
      <w:r w:rsidR="0096254E" w:rsidRPr="006817EA">
        <w:rPr>
          <w:rFonts w:ascii="Tahoma" w:hAnsi="Tahoma" w:cs="Tahoma"/>
          <w:color w:val="000000" w:themeColor="text1"/>
          <w:sz w:val="20"/>
          <w:szCs w:val="20"/>
        </w:rPr>
        <w:t>tháng {{SMONTH}}</w:t>
      </w:r>
      <w:r w:rsidR="0096254E" w:rsidRPr="006817EA">
        <w:rPr>
          <w:rFonts w:ascii="Tahoma" w:hAnsi="Tahoma" w:cs="Tahoma"/>
          <w:color w:val="000000" w:themeColor="text1"/>
          <w:sz w:val="20"/>
          <w:szCs w:val="20"/>
          <w:lang w:val="en-US"/>
        </w:rPr>
        <w:t xml:space="preserve"> </w:t>
      </w:r>
      <w:r w:rsidRPr="006817EA">
        <w:rPr>
          <w:rFonts w:ascii="Tahoma" w:hAnsi="Tahoma" w:cs="Tahoma"/>
          <w:color w:val="000000" w:themeColor="text1"/>
          <w:sz w:val="20"/>
          <w:szCs w:val="20"/>
        </w:rPr>
        <w:t>năm</w:t>
      </w:r>
      <w:r w:rsidR="0096254E" w:rsidRPr="006817EA">
        <w:rPr>
          <w:rFonts w:ascii="Tahoma" w:hAnsi="Tahoma" w:cs="Tahoma"/>
          <w:color w:val="000000" w:themeColor="text1"/>
          <w:sz w:val="20"/>
          <w:szCs w:val="20"/>
        </w:rPr>
        <w:t xml:space="preserve"> {{SYEAR}}</w:t>
      </w:r>
      <w:r w:rsidR="0096254E" w:rsidRPr="006817EA">
        <w:rPr>
          <w:rFonts w:ascii="Tahoma" w:hAnsi="Tahoma" w:cs="Tahoma"/>
          <w:color w:val="000000" w:themeColor="text1"/>
          <w:sz w:val="20"/>
          <w:szCs w:val="20"/>
          <w:lang w:val="en-US"/>
        </w:rPr>
        <w:t xml:space="preserve"> </w:t>
      </w:r>
      <w:r w:rsidRPr="006817EA">
        <w:rPr>
          <w:rFonts w:ascii="Tahoma" w:hAnsi="Tahoma" w:cs="Tahoma"/>
          <w:color w:val="000000" w:themeColor="text1"/>
          <w:sz w:val="20"/>
          <w:szCs w:val="20"/>
        </w:rPr>
        <w:t>bởi và giữa:</w:t>
      </w:r>
    </w:p>
    <w:p w14:paraId="2F105EB7" w14:textId="65FA6FD0" w:rsidR="000374CD" w:rsidRPr="006817EA" w:rsidRDefault="000374CD" w:rsidP="000374CD">
      <w:pPr>
        <w:spacing w:before="120" w:after="120" w:line="276" w:lineRule="auto"/>
        <w:ind w:firstLine="567"/>
        <w:jc w:val="both"/>
        <w:rPr>
          <w:rFonts w:ascii="Tahoma" w:hAnsi="Tahoma" w:cs="Tahoma"/>
          <w:color w:val="auto"/>
          <w:sz w:val="20"/>
          <w:szCs w:val="20"/>
        </w:rPr>
      </w:pPr>
      <w:r w:rsidRPr="00961951">
        <w:rPr>
          <w:rFonts w:ascii="Tahoma" w:hAnsi="Tahoma" w:cs="Tahoma"/>
          <w:b/>
          <w:color w:val="auto"/>
          <w:sz w:val="20"/>
          <w:szCs w:val="20"/>
        </w:rPr>
        <w:t xml:space="preserve">CÔNG TY CỔ PHẦN DỊCH VỤ </w:t>
      </w:r>
      <w:r w:rsidRPr="008F3CED">
        <w:rPr>
          <w:rFonts w:ascii="Tahoma" w:hAnsi="Tahoma" w:cs="Tahoma"/>
          <w:b/>
          <w:color w:val="auto"/>
          <w:sz w:val="20"/>
          <w:szCs w:val="20"/>
        </w:rPr>
        <w:t>GIAO HÀNG NHANH</w:t>
      </w:r>
      <w:r w:rsidRPr="00961951">
        <w:rPr>
          <w:rFonts w:ascii="Tahoma" w:hAnsi="Tahoma" w:cs="Tahoma"/>
          <w:color w:val="auto"/>
          <w:sz w:val="20"/>
          <w:szCs w:val="20"/>
        </w:rPr>
        <w:t xml:space="preserve">, được Sở Kế hoạch và Đầu tư </w:t>
      </w:r>
      <w:r w:rsidR="00194315" w:rsidRPr="008F3CED">
        <w:rPr>
          <w:rFonts w:ascii="Tahoma" w:hAnsi="Tahoma" w:cs="Tahoma"/>
          <w:color w:val="auto"/>
          <w:sz w:val="20"/>
          <w:szCs w:val="20"/>
        </w:rPr>
        <w:t xml:space="preserve">Thành phố Hồ Chí Minh cấp </w:t>
      </w:r>
      <w:r w:rsidRPr="00961951">
        <w:rPr>
          <w:rFonts w:ascii="Tahoma" w:hAnsi="Tahoma" w:cs="Tahoma"/>
          <w:color w:val="auto"/>
          <w:sz w:val="20"/>
          <w:szCs w:val="20"/>
        </w:rPr>
        <w:t xml:space="preserve">Giấy chứng nhận </w:t>
      </w:r>
      <w:r w:rsidR="00194315" w:rsidRPr="008F3CED">
        <w:rPr>
          <w:rFonts w:ascii="Tahoma" w:hAnsi="Tahoma" w:cs="Tahoma"/>
          <w:color w:val="auto"/>
          <w:sz w:val="20"/>
          <w:szCs w:val="20"/>
        </w:rPr>
        <w:t>đ</w:t>
      </w:r>
      <w:r w:rsidRPr="00961951">
        <w:rPr>
          <w:rFonts w:ascii="Tahoma" w:hAnsi="Tahoma" w:cs="Tahoma"/>
          <w:color w:val="auto"/>
          <w:sz w:val="20"/>
          <w:szCs w:val="20"/>
        </w:rPr>
        <w:t>ăng ký doanh nghiệp số 0311907295, có trụ sở chính tại 405/15 Xô Viết Nghệ Tĩnh, Phường Bình Thạnh, T</w:t>
      </w:r>
      <w:r w:rsidR="00194315" w:rsidRPr="008F3CED">
        <w:rPr>
          <w:rFonts w:ascii="Tahoma" w:hAnsi="Tahoma" w:cs="Tahoma"/>
          <w:color w:val="auto"/>
          <w:sz w:val="20"/>
          <w:szCs w:val="20"/>
        </w:rPr>
        <w:t>hành phố Hồ Chí Minh</w:t>
      </w:r>
      <w:r w:rsidRPr="00961951">
        <w:rPr>
          <w:rFonts w:ascii="Tahoma" w:hAnsi="Tahoma" w:cs="Tahoma"/>
          <w:color w:val="auto"/>
          <w:sz w:val="20"/>
          <w:szCs w:val="20"/>
        </w:rPr>
        <w:t xml:space="preserve">, Việt Nam, đại diện bởi </w:t>
      </w:r>
      <w:r w:rsidRPr="008F3CED">
        <w:rPr>
          <w:rFonts w:ascii="Tahoma" w:hAnsi="Tahoma" w:cs="Tahoma"/>
          <w:color w:val="auto"/>
          <w:sz w:val="20"/>
          <w:szCs w:val="20"/>
        </w:rPr>
        <w:t>Ông/</w:t>
      </w:r>
      <w:r w:rsidRPr="00961951">
        <w:rPr>
          <w:rFonts w:ascii="Tahoma" w:hAnsi="Tahoma" w:cs="Tahoma"/>
          <w:color w:val="auto"/>
          <w:sz w:val="20"/>
          <w:szCs w:val="20"/>
        </w:rPr>
        <w:t xml:space="preserve">Bà </w:t>
      </w:r>
      <w:r w:rsidR="0096254E" w:rsidRPr="006817EA">
        <w:rPr>
          <w:rFonts w:ascii="Tahoma" w:hAnsi="Tahoma" w:cs="Tahoma"/>
          <w:sz w:val="20"/>
          <w:szCs w:val="20"/>
        </w:rPr>
        <w:t>{{DIRECTOR-NAME}}</w:t>
      </w:r>
      <w:r w:rsidR="0096254E" w:rsidRPr="008F3CED">
        <w:rPr>
          <w:rFonts w:ascii="Tahoma" w:hAnsi="Tahoma" w:cs="Tahoma"/>
          <w:sz w:val="20"/>
          <w:szCs w:val="20"/>
        </w:rPr>
        <w:t xml:space="preserve"> </w:t>
      </w:r>
      <w:r w:rsidRPr="006817EA">
        <w:rPr>
          <w:rFonts w:ascii="Tahoma" w:hAnsi="Tahoma" w:cs="Tahoma"/>
          <w:color w:val="auto"/>
          <w:sz w:val="20"/>
          <w:szCs w:val="20"/>
        </w:rPr>
        <w:t>giữ chức</w:t>
      </w:r>
      <w:r w:rsidR="000C58EA" w:rsidRPr="008F3CED">
        <w:rPr>
          <w:rFonts w:ascii="Tahoma" w:hAnsi="Tahoma" w:cs="Tahoma"/>
          <w:color w:val="auto"/>
          <w:sz w:val="20"/>
          <w:szCs w:val="20"/>
        </w:rPr>
        <w:t xml:space="preserve"> vụ</w:t>
      </w:r>
      <w:r w:rsidRPr="006817EA">
        <w:rPr>
          <w:rFonts w:ascii="Tahoma" w:hAnsi="Tahoma" w:cs="Tahoma"/>
          <w:color w:val="auto"/>
          <w:sz w:val="20"/>
          <w:szCs w:val="20"/>
        </w:rPr>
        <w:t xml:space="preserve"> </w:t>
      </w:r>
      <w:r w:rsidR="0096254E" w:rsidRPr="006817EA">
        <w:rPr>
          <w:rFonts w:ascii="Tahoma" w:hAnsi="Tahoma" w:cs="Tahoma"/>
          <w:sz w:val="20"/>
          <w:szCs w:val="20"/>
        </w:rPr>
        <w:t>{{DIRECTOR-TITLE}}</w:t>
      </w:r>
      <w:r w:rsidRPr="008F3CED">
        <w:rPr>
          <w:rFonts w:ascii="Tahoma" w:hAnsi="Tahoma" w:cs="Tahoma"/>
          <w:color w:val="auto"/>
          <w:sz w:val="20"/>
          <w:szCs w:val="20"/>
        </w:rPr>
        <w:t xml:space="preserve"> </w:t>
      </w:r>
      <w:r w:rsidRPr="006817EA">
        <w:rPr>
          <w:rFonts w:ascii="Tahoma" w:hAnsi="Tahoma" w:cs="Tahoma"/>
          <w:color w:val="auto"/>
          <w:sz w:val="20"/>
          <w:szCs w:val="20"/>
        </w:rPr>
        <w:t>(</w:t>
      </w:r>
      <w:r w:rsidRPr="00BC4BEC">
        <w:rPr>
          <w:rFonts w:ascii="Tahoma" w:hAnsi="Tahoma" w:cs="Tahoma"/>
          <w:iCs/>
          <w:color w:val="auto"/>
          <w:sz w:val="20"/>
          <w:szCs w:val="20"/>
        </w:rPr>
        <w:t>“</w:t>
      </w:r>
      <w:r w:rsidRPr="008F3CED">
        <w:rPr>
          <w:rFonts w:ascii="Tahoma" w:hAnsi="Tahoma" w:cs="Tahoma"/>
          <w:b/>
          <w:color w:val="auto"/>
          <w:sz w:val="20"/>
          <w:szCs w:val="20"/>
        </w:rPr>
        <w:t>GHN</w:t>
      </w:r>
      <w:r w:rsidRPr="006817EA">
        <w:rPr>
          <w:rFonts w:ascii="Tahoma" w:hAnsi="Tahoma" w:cs="Tahoma"/>
          <w:i/>
          <w:color w:val="auto"/>
          <w:sz w:val="20"/>
          <w:szCs w:val="20"/>
        </w:rPr>
        <w:t>”</w:t>
      </w:r>
      <w:r w:rsidRPr="006817EA">
        <w:rPr>
          <w:rFonts w:ascii="Tahoma" w:hAnsi="Tahoma" w:cs="Tahoma"/>
          <w:color w:val="auto"/>
          <w:sz w:val="20"/>
          <w:szCs w:val="20"/>
        </w:rPr>
        <w:t>)</w:t>
      </w:r>
      <w:r w:rsidR="00194315" w:rsidRPr="008F3CED">
        <w:rPr>
          <w:rFonts w:ascii="Tahoma" w:hAnsi="Tahoma" w:cs="Tahoma"/>
          <w:color w:val="auto"/>
          <w:sz w:val="20"/>
          <w:szCs w:val="20"/>
        </w:rPr>
        <w:t>;</w:t>
      </w:r>
      <w:r w:rsidRPr="006817EA">
        <w:rPr>
          <w:rFonts w:ascii="Tahoma" w:hAnsi="Tahoma" w:cs="Tahoma"/>
          <w:color w:val="auto"/>
          <w:sz w:val="20"/>
          <w:szCs w:val="20"/>
        </w:rPr>
        <w:t xml:space="preserve"> và </w:t>
      </w:r>
    </w:p>
    <w:p w14:paraId="79C69972" w14:textId="42C32525" w:rsidR="00EB4DD8" w:rsidRPr="00CA6392" w:rsidRDefault="00EB4DD8" w:rsidP="00EB4DD8">
      <w:pPr>
        <w:spacing w:before="240" w:after="240" w:line="276" w:lineRule="auto"/>
        <w:ind w:firstLine="567"/>
        <w:jc w:val="both"/>
        <w:rPr>
          <w:rFonts w:ascii="Tahoma" w:hAnsi="Tahoma" w:cs="Tahoma"/>
          <w:color w:val="auto"/>
          <w:sz w:val="20"/>
          <w:szCs w:val="20"/>
        </w:rPr>
      </w:pPr>
      <w:r w:rsidRPr="00CA6392">
        <w:rPr>
          <w:rFonts w:ascii="Tahoma" w:hAnsi="Tahoma" w:cs="Tahoma"/>
          <w:sz w:val="20"/>
          <w:szCs w:val="20"/>
        </w:rPr>
        <w:t>{{PARTNER-NAME}}</w:t>
      </w:r>
      <w:r w:rsidRPr="00CA6392">
        <w:rPr>
          <w:rFonts w:ascii="Tahoma" w:hAnsi="Tahoma" w:cs="Tahoma"/>
          <w:color w:val="auto"/>
          <w:sz w:val="20"/>
          <w:szCs w:val="20"/>
        </w:rPr>
        <w:t>,</w:t>
      </w:r>
      <w:r w:rsidRPr="008F3CED">
        <w:rPr>
          <w:rFonts w:ascii="Tahoma" w:hAnsi="Tahoma" w:cs="Tahoma"/>
          <w:color w:val="auto"/>
          <w:sz w:val="20"/>
          <w:szCs w:val="20"/>
        </w:rPr>
        <w:t xml:space="preserve"> </w:t>
      </w:r>
      <w:r w:rsidRPr="00CA6392">
        <w:rPr>
          <w:rFonts w:ascii="Tahoma" w:hAnsi="Tahoma" w:cs="Tahoma"/>
          <w:color w:val="auto"/>
          <w:sz w:val="20"/>
          <w:szCs w:val="20"/>
        </w:rPr>
        <w:t xml:space="preserve">được </w:t>
      </w:r>
      <w:r w:rsidRPr="00CA6392">
        <w:rPr>
          <w:rFonts w:ascii="Tahoma" w:hAnsi="Tahoma" w:cs="Tahoma"/>
          <w:sz w:val="20"/>
          <w:szCs w:val="20"/>
        </w:rPr>
        <w:t>{{ISSUED-BY}}</w:t>
      </w:r>
      <w:r w:rsidRPr="008F3CED">
        <w:rPr>
          <w:rFonts w:ascii="Tahoma" w:hAnsi="Tahoma" w:cs="Tahoma"/>
          <w:sz w:val="20"/>
          <w:szCs w:val="20"/>
        </w:rPr>
        <w:t xml:space="preserve"> </w:t>
      </w:r>
      <w:r w:rsidRPr="008F3CED">
        <w:rPr>
          <w:rFonts w:ascii="Tahoma" w:hAnsi="Tahoma" w:cs="Tahoma"/>
          <w:color w:val="auto"/>
          <w:sz w:val="20"/>
          <w:szCs w:val="20"/>
        </w:rPr>
        <w:t xml:space="preserve">tỉnh/thành phố </w:t>
      </w:r>
      <w:r w:rsidRPr="00CA6392">
        <w:rPr>
          <w:rFonts w:ascii="Tahoma" w:hAnsi="Tahoma" w:cs="Tahoma"/>
          <w:sz w:val="20"/>
          <w:szCs w:val="20"/>
        </w:rPr>
        <w:t>{{CITY}}</w:t>
      </w:r>
      <w:r w:rsidR="004A74D9">
        <w:rPr>
          <w:rFonts w:ascii="Tahoma" w:hAnsi="Tahoma" w:cs="Tahoma"/>
          <w:color w:val="auto"/>
          <w:sz w:val="20"/>
          <w:szCs w:val="20"/>
        </w:rPr>
        <w:t xml:space="preserve"> cấp Giấy </w:t>
      </w:r>
      <w:r w:rsidRPr="00CA6392">
        <w:rPr>
          <w:rFonts w:ascii="Tahoma" w:hAnsi="Tahoma" w:cs="Tahoma"/>
          <w:color w:val="auto"/>
          <w:sz w:val="20"/>
          <w:szCs w:val="20"/>
        </w:rPr>
        <w:t xml:space="preserve">chứng nhận </w:t>
      </w:r>
      <w:r w:rsidRPr="00CA6392">
        <w:rPr>
          <w:rFonts w:ascii="Tahoma" w:hAnsi="Tahoma" w:cs="Tahoma"/>
          <w:sz w:val="20"/>
          <w:szCs w:val="20"/>
        </w:rPr>
        <w:t>{{CERTIFICATE-KIND}}</w:t>
      </w:r>
      <w:r w:rsidRPr="00CA6392">
        <w:rPr>
          <w:rFonts w:ascii="Tahoma" w:hAnsi="Tahoma" w:cs="Tahoma"/>
          <w:color w:val="auto"/>
          <w:sz w:val="20"/>
          <w:szCs w:val="20"/>
        </w:rPr>
        <w:t xml:space="preserve"> </w:t>
      </w:r>
      <w:r w:rsidR="004A74D9" w:rsidRPr="008F3CED">
        <w:rPr>
          <w:rFonts w:ascii="Tahoma" w:hAnsi="Tahoma" w:cs="Tahoma"/>
          <w:color w:val="auto"/>
          <w:sz w:val="20"/>
          <w:szCs w:val="20"/>
        </w:rPr>
        <w:t xml:space="preserve">số </w:t>
      </w:r>
      <w:r w:rsidR="00991453" w:rsidRPr="00991453">
        <w:rPr>
          <w:rFonts w:ascii="Tahoma" w:hAnsi="Tahoma" w:cs="Tahoma"/>
          <w:sz w:val="20"/>
          <w:szCs w:val="20"/>
        </w:rPr>
        <w:t>{{</w:t>
      </w:r>
      <w:r w:rsidR="007D1135" w:rsidRPr="007D1135">
        <w:rPr>
          <w:rFonts w:ascii="Tahoma" w:hAnsi="Tahoma" w:cs="Tahoma"/>
          <w:sz w:val="20"/>
          <w:szCs w:val="20"/>
        </w:rPr>
        <w:t>PARTNER-IDENTIFY</w:t>
      </w:r>
      <w:r w:rsidR="00991453" w:rsidRPr="00991453">
        <w:rPr>
          <w:rFonts w:ascii="Tahoma" w:hAnsi="Tahoma" w:cs="Tahoma"/>
          <w:sz w:val="20"/>
          <w:szCs w:val="20"/>
        </w:rPr>
        <w:t>}}</w:t>
      </w:r>
      <w:r w:rsidR="000638D6" w:rsidRPr="008F3CED">
        <w:rPr>
          <w:rFonts w:ascii="Tahoma" w:hAnsi="Tahoma" w:cs="Tahoma"/>
          <w:sz w:val="20"/>
          <w:szCs w:val="20"/>
        </w:rPr>
        <w:t>,</w:t>
      </w:r>
      <w:r w:rsidR="00991453" w:rsidRPr="008F3CED">
        <w:rPr>
          <w:rFonts w:ascii="Tahoma" w:hAnsi="Tahoma" w:cs="Tahoma"/>
          <w:sz w:val="20"/>
          <w:szCs w:val="20"/>
        </w:rPr>
        <w:t xml:space="preserve"> </w:t>
      </w:r>
      <w:r w:rsidRPr="00CA6392">
        <w:rPr>
          <w:rFonts w:ascii="Tahoma" w:hAnsi="Tahoma" w:cs="Tahoma"/>
          <w:color w:val="auto"/>
          <w:sz w:val="20"/>
          <w:szCs w:val="20"/>
        </w:rPr>
        <w:t xml:space="preserve">có trụ sở chính tại </w:t>
      </w:r>
      <w:r w:rsidRPr="00CA6392">
        <w:rPr>
          <w:rFonts w:ascii="Tahoma" w:hAnsi="Tahoma" w:cs="Tahoma"/>
          <w:sz w:val="20"/>
          <w:szCs w:val="20"/>
        </w:rPr>
        <w:t>{{PARTNER-ADDRESS}}</w:t>
      </w:r>
      <w:r w:rsidRPr="008F3CED">
        <w:rPr>
          <w:rFonts w:ascii="Tahoma" w:hAnsi="Tahoma" w:cs="Tahoma"/>
          <w:sz w:val="20"/>
          <w:szCs w:val="20"/>
        </w:rPr>
        <w:t xml:space="preserve">, </w:t>
      </w:r>
      <w:r w:rsidRPr="00CA6392">
        <w:rPr>
          <w:rFonts w:ascii="Tahoma" w:hAnsi="Tahoma" w:cs="Tahoma"/>
          <w:color w:val="auto"/>
          <w:sz w:val="20"/>
          <w:szCs w:val="20"/>
        </w:rPr>
        <w:t xml:space="preserve">đại diện bởi </w:t>
      </w:r>
      <w:r w:rsidR="00194315" w:rsidRPr="008F3CED">
        <w:rPr>
          <w:rFonts w:ascii="Tahoma" w:hAnsi="Tahoma" w:cs="Tahoma"/>
          <w:color w:val="auto"/>
          <w:sz w:val="20"/>
          <w:szCs w:val="20"/>
        </w:rPr>
        <w:t>Ô</w:t>
      </w:r>
      <w:r w:rsidRPr="00CA6392">
        <w:rPr>
          <w:rFonts w:ascii="Tahoma" w:hAnsi="Tahoma" w:cs="Tahoma"/>
          <w:color w:val="auto"/>
          <w:sz w:val="20"/>
          <w:szCs w:val="20"/>
        </w:rPr>
        <w:t>ng/</w:t>
      </w:r>
      <w:r w:rsidR="00194315" w:rsidRPr="008F3CED">
        <w:rPr>
          <w:rFonts w:ascii="Tahoma" w:hAnsi="Tahoma" w:cs="Tahoma"/>
          <w:color w:val="auto"/>
          <w:sz w:val="20"/>
          <w:szCs w:val="20"/>
        </w:rPr>
        <w:t>B</w:t>
      </w:r>
      <w:r w:rsidRPr="00CA6392">
        <w:rPr>
          <w:rFonts w:ascii="Tahoma" w:hAnsi="Tahoma" w:cs="Tahoma"/>
          <w:color w:val="auto"/>
          <w:sz w:val="20"/>
          <w:szCs w:val="20"/>
        </w:rPr>
        <w:t xml:space="preserve">à </w:t>
      </w:r>
      <w:r w:rsidRPr="00CA6392">
        <w:rPr>
          <w:rFonts w:ascii="Tahoma" w:hAnsi="Tahoma" w:cs="Tahoma"/>
          <w:sz w:val="20"/>
          <w:szCs w:val="20"/>
        </w:rPr>
        <w:t>{{REPRESENTATIVE-NAME}}</w:t>
      </w:r>
      <w:r w:rsidRPr="008F3CED">
        <w:rPr>
          <w:rFonts w:ascii="Tahoma" w:hAnsi="Tahoma" w:cs="Tahoma"/>
          <w:sz w:val="20"/>
          <w:szCs w:val="20"/>
        </w:rPr>
        <w:t xml:space="preserve"> </w:t>
      </w:r>
      <w:r w:rsidRPr="00CA6392">
        <w:rPr>
          <w:rFonts w:ascii="Tahoma" w:hAnsi="Tahoma" w:cs="Tahoma"/>
          <w:color w:val="auto"/>
          <w:sz w:val="20"/>
          <w:szCs w:val="20"/>
        </w:rPr>
        <w:t xml:space="preserve">giữ chức vụ </w:t>
      </w:r>
      <w:r w:rsidRPr="00CA6392">
        <w:rPr>
          <w:rFonts w:ascii="Tahoma" w:hAnsi="Tahoma" w:cs="Tahoma"/>
          <w:sz w:val="20"/>
          <w:szCs w:val="20"/>
        </w:rPr>
        <w:t>{{REPRESENTATIVE-POSITION}}</w:t>
      </w:r>
      <w:r w:rsidRPr="00CA6392">
        <w:rPr>
          <w:rFonts w:ascii="Tahoma" w:hAnsi="Tahoma" w:cs="Tahoma"/>
          <w:color w:val="auto"/>
          <w:sz w:val="20"/>
          <w:szCs w:val="20"/>
        </w:rPr>
        <w:t xml:space="preserve"> (“</w:t>
      </w:r>
      <w:r w:rsidRPr="00CA6392">
        <w:rPr>
          <w:rFonts w:ascii="Tahoma" w:hAnsi="Tahoma" w:cs="Tahoma"/>
          <w:b/>
          <w:color w:val="auto"/>
          <w:sz w:val="20"/>
          <w:szCs w:val="20"/>
        </w:rPr>
        <w:t>Khách hàng</w:t>
      </w:r>
      <w:r w:rsidRPr="00CA6392">
        <w:rPr>
          <w:rFonts w:ascii="Tahoma" w:hAnsi="Tahoma" w:cs="Tahoma"/>
          <w:color w:val="auto"/>
          <w:sz w:val="20"/>
          <w:szCs w:val="20"/>
        </w:rPr>
        <w:t>”).</w:t>
      </w:r>
    </w:p>
    <w:p w14:paraId="4F77E650" w14:textId="77777777" w:rsidR="00EB4DD8" w:rsidRPr="00961951" w:rsidRDefault="00EB4DD8" w:rsidP="00EB4DD8">
      <w:pPr>
        <w:spacing w:before="120" w:after="120" w:line="276" w:lineRule="auto"/>
        <w:jc w:val="both"/>
        <w:rPr>
          <w:rFonts w:ascii="Tahoma" w:hAnsi="Tahoma" w:cs="Tahoma"/>
          <w:b/>
          <w:color w:val="auto"/>
          <w:sz w:val="20"/>
          <w:szCs w:val="22"/>
        </w:rPr>
      </w:pPr>
      <w:r w:rsidRPr="00961951">
        <w:rPr>
          <w:rFonts w:ascii="Tahoma" w:hAnsi="Tahoma" w:cs="Tahoma"/>
          <w:b/>
          <w:color w:val="auto"/>
          <w:sz w:val="20"/>
          <w:szCs w:val="22"/>
        </w:rPr>
        <w:t>XÉT RẰNG:</w:t>
      </w:r>
    </w:p>
    <w:p w14:paraId="45CB693F" w14:textId="77777777" w:rsidR="00EB4DD8" w:rsidRPr="00961951" w:rsidRDefault="00EB4DD8" w:rsidP="00EB4DD8">
      <w:pPr>
        <w:numPr>
          <w:ilvl w:val="0"/>
          <w:numId w:val="1"/>
        </w:numPr>
        <w:spacing w:before="120" w:after="120" w:line="276" w:lineRule="auto"/>
        <w:ind w:left="567" w:hanging="425"/>
        <w:jc w:val="both"/>
        <w:rPr>
          <w:rFonts w:ascii="Tahoma" w:hAnsi="Tahoma" w:cs="Tahoma"/>
          <w:i/>
          <w:color w:val="auto"/>
          <w:sz w:val="20"/>
          <w:szCs w:val="22"/>
        </w:rPr>
      </w:pPr>
      <w:r w:rsidRPr="00961951">
        <w:rPr>
          <w:rFonts w:ascii="Tahoma" w:hAnsi="Tahoma" w:cs="Tahoma"/>
          <w:i/>
          <w:color w:val="auto"/>
          <w:sz w:val="20"/>
          <w:szCs w:val="22"/>
        </w:rPr>
        <w:t>GHN là doanh nghiệp được thành lập hợp pháp và có đầy đủ chức năng hoạt động dịch vụ chuyển phát gói, kiện được Bộ Thông tin và Truyền thông cấp giấy phép liên quan</w:t>
      </w:r>
      <w:r w:rsidRPr="00961951">
        <w:rPr>
          <w:rFonts w:ascii="Tahoma" w:hAnsi="Tahoma" w:cs="Tahoma"/>
          <w:i/>
          <w:color w:val="auto"/>
          <w:sz w:val="20"/>
          <w:szCs w:val="20"/>
        </w:rPr>
        <w:t>; và</w:t>
      </w:r>
    </w:p>
    <w:p w14:paraId="27917C17" w14:textId="77777777" w:rsidR="00EB4DD8" w:rsidRPr="00961951" w:rsidRDefault="00EB4DD8" w:rsidP="00EB4DD8">
      <w:pPr>
        <w:numPr>
          <w:ilvl w:val="0"/>
          <w:numId w:val="1"/>
        </w:numPr>
        <w:spacing w:before="120" w:after="120" w:line="276" w:lineRule="auto"/>
        <w:ind w:left="567" w:hanging="425"/>
        <w:jc w:val="both"/>
        <w:rPr>
          <w:rFonts w:ascii="Tahoma" w:hAnsi="Tahoma" w:cs="Tahoma"/>
          <w:b/>
          <w:i/>
          <w:color w:val="auto"/>
          <w:sz w:val="20"/>
          <w:szCs w:val="22"/>
        </w:rPr>
      </w:pPr>
      <w:r w:rsidRPr="00961951">
        <w:rPr>
          <w:rFonts w:ascii="Tahoma" w:hAnsi="Tahoma" w:cs="Tahoma"/>
          <w:i/>
          <w:color w:val="auto"/>
          <w:sz w:val="20"/>
          <w:szCs w:val="22"/>
        </w:rPr>
        <w:t xml:space="preserve">Khách hàng là doanh nghiệp, hộ kinh doanh có nhu cầu sử dụng dịch vụ vận chuyển, chuyển phát gói kiện trong phạm vi </w:t>
      </w:r>
      <w:r w:rsidRPr="008F3CED">
        <w:rPr>
          <w:rFonts w:ascii="Tahoma" w:hAnsi="Tahoma" w:cs="Tahoma"/>
          <w:i/>
          <w:color w:val="auto"/>
          <w:sz w:val="20"/>
          <w:szCs w:val="22"/>
        </w:rPr>
        <w:t>các tỉnh, thành trên toàn quốc</w:t>
      </w:r>
      <w:r w:rsidRPr="00961951">
        <w:rPr>
          <w:rFonts w:ascii="Tahoma" w:hAnsi="Tahoma" w:cs="Tahoma"/>
          <w:i/>
          <w:color w:val="auto"/>
          <w:sz w:val="20"/>
          <w:szCs w:val="22"/>
        </w:rPr>
        <w:t xml:space="preserve">. </w:t>
      </w:r>
    </w:p>
    <w:p w14:paraId="13524EE8" w14:textId="77777777" w:rsidR="00EB4DD8" w:rsidRPr="00961951" w:rsidRDefault="00EB4DD8" w:rsidP="00EB4DD8">
      <w:pPr>
        <w:spacing w:before="120" w:after="120" w:line="276" w:lineRule="auto"/>
        <w:ind w:firstLine="567"/>
        <w:jc w:val="both"/>
        <w:rPr>
          <w:rFonts w:ascii="Tahoma" w:hAnsi="Tahoma" w:cs="Tahoma"/>
          <w:color w:val="auto"/>
          <w:sz w:val="20"/>
          <w:szCs w:val="22"/>
        </w:rPr>
      </w:pPr>
      <w:r w:rsidRPr="00961951">
        <w:rPr>
          <w:rFonts w:ascii="Tahoma" w:hAnsi="Tahoma" w:cs="Tahoma"/>
          <w:b/>
          <w:color w:val="auto"/>
          <w:sz w:val="20"/>
          <w:szCs w:val="20"/>
        </w:rPr>
        <w:t>Vì</w:t>
      </w:r>
      <w:r w:rsidRPr="00961951">
        <w:rPr>
          <w:rFonts w:ascii="Tahoma" w:hAnsi="Tahoma" w:cs="Tahoma"/>
          <w:b/>
          <w:color w:val="auto"/>
          <w:sz w:val="20"/>
          <w:szCs w:val="22"/>
        </w:rPr>
        <w:t xml:space="preserve"> vậy, nay, </w:t>
      </w:r>
      <w:r w:rsidRPr="00961951">
        <w:rPr>
          <w:rFonts w:ascii="Tahoma" w:hAnsi="Tahoma" w:cs="Tahoma"/>
          <w:color w:val="auto"/>
          <w:sz w:val="20"/>
          <w:szCs w:val="22"/>
        </w:rPr>
        <w:t>sau khi thống nhất, Các Bên nhất trí ký kết Hợp đồng này thỏa thuận về việc hợp tác giữa Các Bên với các nội dung, điều khoản được quy định tại bảng Điều khoản Tiêu chuẩn (“</w:t>
      </w:r>
      <w:r w:rsidRPr="00961951">
        <w:rPr>
          <w:rFonts w:ascii="Tahoma" w:hAnsi="Tahoma" w:cs="Tahoma"/>
          <w:b/>
          <w:color w:val="auto"/>
          <w:sz w:val="20"/>
          <w:szCs w:val="22"/>
        </w:rPr>
        <w:t>Điều khoản Tiêu chuẩn</w:t>
      </w:r>
      <w:r w:rsidRPr="00961951">
        <w:rPr>
          <w:rFonts w:ascii="Tahoma" w:hAnsi="Tahoma" w:cs="Tahoma"/>
          <w:color w:val="auto"/>
          <w:sz w:val="20"/>
          <w:szCs w:val="22"/>
        </w:rPr>
        <w:t>”), Điều khoản Sử dụng Dịch vụ (“</w:t>
      </w:r>
      <w:r w:rsidRPr="00961951">
        <w:rPr>
          <w:rFonts w:ascii="Tahoma" w:hAnsi="Tahoma" w:cs="Tahoma"/>
          <w:b/>
          <w:color w:val="auto"/>
          <w:sz w:val="20"/>
          <w:szCs w:val="22"/>
        </w:rPr>
        <w:t>Điều khoản Sử dụng Dịch vụ</w:t>
      </w:r>
      <w:r w:rsidRPr="00961951">
        <w:rPr>
          <w:rFonts w:ascii="Tahoma" w:hAnsi="Tahoma" w:cs="Tahoma"/>
          <w:color w:val="auto"/>
          <w:sz w:val="20"/>
          <w:szCs w:val="22"/>
        </w:rPr>
        <w:t xml:space="preserve">”) và các phụ lục đính kèm. </w:t>
      </w:r>
      <w:r w:rsidRPr="00961951">
        <w:rPr>
          <w:rFonts w:ascii="Tahoma" w:hAnsi="Tahoma" w:cs="Tahoma"/>
          <w:b/>
          <w:color w:val="auto"/>
          <w:sz w:val="20"/>
          <w:szCs w:val="22"/>
        </w:rPr>
        <w:t>Điều khoản Tiêu chuẩn, Điều khoản Sử dụng Dịch vụ</w:t>
      </w:r>
      <w:r w:rsidRPr="00961951">
        <w:rPr>
          <w:rFonts w:ascii="Tahoma" w:hAnsi="Tahoma" w:cs="Tahoma"/>
          <w:color w:val="auto"/>
          <w:sz w:val="20"/>
          <w:szCs w:val="22"/>
        </w:rPr>
        <w:t xml:space="preserve"> và các  kèm theo là một phần không thể tách rời của Hợp đồng. Các điều chỉnh, sửa đổi nội dung tại Hợp đồng, </w:t>
      </w:r>
      <w:r w:rsidRPr="00961951">
        <w:rPr>
          <w:rFonts w:ascii="Tahoma" w:hAnsi="Tahoma" w:cs="Tahoma"/>
          <w:b/>
          <w:color w:val="auto"/>
          <w:sz w:val="20"/>
          <w:szCs w:val="22"/>
        </w:rPr>
        <w:t>Điều khoản Tiêu chuẩn, Điều khoản Sử dụng Dịch vụ</w:t>
      </w:r>
      <w:r w:rsidRPr="00961951">
        <w:rPr>
          <w:rFonts w:ascii="Tahoma" w:hAnsi="Tahoma" w:cs="Tahoma"/>
          <w:color w:val="auto"/>
          <w:sz w:val="20"/>
          <w:szCs w:val="22"/>
        </w:rPr>
        <w:t xml:space="preserve"> hoặc phát sinh nội dung thỏa thuận khác ngoài Hợp đồng sẽ được lập thành phụ lục hoặc thỏa thuận có liên quan (nếu có).</w:t>
      </w:r>
    </w:p>
    <w:p w14:paraId="57A9D7DF" w14:textId="11B5A804" w:rsidR="004A74D9" w:rsidRPr="008F3CED" w:rsidRDefault="00EB4DD8" w:rsidP="00EB4DD8">
      <w:pPr>
        <w:spacing w:before="120" w:after="120" w:line="276" w:lineRule="auto"/>
        <w:ind w:firstLine="567"/>
        <w:jc w:val="both"/>
        <w:rPr>
          <w:rFonts w:ascii="Tahoma" w:hAnsi="Tahoma" w:cs="Tahoma"/>
          <w:color w:val="auto"/>
          <w:sz w:val="20"/>
          <w:szCs w:val="22"/>
        </w:rPr>
      </w:pPr>
      <w:r w:rsidRPr="008F3CED">
        <w:rPr>
          <w:rFonts w:ascii="Tahoma" w:hAnsi="Tahoma" w:cs="Tahoma"/>
          <w:color w:val="auto"/>
          <w:sz w:val="20"/>
          <w:szCs w:val="22"/>
        </w:rPr>
        <w:t xml:space="preserve">Bằng việc ký vào Hợp đồng này, Các Bên đồng ý sẽ thực hiện đúng nội dung đã cam kết tại Hợp đồng, </w:t>
      </w:r>
      <w:r w:rsidRPr="003307A5">
        <w:rPr>
          <w:rFonts w:ascii="Tahoma" w:hAnsi="Tahoma" w:cs="Tahoma"/>
          <w:color w:val="auto"/>
          <w:sz w:val="20"/>
          <w:szCs w:val="22"/>
        </w:rPr>
        <w:t xml:space="preserve">Điều khoản Tiêu chuẩn, Điều khoản Sử dụng Dịch vụ và các </w:t>
      </w:r>
      <w:r w:rsidRPr="008F3CED">
        <w:rPr>
          <w:rFonts w:ascii="Tahoma" w:hAnsi="Tahoma" w:cs="Tahoma"/>
          <w:color w:val="auto"/>
          <w:sz w:val="20"/>
          <w:szCs w:val="22"/>
        </w:rPr>
        <w:t>phụ lục đính kèm</w:t>
      </w:r>
      <w:r w:rsidRPr="003307A5">
        <w:rPr>
          <w:rFonts w:ascii="Tahoma" w:hAnsi="Tahoma" w:cs="Tahoma"/>
          <w:color w:val="auto"/>
          <w:sz w:val="20"/>
          <w:szCs w:val="22"/>
        </w:rPr>
        <w:t xml:space="preserve"> dưới đây</w:t>
      </w:r>
      <w:r w:rsidRPr="008F3CED">
        <w:rPr>
          <w:rFonts w:ascii="Tahoma" w:hAnsi="Tahoma" w:cs="Tahoma"/>
          <w:color w:val="auto"/>
          <w:sz w:val="20"/>
          <w:szCs w:val="22"/>
        </w:rPr>
        <w:t>. Hợp đồng này có hiệu lực kể từ ngày được quy định tại phần đầu của Hợp đồng, được đơn vị cung cấp cơ sở hạ tầng cho việc khởi tạo, gửi và lưu trữ hợp đồng điện tử gửi đến email của Các Bên để lưu trữ, bản Hợp đồng được mỗi Bên lưu trữ có giá trị pháp lý như nhau.</w:t>
      </w:r>
    </w:p>
    <w:p w14:paraId="00FB5BE7" w14:textId="77777777" w:rsidR="004A74D9" w:rsidRPr="008F3CED" w:rsidRDefault="004A74D9">
      <w:pPr>
        <w:spacing w:after="160" w:line="259" w:lineRule="auto"/>
        <w:rPr>
          <w:rFonts w:ascii="Tahoma" w:hAnsi="Tahoma" w:cs="Tahoma"/>
          <w:color w:val="auto"/>
          <w:sz w:val="20"/>
          <w:szCs w:val="22"/>
        </w:rPr>
      </w:pPr>
      <w:r w:rsidRPr="008F3CED">
        <w:rPr>
          <w:rFonts w:ascii="Tahoma" w:hAnsi="Tahoma" w:cs="Tahoma"/>
          <w:color w:val="auto"/>
          <w:sz w:val="20"/>
          <w:szCs w:val="22"/>
        </w:rPr>
        <w:br w:type="page"/>
      </w:r>
    </w:p>
    <w:p w14:paraId="014D68AF" w14:textId="77777777" w:rsidR="00EB4DD8" w:rsidRPr="003307A5" w:rsidRDefault="00EB4DD8" w:rsidP="00EB4DD8">
      <w:pPr>
        <w:spacing w:before="120" w:after="120" w:line="276" w:lineRule="auto"/>
        <w:ind w:firstLine="567"/>
        <w:jc w:val="both"/>
        <w:rPr>
          <w:rFonts w:ascii="Tahoma" w:hAnsi="Tahoma" w:cs="Tahoma"/>
          <w:color w:val="auto"/>
          <w:sz w:val="20"/>
          <w:szCs w:val="22"/>
        </w:rPr>
      </w:pPr>
    </w:p>
    <w:tbl>
      <w:tblPr>
        <w:tblW w:w="9288" w:type="dxa"/>
        <w:tblInd w:w="-108" w:type="dxa"/>
        <w:tblLayout w:type="fixed"/>
        <w:tblLook w:val="04A0" w:firstRow="1" w:lastRow="0" w:firstColumn="1" w:lastColumn="0" w:noHBand="0" w:noVBand="1"/>
      </w:tblPr>
      <w:tblGrid>
        <w:gridCol w:w="4611"/>
        <w:gridCol w:w="4677"/>
      </w:tblGrid>
      <w:tr w:rsidR="00EB4DD8" w:rsidRPr="003307A5" w14:paraId="30E8E0BE" w14:textId="77777777" w:rsidTr="005B5206">
        <w:trPr>
          <w:trHeight w:val="2103"/>
        </w:trPr>
        <w:tc>
          <w:tcPr>
            <w:tcW w:w="4611" w:type="dxa"/>
          </w:tcPr>
          <w:p w14:paraId="29CB6BB1" w14:textId="77777777" w:rsidR="00EB4DD8" w:rsidRPr="003307A5" w:rsidRDefault="00EB4DD8" w:rsidP="005B5206">
            <w:pPr>
              <w:tabs>
                <w:tab w:val="left" w:pos="-720"/>
              </w:tabs>
              <w:jc w:val="center"/>
              <w:rPr>
                <w:rFonts w:ascii="Tahoma" w:hAnsi="Tahoma" w:cs="Tahoma"/>
                <w:b/>
                <w:color w:val="auto"/>
                <w:sz w:val="20"/>
                <w:szCs w:val="20"/>
              </w:rPr>
            </w:pPr>
            <w:r w:rsidRPr="003307A5">
              <w:rPr>
                <w:rFonts w:ascii="Tahoma" w:hAnsi="Tahoma" w:cs="Tahoma"/>
                <w:b/>
                <w:color w:val="auto"/>
                <w:sz w:val="20"/>
                <w:szCs w:val="20"/>
              </w:rPr>
              <w:t>TM. CÔNG TY C</w:t>
            </w:r>
            <w:r w:rsidRPr="008F3CED">
              <w:rPr>
                <w:rFonts w:ascii="Tahoma" w:hAnsi="Tahoma" w:cs="Tahoma"/>
                <w:b/>
                <w:color w:val="auto"/>
                <w:sz w:val="20"/>
                <w:szCs w:val="20"/>
              </w:rPr>
              <w:t xml:space="preserve">Ổ PHẦN </w:t>
            </w:r>
            <w:r w:rsidRPr="003307A5">
              <w:rPr>
                <w:rFonts w:ascii="Tahoma" w:hAnsi="Tahoma" w:cs="Tahoma"/>
                <w:b/>
                <w:color w:val="auto"/>
                <w:sz w:val="20"/>
                <w:szCs w:val="20"/>
              </w:rPr>
              <w:t>D</w:t>
            </w:r>
            <w:r w:rsidRPr="008F3CED">
              <w:rPr>
                <w:rFonts w:ascii="Tahoma" w:hAnsi="Tahoma" w:cs="Tahoma"/>
                <w:b/>
                <w:color w:val="auto"/>
                <w:sz w:val="20"/>
                <w:szCs w:val="20"/>
              </w:rPr>
              <w:t xml:space="preserve">ỊCH </w:t>
            </w:r>
            <w:r w:rsidRPr="003307A5">
              <w:rPr>
                <w:rFonts w:ascii="Tahoma" w:hAnsi="Tahoma" w:cs="Tahoma"/>
                <w:b/>
                <w:color w:val="auto"/>
                <w:sz w:val="20"/>
                <w:szCs w:val="20"/>
              </w:rPr>
              <w:t>V</w:t>
            </w:r>
            <w:r w:rsidRPr="008F3CED">
              <w:rPr>
                <w:rFonts w:ascii="Tahoma" w:hAnsi="Tahoma" w:cs="Tahoma"/>
                <w:b/>
                <w:color w:val="auto"/>
                <w:sz w:val="20"/>
                <w:szCs w:val="20"/>
              </w:rPr>
              <w:t>Ụ</w:t>
            </w:r>
            <w:r w:rsidRPr="003307A5">
              <w:rPr>
                <w:rFonts w:ascii="Tahoma" w:hAnsi="Tahoma" w:cs="Tahoma"/>
                <w:b/>
                <w:color w:val="auto"/>
                <w:sz w:val="20"/>
                <w:szCs w:val="20"/>
              </w:rPr>
              <w:t xml:space="preserve"> </w:t>
            </w:r>
          </w:p>
          <w:p w14:paraId="7BEF2B6E" w14:textId="77777777" w:rsidR="00EB4DD8" w:rsidRPr="003307A5" w:rsidRDefault="00EB4DD8" w:rsidP="005B5206">
            <w:pPr>
              <w:tabs>
                <w:tab w:val="left" w:pos="-720"/>
              </w:tabs>
              <w:jc w:val="center"/>
              <w:rPr>
                <w:rFonts w:ascii="Tahoma" w:hAnsi="Tahoma" w:cs="Tahoma"/>
                <w:b/>
                <w:color w:val="auto"/>
                <w:sz w:val="20"/>
                <w:szCs w:val="20"/>
                <w:lang w:val="en-US"/>
              </w:rPr>
            </w:pPr>
            <w:r w:rsidRPr="003307A5">
              <w:rPr>
                <w:rFonts w:ascii="Tahoma" w:hAnsi="Tahoma" w:cs="Tahoma"/>
                <w:b/>
                <w:color w:val="auto"/>
                <w:sz w:val="20"/>
                <w:szCs w:val="20"/>
                <w:lang w:val="en-US"/>
              </w:rPr>
              <w:t>GIAO HÀNG NHANH</w:t>
            </w:r>
          </w:p>
          <w:p w14:paraId="21621BC4" w14:textId="77777777" w:rsidR="00EB4DD8" w:rsidRPr="003307A5" w:rsidRDefault="00EB4DD8" w:rsidP="005B5206">
            <w:pPr>
              <w:tabs>
                <w:tab w:val="left" w:pos="-720"/>
              </w:tabs>
              <w:jc w:val="center"/>
              <w:rPr>
                <w:rFonts w:ascii="Tahoma" w:hAnsi="Tahoma" w:cs="Tahoma"/>
                <w:b/>
                <w:color w:val="auto"/>
                <w:sz w:val="20"/>
                <w:szCs w:val="20"/>
              </w:rPr>
            </w:pPr>
          </w:p>
          <w:p w14:paraId="4BCFEAF8" w14:textId="77777777" w:rsidR="00EB4DD8" w:rsidRPr="003307A5" w:rsidRDefault="00EB4DD8" w:rsidP="005B5206">
            <w:pPr>
              <w:tabs>
                <w:tab w:val="left" w:pos="-720"/>
              </w:tabs>
              <w:jc w:val="center"/>
              <w:rPr>
                <w:rFonts w:ascii="Tahoma" w:hAnsi="Tahoma" w:cs="Tahoma"/>
                <w:b/>
                <w:color w:val="auto"/>
                <w:sz w:val="20"/>
                <w:szCs w:val="20"/>
              </w:rPr>
            </w:pPr>
          </w:p>
          <w:p w14:paraId="45D15CE5" w14:textId="77777777" w:rsidR="004A74D9" w:rsidRDefault="004A74D9" w:rsidP="006D4774">
            <w:pPr>
              <w:tabs>
                <w:tab w:val="left" w:pos="-720"/>
              </w:tabs>
              <w:rPr>
                <w:rFonts w:ascii="Tahoma" w:hAnsi="Tahoma" w:cs="Tahoma"/>
                <w:b/>
                <w:color w:val="auto"/>
                <w:sz w:val="20"/>
                <w:szCs w:val="20"/>
              </w:rPr>
            </w:pPr>
          </w:p>
          <w:p w14:paraId="4CDBCC48" w14:textId="64A9ADBF" w:rsidR="004A74D9" w:rsidRDefault="004A74D9" w:rsidP="005B5206">
            <w:pPr>
              <w:tabs>
                <w:tab w:val="left" w:pos="-720"/>
              </w:tabs>
              <w:jc w:val="center"/>
              <w:rPr>
                <w:rFonts w:ascii="Tahoma" w:hAnsi="Tahoma" w:cs="Tahoma"/>
                <w:b/>
                <w:color w:val="auto"/>
                <w:sz w:val="20"/>
                <w:szCs w:val="20"/>
              </w:rPr>
            </w:pPr>
          </w:p>
          <w:p w14:paraId="5C7B57B2" w14:textId="6425A038" w:rsidR="004A74D9" w:rsidRDefault="004A74D9" w:rsidP="005B5206">
            <w:pPr>
              <w:tabs>
                <w:tab w:val="left" w:pos="-720"/>
              </w:tabs>
              <w:jc w:val="center"/>
              <w:rPr>
                <w:rFonts w:ascii="Tahoma" w:hAnsi="Tahoma" w:cs="Tahoma"/>
                <w:b/>
                <w:color w:val="auto"/>
                <w:sz w:val="20"/>
                <w:szCs w:val="20"/>
              </w:rPr>
            </w:pPr>
          </w:p>
          <w:p w14:paraId="12807843" w14:textId="37E782B1" w:rsidR="004A74D9" w:rsidRDefault="004A74D9" w:rsidP="005B5206">
            <w:pPr>
              <w:tabs>
                <w:tab w:val="left" w:pos="-720"/>
              </w:tabs>
              <w:jc w:val="center"/>
              <w:rPr>
                <w:rFonts w:ascii="Tahoma" w:hAnsi="Tahoma" w:cs="Tahoma"/>
                <w:b/>
                <w:color w:val="auto"/>
                <w:sz w:val="20"/>
                <w:szCs w:val="20"/>
              </w:rPr>
            </w:pPr>
          </w:p>
          <w:p w14:paraId="478D8323" w14:textId="77777777" w:rsidR="004A74D9" w:rsidRDefault="004A74D9" w:rsidP="005B5206">
            <w:pPr>
              <w:tabs>
                <w:tab w:val="left" w:pos="-720"/>
              </w:tabs>
              <w:jc w:val="center"/>
              <w:rPr>
                <w:rFonts w:ascii="Tahoma" w:hAnsi="Tahoma" w:cs="Tahoma"/>
                <w:b/>
                <w:color w:val="auto"/>
                <w:sz w:val="20"/>
                <w:szCs w:val="20"/>
              </w:rPr>
            </w:pPr>
          </w:p>
          <w:p w14:paraId="71029770" w14:textId="55E9D81D" w:rsidR="00EB4DD8" w:rsidRPr="003307A5" w:rsidRDefault="00EB4DD8" w:rsidP="00FD667A">
            <w:pPr>
              <w:tabs>
                <w:tab w:val="left" w:pos="-720"/>
              </w:tabs>
              <w:rPr>
                <w:rFonts w:ascii="Tahoma" w:hAnsi="Tahoma" w:cs="Tahoma"/>
                <w:b/>
                <w:color w:val="auto"/>
                <w:sz w:val="20"/>
                <w:szCs w:val="20"/>
              </w:rPr>
            </w:pPr>
          </w:p>
          <w:p w14:paraId="7CED6D24" w14:textId="77777777" w:rsidR="00EB4DD8" w:rsidRPr="00381934" w:rsidRDefault="00EB4DD8" w:rsidP="005B5206">
            <w:pPr>
              <w:tabs>
                <w:tab w:val="left" w:pos="-720"/>
                <w:tab w:val="center" w:leader="dot" w:pos="2235"/>
              </w:tabs>
              <w:jc w:val="center"/>
              <w:rPr>
                <w:rFonts w:ascii="Tahoma" w:hAnsi="Tahoma" w:cs="Tahoma"/>
                <w:b/>
                <w:color w:val="auto"/>
                <w:sz w:val="20"/>
                <w:szCs w:val="20"/>
                <w:lang w:val="en-US"/>
              </w:rPr>
            </w:pPr>
            <w:r w:rsidRPr="00381934">
              <w:rPr>
                <w:rFonts w:ascii="Tahoma" w:hAnsi="Tahoma" w:cs="Tahoma"/>
                <w:b/>
                <w:sz w:val="20"/>
                <w:szCs w:val="20"/>
              </w:rPr>
              <w:t>{{DIRECTOR-NAME}}</w:t>
            </w:r>
          </w:p>
        </w:tc>
        <w:tc>
          <w:tcPr>
            <w:tcW w:w="4677" w:type="dxa"/>
          </w:tcPr>
          <w:p w14:paraId="3B80F881" w14:textId="12A9266E" w:rsidR="00EB4DD8" w:rsidRPr="003307A5" w:rsidRDefault="00FD667A" w:rsidP="005B5206">
            <w:pPr>
              <w:jc w:val="center"/>
              <w:rPr>
                <w:rFonts w:ascii="Tahoma" w:hAnsi="Tahoma" w:cs="Tahoma"/>
                <w:b/>
                <w:color w:val="auto"/>
                <w:sz w:val="20"/>
                <w:szCs w:val="20"/>
                <w:lang w:val="en-US"/>
              </w:rPr>
            </w:pPr>
            <w:r>
              <w:rPr>
                <w:rFonts w:ascii="Tahoma" w:hAnsi="Tahoma" w:cs="Tahoma"/>
                <w:b/>
                <w:color w:val="auto"/>
                <w:sz w:val="20"/>
                <w:szCs w:val="20"/>
                <w:lang w:val="en-US"/>
              </w:rPr>
              <w:t>KHÁCH HÀN</w:t>
            </w:r>
            <w:r w:rsidRPr="006E3B0D">
              <w:rPr>
                <w:rFonts w:ascii="Tahoma" w:hAnsi="Tahoma" w:cs="Tahoma"/>
                <w:b/>
                <w:color w:val="000000" w:themeColor="text1"/>
                <w:sz w:val="20"/>
                <w:szCs w:val="20"/>
                <w:lang w:val="en-US"/>
              </w:rPr>
              <w:t>G</w:t>
            </w:r>
          </w:p>
          <w:p w14:paraId="5DCA2FEC" w14:textId="77777777" w:rsidR="00EB4DD8" w:rsidRPr="003307A5" w:rsidRDefault="00EB4DD8" w:rsidP="005B5206">
            <w:pPr>
              <w:tabs>
                <w:tab w:val="left" w:pos="-720"/>
              </w:tabs>
              <w:jc w:val="center"/>
              <w:rPr>
                <w:rFonts w:ascii="Tahoma" w:hAnsi="Tahoma" w:cs="Tahoma"/>
                <w:b/>
                <w:color w:val="auto"/>
                <w:sz w:val="20"/>
                <w:szCs w:val="20"/>
              </w:rPr>
            </w:pPr>
          </w:p>
          <w:p w14:paraId="309D6061" w14:textId="77777777" w:rsidR="00EB4DD8" w:rsidRPr="003307A5" w:rsidRDefault="00EB4DD8" w:rsidP="005B5206">
            <w:pPr>
              <w:tabs>
                <w:tab w:val="left" w:pos="-720"/>
              </w:tabs>
              <w:jc w:val="center"/>
              <w:rPr>
                <w:rFonts w:ascii="Tahoma" w:hAnsi="Tahoma" w:cs="Tahoma"/>
                <w:b/>
                <w:color w:val="auto"/>
                <w:sz w:val="20"/>
                <w:szCs w:val="20"/>
              </w:rPr>
            </w:pPr>
          </w:p>
          <w:p w14:paraId="20873571" w14:textId="77777777" w:rsidR="00EB4DD8" w:rsidRPr="003307A5" w:rsidRDefault="00EB4DD8" w:rsidP="005B5206">
            <w:pPr>
              <w:tabs>
                <w:tab w:val="left" w:pos="-720"/>
              </w:tabs>
              <w:jc w:val="center"/>
              <w:rPr>
                <w:rFonts w:ascii="Tahoma" w:hAnsi="Tahoma" w:cs="Tahoma"/>
                <w:b/>
                <w:color w:val="auto"/>
                <w:sz w:val="20"/>
                <w:szCs w:val="20"/>
              </w:rPr>
            </w:pPr>
          </w:p>
          <w:p w14:paraId="01A83909" w14:textId="259E64C0" w:rsidR="004A74D9" w:rsidRDefault="004A74D9" w:rsidP="006D4774">
            <w:pPr>
              <w:tabs>
                <w:tab w:val="left" w:pos="-720"/>
              </w:tabs>
              <w:rPr>
                <w:rFonts w:ascii="Tahoma" w:hAnsi="Tahoma" w:cs="Tahoma"/>
                <w:b/>
                <w:color w:val="auto"/>
                <w:sz w:val="20"/>
                <w:szCs w:val="20"/>
              </w:rPr>
            </w:pPr>
          </w:p>
          <w:p w14:paraId="488BD0F9" w14:textId="26A87ABB" w:rsidR="004A74D9" w:rsidRDefault="004A74D9" w:rsidP="005B5206">
            <w:pPr>
              <w:tabs>
                <w:tab w:val="left" w:pos="-720"/>
              </w:tabs>
              <w:jc w:val="center"/>
              <w:rPr>
                <w:rFonts w:ascii="Tahoma" w:hAnsi="Tahoma" w:cs="Tahoma"/>
                <w:b/>
                <w:color w:val="auto"/>
                <w:sz w:val="20"/>
                <w:szCs w:val="20"/>
              </w:rPr>
            </w:pPr>
          </w:p>
          <w:p w14:paraId="28791B5F" w14:textId="21318FCF" w:rsidR="004A74D9" w:rsidRDefault="004A74D9" w:rsidP="005B5206">
            <w:pPr>
              <w:tabs>
                <w:tab w:val="left" w:pos="-720"/>
              </w:tabs>
              <w:jc w:val="center"/>
              <w:rPr>
                <w:rFonts w:ascii="Tahoma" w:hAnsi="Tahoma" w:cs="Tahoma"/>
                <w:b/>
                <w:color w:val="auto"/>
                <w:sz w:val="20"/>
                <w:szCs w:val="20"/>
              </w:rPr>
            </w:pPr>
          </w:p>
          <w:p w14:paraId="57CCFE50" w14:textId="267AAAEC" w:rsidR="004A74D9" w:rsidRPr="003307A5" w:rsidRDefault="004A74D9" w:rsidP="00FD667A">
            <w:pPr>
              <w:tabs>
                <w:tab w:val="left" w:pos="-720"/>
              </w:tabs>
              <w:rPr>
                <w:rFonts w:ascii="Tahoma" w:hAnsi="Tahoma" w:cs="Tahoma"/>
                <w:b/>
                <w:color w:val="auto"/>
                <w:sz w:val="20"/>
                <w:szCs w:val="20"/>
              </w:rPr>
            </w:pPr>
          </w:p>
          <w:p w14:paraId="466AB37A" w14:textId="77777777" w:rsidR="00EB4DD8" w:rsidRPr="003307A5" w:rsidRDefault="00EB4DD8" w:rsidP="005B5206">
            <w:pPr>
              <w:tabs>
                <w:tab w:val="left" w:pos="-720"/>
              </w:tabs>
              <w:jc w:val="center"/>
              <w:rPr>
                <w:rFonts w:ascii="Tahoma" w:hAnsi="Tahoma" w:cs="Tahoma"/>
                <w:b/>
                <w:color w:val="auto"/>
                <w:sz w:val="20"/>
                <w:szCs w:val="20"/>
              </w:rPr>
            </w:pPr>
          </w:p>
          <w:p w14:paraId="0674262B" w14:textId="3765342B" w:rsidR="00EB4DD8" w:rsidRPr="00381934" w:rsidRDefault="00EB4DD8" w:rsidP="005B5206">
            <w:pPr>
              <w:tabs>
                <w:tab w:val="left" w:pos="-720"/>
              </w:tabs>
              <w:jc w:val="center"/>
              <w:rPr>
                <w:rFonts w:ascii="Tahoma" w:hAnsi="Tahoma" w:cs="Tahoma"/>
                <w:b/>
                <w:color w:val="auto"/>
                <w:sz w:val="20"/>
                <w:szCs w:val="20"/>
                <w:lang w:val="en-US"/>
              </w:rPr>
            </w:pPr>
            <w:r w:rsidRPr="008B4BD7">
              <w:rPr>
                <w:rFonts w:ascii="Tahoma" w:hAnsi="Tahoma" w:cs="Tahoma"/>
                <w:b/>
                <w:sz w:val="20"/>
                <w:szCs w:val="20"/>
              </w:rPr>
              <w:t>{{</w:t>
            </w:r>
            <w:r w:rsidR="00336916" w:rsidRPr="00336916">
              <w:rPr>
                <w:rFonts w:ascii="Tahoma" w:hAnsi="Tahoma" w:cs="Tahoma"/>
                <w:b/>
                <w:bCs/>
                <w:sz w:val="20"/>
                <w:szCs w:val="20"/>
              </w:rPr>
              <w:t>REPRESENTATIVE-NAME</w:t>
            </w:r>
            <w:r w:rsidRPr="00381934">
              <w:rPr>
                <w:rFonts w:ascii="Tahoma" w:hAnsi="Tahoma" w:cs="Tahoma"/>
                <w:b/>
                <w:sz w:val="20"/>
                <w:szCs w:val="20"/>
              </w:rPr>
              <w:t>}}</w:t>
            </w:r>
          </w:p>
        </w:tc>
      </w:tr>
    </w:tbl>
    <w:p w14:paraId="64D740CF"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p>
    <w:p w14:paraId="30DE25EF"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r w:rsidRPr="003307A5">
        <w:rPr>
          <w:rFonts w:ascii="Tahoma" w:hAnsi="Tahoma" w:cs="Tahoma"/>
          <w:b/>
          <w:color w:val="auto"/>
          <w:sz w:val="20"/>
          <w:szCs w:val="22"/>
          <w:u w:val="single"/>
          <w:lang w:val="en-US"/>
        </w:rPr>
        <w:br w:type="page"/>
      </w:r>
      <w:r w:rsidRPr="003307A5">
        <w:rPr>
          <w:rFonts w:ascii="Tahoma" w:hAnsi="Tahoma" w:cs="Tahoma"/>
          <w:b/>
          <w:color w:val="auto"/>
          <w:sz w:val="20"/>
          <w:szCs w:val="22"/>
          <w:u w:val="single"/>
          <w:lang w:val="en-US"/>
        </w:rPr>
        <w:lastRenderedPageBreak/>
        <w:t>ĐIỀU KHOẢN TIÊU CHUẨN</w:t>
      </w:r>
    </w:p>
    <w:p w14:paraId="55620868"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proofErr w:type="spellStart"/>
      <w:r w:rsidRPr="003307A5">
        <w:rPr>
          <w:rFonts w:ascii="Tahoma" w:eastAsia="Arial" w:hAnsi="Tahoma" w:cs="Tahoma"/>
          <w:b/>
          <w:color w:val="auto"/>
          <w:sz w:val="20"/>
          <w:szCs w:val="20"/>
          <w:lang w:val="en-US"/>
        </w:rPr>
        <w:t>Nội</w:t>
      </w:r>
      <w:proofErr w:type="spellEnd"/>
      <w:r w:rsidRPr="003307A5">
        <w:rPr>
          <w:rFonts w:ascii="Tahoma" w:eastAsia="Arial" w:hAnsi="Tahoma" w:cs="Tahoma"/>
          <w:b/>
          <w:color w:val="auto"/>
          <w:sz w:val="20"/>
          <w:szCs w:val="20"/>
          <w:lang w:val="en-US"/>
        </w:rPr>
        <w:t xml:space="preserve"> Dung </w:t>
      </w:r>
      <w:proofErr w:type="spellStart"/>
      <w:r w:rsidRPr="003307A5">
        <w:rPr>
          <w:rFonts w:ascii="Tahoma" w:eastAsia="Arial" w:hAnsi="Tahoma" w:cs="Tahoma"/>
          <w:b/>
          <w:color w:val="auto"/>
          <w:sz w:val="20"/>
          <w:szCs w:val="20"/>
          <w:lang w:val="en-US"/>
        </w:rPr>
        <w:t>Dịch</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Vụ</w:t>
      </w:r>
      <w:proofErr w:type="spellEnd"/>
    </w:p>
    <w:p w14:paraId="2CE95BAB" w14:textId="77777777" w:rsidR="000374CD" w:rsidRPr="008F3CED" w:rsidRDefault="000374CD" w:rsidP="000374CD">
      <w:pPr>
        <w:spacing w:before="120" w:after="120" w:line="276" w:lineRule="auto"/>
        <w:ind w:left="567"/>
        <w:jc w:val="both"/>
        <w:rPr>
          <w:rFonts w:ascii="Tahoma" w:hAnsi="Tahoma" w:cs="Tahoma"/>
          <w:color w:val="auto"/>
          <w:sz w:val="20"/>
        </w:rPr>
      </w:pPr>
      <w:r w:rsidRPr="003307A5">
        <w:rPr>
          <w:rFonts w:ascii="Tahoma" w:hAnsi="Tahoma" w:cs="Tahoma"/>
          <w:color w:val="auto"/>
          <w:sz w:val="20"/>
        </w:rPr>
        <w:t xml:space="preserve">Theo yêu cầu của Khách hàng, GHN đồng ý cung cấp Dịch vụ </w:t>
      </w:r>
      <w:r w:rsidRPr="008F3CED">
        <w:rPr>
          <w:rFonts w:ascii="Tahoma" w:hAnsi="Tahoma" w:cs="Tahoma"/>
          <w:color w:val="auto"/>
          <w:sz w:val="20"/>
        </w:rPr>
        <w:t xml:space="preserve">vận chuyển Hàng hóa, Bưu gửi </w:t>
      </w:r>
      <w:r w:rsidRPr="003307A5">
        <w:rPr>
          <w:rFonts w:ascii="Tahoma" w:hAnsi="Tahoma" w:cs="Tahoma"/>
          <w:color w:val="auto"/>
          <w:sz w:val="20"/>
        </w:rPr>
        <w:t>từ địa điểm nhận hàng đến địa điểm giao hàng mà Khách hàng chỉ định</w:t>
      </w:r>
      <w:r w:rsidRPr="008F3CED">
        <w:rPr>
          <w:rFonts w:ascii="Tahoma" w:hAnsi="Tahoma" w:cs="Tahoma"/>
          <w:color w:val="auto"/>
          <w:sz w:val="20"/>
        </w:rPr>
        <w:t xml:space="preserve"> </w:t>
      </w:r>
      <w:r w:rsidRPr="003307A5">
        <w:rPr>
          <w:rFonts w:ascii="Tahoma" w:hAnsi="Tahoma" w:cs="Tahoma"/>
          <w:sz w:val="20"/>
        </w:rPr>
        <w:t>bằng các phương thức từ địa điểm của K</w:t>
      </w:r>
      <w:r w:rsidRPr="008F3CED">
        <w:rPr>
          <w:rFonts w:ascii="Tahoma" w:hAnsi="Tahoma" w:cs="Tahoma"/>
          <w:sz w:val="20"/>
        </w:rPr>
        <w:t>hách hàng</w:t>
      </w:r>
      <w:r w:rsidRPr="003307A5">
        <w:rPr>
          <w:rFonts w:ascii="Tahoma" w:hAnsi="Tahoma" w:cs="Tahoma"/>
          <w:sz w:val="20"/>
        </w:rPr>
        <w:t xml:space="preserve"> đến địa điểm của Người nhận trong Phạm vi Cung ứng Dịch vụ hiện hành của GHN</w:t>
      </w:r>
      <w:r w:rsidRPr="008F3CED">
        <w:rPr>
          <w:rFonts w:ascii="Tahoma" w:hAnsi="Tahoma" w:cs="Tahoma"/>
          <w:sz w:val="20"/>
        </w:rPr>
        <w:t>.</w:t>
      </w:r>
    </w:p>
    <w:p w14:paraId="0F6E7974"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proofErr w:type="spellStart"/>
      <w:r w:rsidRPr="003307A5">
        <w:rPr>
          <w:rFonts w:ascii="Tahoma" w:eastAsia="Arial" w:hAnsi="Tahoma" w:cs="Tahoma"/>
          <w:b/>
          <w:color w:val="auto"/>
          <w:sz w:val="20"/>
          <w:szCs w:val="20"/>
          <w:lang w:val="en-US"/>
        </w:rPr>
        <w:t>Thời</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Hạn</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Hợp</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Đồng</w:t>
      </w:r>
      <w:proofErr w:type="spellEnd"/>
    </w:p>
    <w:p w14:paraId="1C3611D0" w14:textId="77777777" w:rsidR="000374CD" w:rsidRPr="003307A5" w:rsidRDefault="000374CD" w:rsidP="000374CD">
      <w:pPr>
        <w:spacing w:before="120" w:after="120" w:line="276" w:lineRule="auto"/>
        <w:ind w:left="567"/>
        <w:jc w:val="both"/>
        <w:rPr>
          <w:rFonts w:ascii="Tahoma" w:hAnsi="Tahoma" w:cs="Tahoma"/>
          <w:color w:val="auto"/>
          <w:sz w:val="20"/>
        </w:rPr>
      </w:pPr>
      <w:proofErr w:type="spellStart"/>
      <w:r w:rsidRPr="003307A5">
        <w:rPr>
          <w:rFonts w:ascii="Tahoma" w:hAnsi="Tahoma" w:cs="Tahoma"/>
          <w:color w:val="auto"/>
          <w:sz w:val="20"/>
          <w:lang w:val="en-US"/>
        </w:rPr>
        <w:t>Hợp</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đồng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có</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hiệu</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lực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trong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thời</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hạn</w:t>
      </w:r>
      <w:proofErr w:type="spellEnd"/>
      <w:r w:rsidRPr="003307A5">
        <w:rPr>
          <w:rFonts w:ascii="Tahoma" w:hAnsi="Tahoma" w:cs="Tahoma"/>
          <w:color w:val="auto"/>
          <w:sz w:val="20"/>
          <w:lang w:val="en-US"/>
        </w:rPr>
        <w:t xml:space="preserve"> </w:t>
      </w:r>
      <w:r w:rsidRPr="003307A5">
        <w:rPr>
          <w:rFonts w:ascii="Tahoma" w:hAnsi="Tahoma" w:cs="Tahoma"/>
          <w:color w:val="auto"/>
          <w:sz w:val="20"/>
          <w:szCs w:val="20"/>
          <w:lang w:val="en-US"/>
        </w:rPr>
        <w:t>12 (</w:t>
      </w:r>
      <w:proofErr w:type="spellStart"/>
      <w:r w:rsidRPr="003307A5">
        <w:rPr>
          <w:rFonts w:ascii="Tahoma" w:hAnsi="Tahoma" w:cs="Tahoma"/>
          <w:color w:val="auto"/>
          <w:sz w:val="20"/>
          <w:szCs w:val="20"/>
          <w:lang w:val="en-US"/>
        </w:rPr>
        <w:t>mười</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hai</w:t>
      </w:r>
      <w:proofErr w:type="spellEnd"/>
      <w:r w:rsidRPr="003307A5">
        <w:rPr>
          <w:rFonts w:ascii="Tahoma" w:hAnsi="Tahoma" w:cs="Tahoma"/>
          <w:color w:val="auto"/>
          <w:sz w:val="20"/>
          <w:szCs w:val="20"/>
          <w:lang w:val="en-US"/>
        </w:rPr>
        <w:t>)</w:t>
      </w:r>
      <w:r w:rsidRPr="003307A5">
        <w:rPr>
          <w:rFonts w:ascii="Tahoma" w:hAnsi="Tahoma" w:cs="Tahoma"/>
          <w:color w:val="auto"/>
          <w:sz w:val="20"/>
        </w:rPr>
        <w:t xml:space="preserve"> tháng tính từ ngày </w:t>
      </w:r>
      <w:proofErr w:type="spellStart"/>
      <w:r w:rsidRPr="003307A5">
        <w:rPr>
          <w:rFonts w:ascii="Tahoma" w:hAnsi="Tahoma" w:cs="Tahoma"/>
          <w:color w:val="auto"/>
          <w:sz w:val="20"/>
          <w:lang w:val="en-US"/>
        </w:rPr>
        <w:t>ký</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Hợp</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đồng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này</w:t>
      </w:r>
      <w:proofErr w:type="spellEnd"/>
      <w:r w:rsidRPr="003307A5">
        <w:rPr>
          <w:rFonts w:ascii="Tahoma" w:hAnsi="Tahoma" w:cs="Tahoma"/>
          <w:color w:val="auto"/>
          <w:sz w:val="20"/>
          <w:lang w:val="en-US"/>
        </w:rPr>
        <w:t xml:space="preserve"> (“</w:t>
      </w:r>
      <w:proofErr w:type="spellStart"/>
      <w:r w:rsidRPr="003307A5">
        <w:rPr>
          <w:rFonts w:ascii="Tahoma" w:hAnsi="Tahoma" w:cs="Tahoma"/>
          <w:b/>
          <w:bCs/>
          <w:color w:val="auto"/>
          <w:sz w:val="20"/>
          <w:lang w:val="en-US"/>
        </w:rPr>
        <w:t>Thời</w:t>
      </w:r>
      <w:proofErr w:type="spellEnd"/>
      <w:r w:rsidRPr="003307A5">
        <w:rPr>
          <w:rFonts w:ascii="Tahoma" w:hAnsi="Tahoma" w:cs="Tahoma"/>
          <w:b/>
          <w:bCs/>
          <w:color w:val="auto"/>
          <w:sz w:val="20"/>
          <w:lang w:val="en-US"/>
        </w:rPr>
        <w:t xml:space="preserve"> </w:t>
      </w:r>
      <w:proofErr w:type="spellStart"/>
      <w:r w:rsidRPr="003307A5">
        <w:rPr>
          <w:rFonts w:ascii="Tahoma" w:hAnsi="Tahoma" w:cs="Tahoma"/>
          <w:b/>
          <w:bCs/>
          <w:color w:val="auto"/>
          <w:sz w:val="20"/>
          <w:lang w:val="en-US"/>
        </w:rPr>
        <w:t>hạn</w:t>
      </w:r>
      <w:proofErr w:type="spellEnd"/>
      <w:r w:rsidRPr="003307A5">
        <w:rPr>
          <w:rFonts w:ascii="Tahoma" w:hAnsi="Tahoma" w:cs="Tahoma"/>
          <w:b/>
          <w:bCs/>
          <w:color w:val="auto"/>
          <w:sz w:val="20"/>
          <w:lang w:val="en-US"/>
        </w:rPr>
        <w:t xml:space="preserve"> </w:t>
      </w:r>
      <w:proofErr w:type="spellStart"/>
      <w:r w:rsidRPr="003307A5">
        <w:rPr>
          <w:rFonts w:ascii="Tahoma" w:hAnsi="Tahoma" w:cs="Tahoma"/>
          <w:b/>
          <w:bCs/>
          <w:color w:val="auto"/>
          <w:sz w:val="20"/>
          <w:lang w:val="en-US"/>
        </w:rPr>
        <w:t>Hợp</w:t>
      </w:r>
      <w:proofErr w:type="spellEnd"/>
      <w:r w:rsidRPr="003307A5">
        <w:rPr>
          <w:rFonts w:ascii="Tahoma" w:hAnsi="Tahoma" w:cs="Tahoma"/>
          <w:b/>
          <w:bCs/>
          <w:color w:val="auto"/>
          <w:sz w:val="20"/>
          <w:lang w:val="en-US"/>
        </w:rPr>
        <w:t xml:space="preserve"> </w:t>
      </w:r>
      <w:proofErr w:type="spellStart"/>
      <w:r w:rsidRPr="003307A5">
        <w:rPr>
          <w:rFonts w:ascii="Tahoma" w:hAnsi="Tahoma" w:cs="Tahoma"/>
          <w:b/>
          <w:bCs/>
          <w:color w:val="auto"/>
          <w:sz w:val="20"/>
          <w:lang w:val="en-US"/>
        </w:rPr>
        <w:t>đồng</w:t>
      </w:r>
      <w:proofErr w:type="spellEnd"/>
      <w:r w:rsidRPr="003307A5">
        <w:rPr>
          <w:rFonts w:ascii="Tahoma" w:hAnsi="Tahoma" w:cs="Tahoma"/>
          <w:color w:val="auto"/>
          <w:sz w:val="20"/>
          <w:lang w:val="en-US"/>
        </w:rPr>
        <w:t>”)</w:t>
      </w:r>
      <w:r w:rsidRPr="003307A5">
        <w:rPr>
          <w:rFonts w:ascii="Tahoma" w:hAnsi="Tahoma" w:cs="Tahoma"/>
          <w:color w:val="auto"/>
          <w:sz w:val="20"/>
          <w:szCs w:val="20"/>
          <w:lang w:val="en-US"/>
        </w:rPr>
        <w:t xml:space="preserve">. </w:t>
      </w:r>
      <w:r w:rsidRPr="003307A5">
        <w:rPr>
          <w:rFonts w:ascii="Tahoma" w:hAnsi="Tahoma" w:cs="Tahoma"/>
          <w:color w:val="auto"/>
          <w:sz w:val="20"/>
        </w:rPr>
        <w:t xml:space="preserve">Trường hợp một trong các Bên muốn chấm dứt Hợp đồng </w:t>
      </w:r>
      <w:proofErr w:type="spellStart"/>
      <w:r w:rsidRPr="003307A5">
        <w:rPr>
          <w:rFonts w:ascii="Tahoma" w:hAnsi="Tahoma" w:cs="Tahoma"/>
          <w:color w:val="auto"/>
          <w:sz w:val="20"/>
          <w:lang w:val="en-US"/>
        </w:rPr>
        <w:t>trước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hạn</w:t>
      </w:r>
      <w:proofErr w:type="spellEnd"/>
      <w:r w:rsidRPr="003307A5">
        <w:rPr>
          <w:rFonts w:ascii="Tahoma" w:hAnsi="Tahoma" w:cs="Tahoma"/>
          <w:color w:val="auto"/>
          <w:sz w:val="20"/>
          <w:lang w:val="en-US"/>
        </w:rPr>
        <w:t xml:space="preserve"> </w:t>
      </w:r>
      <w:r w:rsidRPr="003307A5">
        <w:rPr>
          <w:rFonts w:ascii="Tahoma" w:hAnsi="Tahoma" w:cs="Tahoma"/>
          <w:color w:val="auto"/>
          <w:sz w:val="20"/>
        </w:rPr>
        <w:t xml:space="preserve">thì phải </w:t>
      </w:r>
      <w:proofErr w:type="spellStart"/>
      <w:r w:rsidRPr="003307A5">
        <w:rPr>
          <w:rFonts w:ascii="Tahoma" w:hAnsi="Tahoma" w:cs="Tahoma"/>
          <w:color w:val="auto"/>
          <w:sz w:val="20"/>
          <w:lang w:val="en-US"/>
        </w:rPr>
        <w:t>thông</w:t>
      </w:r>
      <w:proofErr w:type="spellEnd"/>
      <w:r w:rsidRPr="003307A5">
        <w:rPr>
          <w:rFonts w:ascii="Tahoma" w:hAnsi="Tahoma" w:cs="Tahoma"/>
          <w:color w:val="auto"/>
          <w:sz w:val="20"/>
          <w:lang w:val="en-US"/>
        </w:rPr>
        <w:t xml:space="preserve"> </w:t>
      </w:r>
      <w:r w:rsidRPr="003307A5">
        <w:rPr>
          <w:rFonts w:ascii="Tahoma" w:hAnsi="Tahoma" w:cs="Tahoma"/>
          <w:color w:val="auto"/>
          <w:sz w:val="20"/>
        </w:rPr>
        <w:t xml:space="preserve">báo bằng văn bản cho Bên còn lại trước </w:t>
      </w:r>
      <w:proofErr w:type="spellStart"/>
      <w:r w:rsidRPr="003307A5">
        <w:rPr>
          <w:rFonts w:ascii="Tahoma" w:hAnsi="Tahoma" w:cs="Tahoma"/>
          <w:color w:val="auto"/>
          <w:sz w:val="20"/>
          <w:lang w:val="en-US"/>
        </w:rPr>
        <w:t>ít</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nhất</w:t>
      </w:r>
      <w:proofErr w:type="spellEnd"/>
      <w:r w:rsidRPr="003307A5">
        <w:rPr>
          <w:rFonts w:ascii="Tahoma" w:hAnsi="Tahoma" w:cs="Tahoma"/>
          <w:color w:val="auto"/>
          <w:sz w:val="20"/>
          <w:lang w:val="en-US"/>
        </w:rPr>
        <w:t xml:space="preserve"> </w:t>
      </w:r>
      <w:r w:rsidRPr="003307A5">
        <w:rPr>
          <w:rFonts w:ascii="Tahoma" w:hAnsi="Tahoma" w:cs="Tahoma"/>
          <w:color w:val="auto"/>
          <w:sz w:val="20"/>
        </w:rPr>
        <w:t>30</w:t>
      </w:r>
      <w:r w:rsidRPr="003307A5">
        <w:rPr>
          <w:rFonts w:ascii="Tahoma" w:hAnsi="Tahoma" w:cs="Tahoma"/>
          <w:color w:val="auto"/>
          <w:sz w:val="20"/>
          <w:lang w:val="en-US"/>
        </w:rPr>
        <w:t xml:space="preserve"> (</w:t>
      </w:r>
      <w:r w:rsidRPr="003307A5">
        <w:rPr>
          <w:rFonts w:ascii="Tahoma" w:hAnsi="Tahoma" w:cs="Tahoma"/>
          <w:color w:val="auto"/>
          <w:sz w:val="20"/>
        </w:rPr>
        <w:t xml:space="preserve">ba mươi) ngày theo </w:t>
      </w:r>
      <w:proofErr w:type="spellStart"/>
      <w:r w:rsidRPr="003307A5">
        <w:rPr>
          <w:rFonts w:ascii="Tahoma" w:hAnsi="Tahoma" w:cs="Tahoma"/>
          <w:color w:val="auto"/>
          <w:sz w:val="20"/>
          <w:lang w:val="en-US"/>
        </w:rPr>
        <w:t>cách</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thức</w:t>
      </w:r>
      <w:proofErr w:type="spellEnd"/>
      <w:r w:rsidRPr="003307A5">
        <w:rPr>
          <w:rFonts w:ascii="Tahoma" w:hAnsi="Tahoma" w:cs="Tahoma"/>
          <w:color w:val="auto"/>
          <w:sz w:val="20"/>
          <w:lang w:val="en-US"/>
        </w:rPr>
        <w:t xml:space="preserve"> </w:t>
      </w:r>
      <w:r w:rsidRPr="003307A5">
        <w:rPr>
          <w:rFonts w:ascii="Tahoma" w:hAnsi="Tahoma" w:cs="Tahoma"/>
          <w:color w:val="auto"/>
          <w:sz w:val="20"/>
        </w:rPr>
        <w:t xml:space="preserve">quy định tại </w:t>
      </w:r>
      <w:proofErr w:type="spellStart"/>
      <w:r w:rsidRPr="003307A5">
        <w:rPr>
          <w:rFonts w:ascii="Tahoma" w:hAnsi="Tahoma" w:cs="Tahoma"/>
          <w:color w:val="auto"/>
          <w:sz w:val="20"/>
          <w:lang w:val="en-US"/>
        </w:rPr>
        <w:t>Mục</w:t>
      </w:r>
      <w:proofErr w:type="spellEnd"/>
      <w:r w:rsidRPr="003307A5">
        <w:rPr>
          <w:rFonts w:ascii="Tahoma" w:hAnsi="Tahoma" w:cs="Tahoma"/>
          <w:color w:val="auto"/>
          <w:sz w:val="20"/>
          <w:lang w:val="en-US"/>
        </w:rPr>
        <w:t xml:space="preserve"> 8</w:t>
      </w:r>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Điều</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khoản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Tiêu</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chuẩn</w:t>
      </w:r>
      <w:proofErr w:type="spellEnd"/>
      <w:r w:rsidRPr="003307A5">
        <w:rPr>
          <w:rFonts w:ascii="Tahoma" w:hAnsi="Tahoma" w:cs="Tahoma"/>
          <w:color w:val="auto"/>
          <w:sz w:val="20"/>
        </w:rPr>
        <w:t xml:space="preserve"> này. </w:t>
      </w:r>
    </w:p>
    <w:p w14:paraId="615614A7" w14:textId="77777777" w:rsidR="000374CD" w:rsidRPr="003307A5" w:rsidRDefault="000374CD" w:rsidP="000374CD">
      <w:pPr>
        <w:spacing w:before="120" w:after="120" w:line="276" w:lineRule="auto"/>
        <w:ind w:left="426" w:firstLine="141"/>
        <w:jc w:val="both"/>
        <w:rPr>
          <w:rFonts w:ascii="Tahoma" w:hAnsi="Tahoma" w:cs="Tahoma"/>
          <w:color w:val="auto"/>
          <w:sz w:val="20"/>
        </w:rPr>
      </w:pPr>
      <w:r w:rsidRPr="003307A5">
        <w:rPr>
          <w:rFonts w:ascii="Tahoma" w:hAnsi="Tahoma" w:cs="Tahoma"/>
          <w:color w:val="auto"/>
          <w:sz w:val="20"/>
        </w:rPr>
        <w:t xml:space="preserve">Trường hợp </w:t>
      </w:r>
      <w:r w:rsidRPr="008F3CED">
        <w:rPr>
          <w:rFonts w:ascii="Tahoma" w:hAnsi="Tahoma" w:cs="Tahoma"/>
          <w:color w:val="auto"/>
          <w:sz w:val="20"/>
        </w:rPr>
        <w:t xml:space="preserve">kết thúc Thời hạn </w:t>
      </w:r>
      <w:r w:rsidRPr="003307A5">
        <w:rPr>
          <w:rFonts w:ascii="Tahoma" w:hAnsi="Tahoma" w:cs="Tahoma"/>
          <w:color w:val="auto"/>
          <w:sz w:val="20"/>
        </w:rPr>
        <w:t>Hợp đồng mà:</w:t>
      </w:r>
    </w:p>
    <w:p w14:paraId="3E633E6F" w14:textId="77777777" w:rsidR="000374CD" w:rsidRPr="003307A5" w:rsidRDefault="000374CD" w:rsidP="000374CD">
      <w:pPr>
        <w:numPr>
          <w:ilvl w:val="0"/>
          <w:numId w:val="4"/>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Các Bên vẫn còn các quyền và nghĩa vụ phát sinh từ sự kiện xảy ra trước khi kết thúc Thời hạn Hợp đồng thì tiếp tục được thực hiện cho đến khi hoàn tất.</w:t>
      </w:r>
    </w:p>
    <w:p w14:paraId="005EF428" w14:textId="77777777" w:rsidR="000374CD" w:rsidRPr="003307A5" w:rsidRDefault="000374CD" w:rsidP="000374CD">
      <w:pPr>
        <w:numPr>
          <w:ilvl w:val="0"/>
          <w:numId w:val="4"/>
        </w:numPr>
        <w:spacing w:before="120" w:after="120" w:line="276" w:lineRule="auto"/>
        <w:ind w:left="1134" w:hanging="567"/>
        <w:jc w:val="both"/>
        <w:rPr>
          <w:rFonts w:ascii="Tahoma" w:hAnsi="Tahoma" w:cs="Tahoma"/>
          <w:color w:val="auto"/>
          <w:sz w:val="20"/>
        </w:rPr>
      </w:pPr>
      <w:r w:rsidRPr="008F3CED">
        <w:rPr>
          <w:rFonts w:ascii="Tahoma" w:eastAsia="Arial" w:hAnsi="Tahoma" w:cs="Tahoma"/>
          <w:color w:val="auto"/>
          <w:sz w:val="20"/>
          <w:szCs w:val="20"/>
        </w:rPr>
        <w:t>C</w:t>
      </w:r>
      <w:r w:rsidRPr="003307A5">
        <w:rPr>
          <w:rFonts w:ascii="Tahoma" w:eastAsia="Arial" w:hAnsi="Tahoma" w:cs="Tahoma"/>
          <w:color w:val="auto"/>
          <w:sz w:val="20"/>
          <w:szCs w:val="20"/>
        </w:rPr>
        <w:t>ác Bên vẫn tiếp</w:t>
      </w:r>
      <w:r w:rsidRPr="003307A5">
        <w:rPr>
          <w:rFonts w:ascii="Tahoma" w:hAnsi="Tahoma" w:cs="Tahoma"/>
          <w:color w:val="auto"/>
          <w:sz w:val="20"/>
        </w:rPr>
        <w:t xml:space="preserve"> tục thực hiện Hợp đồng và chưa ký Hợp đồng mới thì xem như Hợp đồng được tự động gia hạn với một thời hạn tương ứng theo quy định tại Điều này. Điều khoản này có hiệu lực với những lần gia hạn tiếp theo.</w:t>
      </w:r>
    </w:p>
    <w:p w14:paraId="55C94F1D"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proofErr w:type="spellStart"/>
      <w:r w:rsidRPr="003307A5">
        <w:rPr>
          <w:rFonts w:ascii="Tahoma" w:eastAsia="Arial" w:hAnsi="Tahoma" w:cs="Tahoma"/>
          <w:b/>
          <w:color w:val="auto"/>
          <w:sz w:val="20"/>
          <w:szCs w:val="20"/>
          <w:lang w:val="en-US"/>
        </w:rPr>
        <w:t>Sở</w:t>
      </w:r>
      <w:proofErr w:type="spellEnd"/>
      <w:r w:rsidRPr="003307A5">
        <w:rPr>
          <w:rFonts w:ascii="Tahoma" w:eastAsia="Arial" w:hAnsi="Tahoma" w:cs="Tahoma"/>
          <w:b/>
          <w:color w:val="auto"/>
          <w:sz w:val="20"/>
          <w:szCs w:val="20"/>
          <w:lang w:val="en-US"/>
        </w:rPr>
        <w:t xml:space="preserve"> Hữu Trí </w:t>
      </w:r>
      <w:proofErr w:type="spellStart"/>
      <w:r w:rsidRPr="003307A5">
        <w:rPr>
          <w:rFonts w:ascii="Tahoma" w:eastAsia="Arial" w:hAnsi="Tahoma" w:cs="Tahoma"/>
          <w:b/>
          <w:color w:val="auto"/>
          <w:sz w:val="20"/>
          <w:szCs w:val="20"/>
          <w:lang w:val="en-US"/>
        </w:rPr>
        <w:t>Tuệ</w:t>
      </w:r>
      <w:proofErr w:type="spellEnd"/>
    </w:p>
    <w:p w14:paraId="26ECE84D"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rPr>
      </w:pPr>
      <w:r w:rsidRPr="003307A5">
        <w:rPr>
          <w:rFonts w:ascii="Tahoma" w:eastAsia="Arial" w:hAnsi="Tahoma" w:cs="Tahoma"/>
          <w:color w:val="auto"/>
          <w:sz w:val="20"/>
          <w:szCs w:val="20"/>
        </w:rPr>
        <w:t>Khách hàng hiểu và bảo đảm rằng quyền tác giả và các quyền sở hữu trí tuệ gắn liền với các tài liệu, thông tin, logo, các hình ảnh, thiết kế, quảng cáo, các công cụ, thông tin, tài liệu để thực hiện</w:t>
      </w:r>
      <w:r w:rsidRPr="008F3CED">
        <w:rPr>
          <w:rFonts w:ascii="Tahoma" w:eastAsia="Arial" w:hAnsi="Tahoma" w:cs="Tahoma"/>
          <w:color w:val="auto"/>
          <w:sz w:val="20"/>
          <w:szCs w:val="20"/>
        </w:rPr>
        <w:t xml:space="preserve"> </w:t>
      </w:r>
      <w:r w:rsidRPr="003307A5">
        <w:rPr>
          <w:rFonts w:ascii="Tahoma" w:eastAsia="Arial" w:hAnsi="Tahoma" w:cs="Tahoma"/>
          <w:color w:val="auto"/>
          <w:sz w:val="20"/>
          <w:szCs w:val="20"/>
        </w:rPr>
        <w:t>Hợp đồng này được</w:t>
      </w:r>
      <w:r w:rsidRPr="008F3CED">
        <w:rPr>
          <w:rFonts w:ascii="Tahoma" w:eastAsia="Arial" w:hAnsi="Tahoma" w:cs="Tahoma"/>
          <w:color w:val="auto"/>
          <w:sz w:val="20"/>
          <w:szCs w:val="20"/>
        </w:rPr>
        <w:t xml:space="preserve"> cung cấp</w:t>
      </w:r>
      <w:r w:rsidRPr="003307A5">
        <w:rPr>
          <w:rFonts w:ascii="Tahoma" w:eastAsia="Arial" w:hAnsi="Tahoma" w:cs="Tahoma"/>
          <w:color w:val="auto"/>
          <w:sz w:val="20"/>
          <w:szCs w:val="20"/>
        </w:rPr>
        <w:t xml:space="preserve"> trực tiếp hoặc gián tiếp bởi GHN hoặc vì lý do nào đó mà Khách hàng có được trong quá trình thực hiện Hợp đồng này thuộc quyền sở hữu duy nhất của GHN. Khách hàng cam kết không sử dụng hoặc để cho bất kỳ bên thứ ba nào sử dụng một phần hay toàn bộ các đối tượng sở hữu trí tuệ nêu trên mà không được sự đồng ý trước bằng văn bản của GHN. </w:t>
      </w:r>
    </w:p>
    <w:p w14:paraId="69988EE3"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proofErr w:type="spellStart"/>
      <w:r w:rsidRPr="003307A5">
        <w:rPr>
          <w:rFonts w:ascii="Tahoma" w:eastAsia="Arial" w:hAnsi="Tahoma" w:cs="Tahoma"/>
          <w:b/>
          <w:color w:val="auto"/>
          <w:sz w:val="20"/>
          <w:szCs w:val="20"/>
          <w:lang w:val="en-US"/>
        </w:rPr>
        <w:t>Không</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Lôi</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Kéo</w:t>
      </w:r>
      <w:proofErr w:type="spellEnd"/>
    </w:p>
    <w:p w14:paraId="1CAE8E28" w14:textId="37330851" w:rsidR="000374CD" w:rsidRPr="003307A5" w:rsidRDefault="000374CD" w:rsidP="000374CD">
      <w:pPr>
        <w:spacing w:before="120" w:after="120" w:line="276" w:lineRule="auto"/>
        <w:ind w:left="567"/>
        <w:jc w:val="both"/>
        <w:rPr>
          <w:rFonts w:ascii="Tahoma" w:eastAsia="Arial" w:hAnsi="Tahoma" w:cs="Tahoma"/>
          <w:color w:val="auto"/>
          <w:sz w:val="20"/>
          <w:szCs w:val="20"/>
        </w:rPr>
      </w:pPr>
      <w:r w:rsidRPr="003307A5">
        <w:rPr>
          <w:rFonts w:ascii="Tahoma" w:eastAsia="Arial" w:hAnsi="Tahoma" w:cs="Tahoma"/>
          <w:color w:val="auto"/>
          <w:sz w:val="20"/>
          <w:szCs w:val="20"/>
        </w:rPr>
        <w:t xml:space="preserve">Trong suốt quá trình thực hiện Hợp đồng và trong khoảng thời gian 12 (mười hai) tháng sau khi chấm dứt Hợp đồng (được quy định tại Mục 8), Khách hàng đồng ý rằng sẽ không trực tiếp hay gián tiếp tự mình hoặc hợp tác, liên kết với bất kỳ cá nhân, hãng, công ty, tổ chức nào hoặc thực thể nào khác gạ gẫm hoặc lôi kéo hoặc cố gạ gẫm hoặc lôi kéo (hoặc uỷ quyền cho bất kỳ người nào khác thực hiện những hành vi đó) bất cứ nhân viên nào của GHN (kể cả nhân sự của </w:t>
      </w:r>
      <w:r w:rsidR="00C53732">
        <w:rPr>
          <w:rFonts w:ascii="Tahoma" w:eastAsia="Arial" w:hAnsi="Tahoma" w:cs="Tahoma"/>
          <w:color w:val="auto"/>
          <w:sz w:val="20"/>
          <w:szCs w:val="20"/>
        </w:rPr>
        <w:t xml:space="preserve">Công Ty Cổ Phần Đầu Tư </w:t>
      </w:r>
      <w:r w:rsidRPr="008F3CED">
        <w:rPr>
          <w:rFonts w:ascii="Tahoma" w:eastAsia="Arial" w:hAnsi="Tahoma" w:cs="Tahoma"/>
          <w:color w:val="auto"/>
          <w:sz w:val="20"/>
          <w:szCs w:val="20"/>
        </w:rPr>
        <w:t>SCommerce</w:t>
      </w:r>
      <w:r w:rsidR="001659C0">
        <w:rPr>
          <w:rFonts w:ascii="Tahoma" w:eastAsia="Arial" w:hAnsi="Tahoma" w:cs="Tahoma"/>
          <w:color w:val="auto"/>
          <w:sz w:val="20"/>
          <w:szCs w:val="20"/>
        </w:rPr>
        <w:t xml:space="preserve"> (“</w:t>
      </w:r>
      <w:r w:rsidR="001659C0" w:rsidRPr="006D4774">
        <w:rPr>
          <w:rFonts w:ascii="Tahoma" w:eastAsia="Arial" w:hAnsi="Tahoma" w:cs="Tahoma"/>
          <w:b/>
          <w:bCs/>
          <w:color w:val="auto"/>
          <w:sz w:val="20"/>
          <w:szCs w:val="20"/>
        </w:rPr>
        <w:t>SCommerce</w:t>
      </w:r>
      <w:r w:rsidR="001659C0">
        <w:rPr>
          <w:rFonts w:ascii="Tahoma" w:eastAsia="Arial" w:hAnsi="Tahoma" w:cs="Tahoma"/>
          <w:color w:val="auto"/>
          <w:sz w:val="20"/>
          <w:szCs w:val="20"/>
        </w:rPr>
        <w:t>”)</w:t>
      </w:r>
      <w:r w:rsidRPr="003307A5">
        <w:rPr>
          <w:rFonts w:ascii="Tahoma" w:eastAsia="Arial" w:hAnsi="Tahoma" w:cs="Tahoma"/>
          <w:color w:val="auto"/>
          <w:sz w:val="20"/>
          <w:szCs w:val="20"/>
        </w:rPr>
        <w:t xml:space="preserve">) đã tham gia vào việc thực hiện hoặc xử lý bất kỳ thông tin nào tại Hợp đồng này hoặc trong quá trình GHN cung cấp Dịch vụ cho Khách hàng. </w:t>
      </w:r>
    </w:p>
    <w:p w14:paraId="6F905963"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rPr>
      </w:pPr>
      <w:r w:rsidRPr="003307A5">
        <w:rPr>
          <w:rFonts w:ascii="Tahoma" w:eastAsia="Arial" w:hAnsi="Tahoma" w:cs="Tahoma"/>
          <w:color w:val="auto"/>
          <w:sz w:val="20"/>
          <w:szCs w:val="20"/>
        </w:rPr>
        <w:t>Trường hợp Khách hàng vi phạm thì Khách hàng sẽ phải thanh toán cho GHN phí tuyển dụng tương đương với 30% tổng 12 (mười hai) tháng lương của nhân sự đó</w:t>
      </w:r>
      <w:r w:rsidRPr="008F3CED">
        <w:rPr>
          <w:rFonts w:ascii="Tahoma" w:eastAsia="Arial" w:hAnsi="Tahoma" w:cs="Tahoma"/>
          <w:color w:val="auto"/>
          <w:sz w:val="20"/>
          <w:szCs w:val="20"/>
        </w:rPr>
        <w:t>. M</w:t>
      </w:r>
      <w:r w:rsidRPr="003307A5">
        <w:rPr>
          <w:rFonts w:ascii="Tahoma" w:eastAsia="Arial" w:hAnsi="Tahoma" w:cs="Tahoma"/>
          <w:color w:val="auto"/>
          <w:sz w:val="20"/>
          <w:szCs w:val="20"/>
        </w:rPr>
        <w:t xml:space="preserve">ức lương </w:t>
      </w:r>
      <w:r w:rsidRPr="008F3CED">
        <w:rPr>
          <w:rFonts w:ascii="Tahoma" w:eastAsia="Arial" w:hAnsi="Tahoma" w:cs="Tahoma"/>
          <w:color w:val="auto"/>
          <w:sz w:val="20"/>
          <w:szCs w:val="20"/>
        </w:rPr>
        <w:t xml:space="preserve">được dùng làm cơ sở để xác định phí tuyển dụng tại điều khoản </w:t>
      </w:r>
      <w:r w:rsidRPr="003307A5">
        <w:rPr>
          <w:rFonts w:ascii="Tahoma" w:eastAsia="Arial" w:hAnsi="Tahoma" w:cs="Tahoma"/>
          <w:color w:val="auto"/>
          <w:sz w:val="20"/>
          <w:szCs w:val="20"/>
        </w:rPr>
        <w:t xml:space="preserve">này là mức lương cuối cùng </w:t>
      </w:r>
      <w:r w:rsidRPr="008F3CED">
        <w:rPr>
          <w:rFonts w:ascii="Tahoma" w:eastAsia="Arial" w:hAnsi="Tahoma" w:cs="Tahoma"/>
          <w:color w:val="auto"/>
          <w:sz w:val="20"/>
          <w:szCs w:val="20"/>
        </w:rPr>
        <w:t xml:space="preserve">mà </w:t>
      </w:r>
      <w:r w:rsidRPr="003307A5">
        <w:rPr>
          <w:rFonts w:ascii="Tahoma" w:eastAsia="Arial" w:hAnsi="Tahoma" w:cs="Tahoma"/>
          <w:color w:val="auto"/>
          <w:sz w:val="20"/>
          <w:szCs w:val="20"/>
        </w:rPr>
        <w:t>nhân sự đó được nhận tại GHN hoặc mức lương hiện tại khi gia nhập Khách hàng</w:t>
      </w:r>
      <w:r w:rsidRPr="008F3CED">
        <w:rPr>
          <w:rFonts w:ascii="Tahoma" w:eastAsia="Arial" w:hAnsi="Tahoma" w:cs="Tahoma"/>
          <w:color w:val="auto"/>
          <w:sz w:val="20"/>
          <w:szCs w:val="20"/>
        </w:rPr>
        <w:t xml:space="preserve">, </w:t>
      </w:r>
      <w:r w:rsidRPr="003307A5">
        <w:rPr>
          <w:rFonts w:ascii="Tahoma" w:eastAsia="Arial" w:hAnsi="Tahoma" w:cs="Tahoma"/>
          <w:color w:val="auto"/>
          <w:sz w:val="20"/>
          <w:szCs w:val="20"/>
        </w:rPr>
        <w:t xml:space="preserve">tùy </w:t>
      </w:r>
      <w:r w:rsidRPr="008F3CED">
        <w:rPr>
          <w:rFonts w:ascii="Tahoma" w:eastAsia="Arial" w:hAnsi="Tahoma" w:cs="Tahoma"/>
          <w:color w:val="auto"/>
          <w:sz w:val="20"/>
          <w:szCs w:val="20"/>
        </w:rPr>
        <w:t xml:space="preserve">thuộc </w:t>
      </w:r>
      <w:r w:rsidRPr="003307A5">
        <w:rPr>
          <w:rFonts w:ascii="Tahoma" w:eastAsia="Arial" w:hAnsi="Tahoma" w:cs="Tahoma"/>
          <w:color w:val="auto"/>
          <w:sz w:val="20"/>
          <w:szCs w:val="20"/>
        </w:rPr>
        <w:t>vào giá trị nào cao hơn.</w:t>
      </w:r>
    </w:p>
    <w:p w14:paraId="0FC22866"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lang w:val="en-US"/>
        </w:rPr>
        <w:t xml:space="preserve">Bảo </w:t>
      </w:r>
      <w:proofErr w:type="spellStart"/>
      <w:r w:rsidRPr="003307A5">
        <w:rPr>
          <w:rFonts w:ascii="Tahoma" w:eastAsia="Arial" w:hAnsi="Tahoma" w:cs="Tahoma"/>
          <w:b/>
          <w:color w:val="auto"/>
          <w:sz w:val="20"/>
          <w:szCs w:val="20"/>
          <w:lang w:val="en-US"/>
        </w:rPr>
        <w:t>Mật</w:t>
      </w:r>
      <w:proofErr w:type="spellEnd"/>
      <w:r w:rsidRPr="003307A5">
        <w:rPr>
          <w:rFonts w:ascii="Tahoma" w:eastAsia="Arial" w:hAnsi="Tahoma" w:cs="Tahoma"/>
          <w:b/>
          <w:color w:val="auto"/>
          <w:sz w:val="20"/>
          <w:szCs w:val="20"/>
          <w:lang w:val="en-US"/>
        </w:rPr>
        <w:t xml:space="preserve"> Thông Tin</w:t>
      </w:r>
    </w:p>
    <w:p w14:paraId="2694873B"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Mỗi Bên phải tiến hành các biện pháp và hành động cần thiết nhằm bảo mật Thông tin Bảo mật.</w:t>
      </w:r>
    </w:p>
    <w:p w14:paraId="2B14A26D"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8F3CED">
        <w:rPr>
          <w:rFonts w:ascii="Tahoma" w:eastAsia="Arial" w:hAnsi="Tahoma" w:cs="Tahoma"/>
          <w:color w:val="auto"/>
          <w:sz w:val="20"/>
          <w:szCs w:val="20"/>
        </w:rPr>
        <w:t>C</w:t>
      </w:r>
      <w:r w:rsidRPr="003307A5">
        <w:rPr>
          <w:rFonts w:ascii="Tahoma" w:eastAsia="Arial" w:hAnsi="Tahoma" w:cs="Tahoma"/>
          <w:color w:val="auto"/>
          <w:sz w:val="20"/>
          <w:szCs w:val="20"/>
        </w:rPr>
        <w:t>ác Bên trong Hợp đồng này và nhân viên của mình không được quyền sử dụng, công bố Thông tin Bảo mật cho bất kỳ mục đích nào khác ngoại trừ để thực hiện Hợp đồng này.</w:t>
      </w:r>
    </w:p>
    <w:p w14:paraId="51A7E7B8"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Mỗi Bên bảo đảm rằng bất kỳ bên thứ ba nào nhận được Thông tin Bảo mật sẽ không được phép tiết lộ Thông tin Bảo mật cho bất kỳ người nào và chỉ được phép xử lý Thông tin Bảo mật theo quy định và nhằm mục đích thực hiện Hợp đồng này, trừ khi việc tiết lộ thông tin được thực hiện theo yêu cầu của pháp luật hoặc Cơ quan có thẩm quyền.</w:t>
      </w:r>
    </w:p>
    <w:p w14:paraId="3171598F" w14:textId="77777777" w:rsidR="000374CD" w:rsidRPr="003307A5" w:rsidRDefault="000374CD" w:rsidP="00E54C45">
      <w:pPr>
        <w:numPr>
          <w:ilvl w:val="0"/>
          <w:numId w:val="21"/>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Trong trường hợp Bên nào được yêu cầu tiết lộ Thông tin Bảo mật cho các Cơ quan có thẩm quyền theo quy định của pháp luật, Bên được yêu cầu phải gửi văn bản thông báo trước cho Bên còn lại về yêu cầu đó, trừ khi Cơ quan có thẩm quyền</w:t>
      </w:r>
      <w:r w:rsidRPr="008F3CED">
        <w:rPr>
          <w:rFonts w:ascii="Tahoma" w:eastAsia="Arial" w:hAnsi="Tahoma" w:cs="Tahoma"/>
          <w:color w:val="auto"/>
          <w:sz w:val="20"/>
          <w:szCs w:val="20"/>
        </w:rPr>
        <w:t xml:space="preserve"> có yêu cầu khác</w:t>
      </w:r>
      <w:r w:rsidRPr="003307A5">
        <w:rPr>
          <w:rFonts w:ascii="Tahoma" w:eastAsia="Arial" w:hAnsi="Tahoma" w:cs="Tahoma"/>
          <w:color w:val="auto"/>
          <w:sz w:val="20"/>
          <w:szCs w:val="20"/>
        </w:rPr>
        <w:t>.</w:t>
      </w:r>
    </w:p>
    <w:p w14:paraId="64858303" w14:textId="77777777" w:rsidR="000374CD" w:rsidRPr="003307A5" w:rsidRDefault="000374CD" w:rsidP="00E54C45">
      <w:pPr>
        <w:numPr>
          <w:ilvl w:val="0"/>
          <w:numId w:val="21"/>
        </w:numPr>
        <w:spacing w:before="120" w:after="120" w:line="276" w:lineRule="auto"/>
        <w:ind w:left="1134" w:hanging="567"/>
        <w:jc w:val="both"/>
        <w:rPr>
          <w:rFonts w:ascii="Tahoma" w:hAnsi="Tahoma" w:cs="Tahoma"/>
          <w:color w:val="auto"/>
          <w:sz w:val="20"/>
        </w:rPr>
      </w:pPr>
      <w:r w:rsidRPr="003307A5">
        <w:rPr>
          <w:rFonts w:ascii="Tahoma" w:eastAsia="Arial" w:hAnsi="Tahoma" w:cs="Tahoma"/>
          <w:color w:val="auto"/>
          <w:sz w:val="20"/>
          <w:szCs w:val="20"/>
        </w:rPr>
        <w:t>Việc hết hạn hoặc chấm dứt Hợp đồng này sẽ không chấm dứt nghĩa vụ bảo mật Thông tin Bảo mật của các Bên</w:t>
      </w:r>
      <w:r w:rsidRPr="008F3CED">
        <w:rPr>
          <w:rFonts w:ascii="Tahoma" w:eastAsia="Arial" w:hAnsi="Tahoma" w:cs="Tahoma"/>
          <w:color w:val="auto"/>
          <w:sz w:val="20"/>
          <w:szCs w:val="20"/>
        </w:rPr>
        <w:t>, trừ khi Thông tin Bảo mật đã được công bố bởi Bên sở hữu hợp pháp của Thông tin đó</w:t>
      </w:r>
      <w:r w:rsidRPr="003307A5">
        <w:rPr>
          <w:rFonts w:ascii="Tahoma" w:eastAsia="Arial" w:hAnsi="Tahoma" w:cs="Tahoma"/>
          <w:color w:val="auto"/>
          <w:sz w:val="20"/>
          <w:szCs w:val="20"/>
        </w:rPr>
        <w:t>.</w:t>
      </w:r>
    </w:p>
    <w:p w14:paraId="70FFEF8A"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proofErr w:type="spellStart"/>
      <w:r w:rsidRPr="003307A5">
        <w:rPr>
          <w:rFonts w:ascii="Tahoma" w:eastAsia="Arial" w:hAnsi="Tahoma" w:cs="Tahoma"/>
          <w:b/>
          <w:color w:val="auto"/>
          <w:sz w:val="20"/>
          <w:szCs w:val="20"/>
          <w:lang w:val="en-US"/>
        </w:rPr>
        <w:t>Sự</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Kiện</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Bất</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Khả</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Kháng</w:t>
      </w:r>
      <w:proofErr w:type="spellEnd"/>
    </w:p>
    <w:p w14:paraId="25957F17" w14:textId="77777777" w:rsidR="000374CD" w:rsidRPr="003307A5" w:rsidRDefault="000374CD" w:rsidP="00E54C45">
      <w:pPr>
        <w:numPr>
          <w:ilvl w:val="0"/>
          <w:numId w:val="22"/>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Bên bị ảnh hưởng bởi Sự kiện Bất khả kháng phải, ngay khi biết được, thông báo toàn bộ sự việc bằng văn bản cho Bên kia và phải cố gắng hết sức và áp dụng các biện pháp khắc phục thiệt hại, mất mát do Sự kiện Bất khả kháng gây ra. Bên kia sẽ hỗ trợ và hợp tác với Bên bị ảnh hưởng. </w:t>
      </w:r>
    </w:p>
    <w:p w14:paraId="733955DE" w14:textId="77777777" w:rsidR="000374CD" w:rsidRPr="003307A5" w:rsidRDefault="000374CD" w:rsidP="00E54C45">
      <w:pPr>
        <w:numPr>
          <w:ilvl w:val="0"/>
          <w:numId w:val="22"/>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Trong trường hợp Sự kiện Bất khả kháng xảy ra trong một khoảng thời gian liên tục quá 15 (mười lăm) ngày, Bên bị ảnh hưởng có quyền chấm dứt Hợp đồng ngay sau khi gửi văn bản thông báo cho Bên kia. Trong trường hợp này, không Bên nào phải chịu bất kỳ trách nhiệm bồi thường hay phạt vi phạm nào đối với Bên kia</w:t>
      </w:r>
      <w:r w:rsidRPr="008F3CED">
        <w:rPr>
          <w:rFonts w:ascii="Tahoma" w:eastAsia="Arial" w:hAnsi="Tahoma" w:cs="Tahoma"/>
          <w:color w:val="auto"/>
          <w:sz w:val="20"/>
          <w:szCs w:val="20"/>
        </w:rPr>
        <w:t xml:space="preserve"> do việc chấm dứt Hợp đồng gây ra</w:t>
      </w:r>
      <w:r w:rsidRPr="003307A5">
        <w:rPr>
          <w:rFonts w:ascii="Tahoma" w:eastAsia="Arial" w:hAnsi="Tahoma" w:cs="Tahoma"/>
          <w:color w:val="auto"/>
          <w:sz w:val="20"/>
          <w:szCs w:val="20"/>
        </w:rPr>
        <w:t>.</w:t>
      </w:r>
    </w:p>
    <w:p w14:paraId="79A00E8B"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Điều Khoản Cam Kết Chống Hối Lộ</w:t>
      </w:r>
    </w:p>
    <w:p w14:paraId="0C5AF617"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Khách hàng cam kết và đảm bảo rằng người quản lý, nhân viên, người lao động, đại lý hoặc bất kỳ người nào trực tiếp hoặc gián tiếp đại diện, thay mặt cho Khách hàng hoặc được Khách hàng chỉ định liên lạc, giao dịch, làm việc với GHN (gọi chung là “</w:t>
      </w:r>
      <w:r w:rsidRPr="003307A5">
        <w:rPr>
          <w:rFonts w:ascii="Tahoma" w:hAnsi="Tahoma" w:cs="Tahoma"/>
          <w:b/>
          <w:bCs/>
          <w:color w:val="auto"/>
          <w:sz w:val="20"/>
        </w:rPr>
        <w:t>Người của Khách hàng</w:t>
      </w:r>
      <w:r w:rsidRPr="003307A5">
        <w:rPr>
          <w:rFonts w:ascii="Tahoma" w:hAnsi="Tahoma" w:cs="Tahoma"/>
          <w:color w:val="auto"/>
          <w:sz w:val="20"/>
        </w:rPr>
        <w:t xml:space="preserve">”) sẽ không (i) </w:t>
      </w:r>
      <w:r w:rsidRPr="008F3CED">
        <w:rPr>
          <w:rFonts w:ascii="Tahoma" w:hAnsi="Tahoma" w:cs="Tahoma"/>
          <w:color w:val="auto"/>
          <w:sz w:val="20"/>
        </w:rPr>
        <w:t>h</w:t>
      </w:r>
      <w:r w:rsidRPr="003307A5">
        <w:rPr>
          <w:rFonts w:ascii="Tahoma" w:hAnsi="Tahoma" w:cs="Tahoma"/>
          <w:color w:val="auto"/>
          <w:sz w:val="20"/>
        </w:rPr>
        <w:t xml:space="preserve">ối lộ và/hoặc hứa hẹn đưa các khoản </w:t>
      </w:r>
      <w:r w:rsidRPr="008F3CED">
        <w:rPr>
          <w:rFonts w:ascii="Tahoma" w:hAnsi="Tahoma" w:cs="Tahoma"/>
          <w:color w:val="auto"/>
          <w:sz w:val="20"/>
        </w:rPr>
        <w:t>h</w:t>
      </w:r>
      <w:r w:rsidRPr="003307A5">
        <w:rPr>
          <w:rFonts w:ascii="Tahoma" w:hAnsi="Tahoma" w:cs="Tahoma"/>
          <w:color w:val="auto"/>
          <w:sz w:val="20"/>
        </w:rPr>
        <w:t xml:space="preserve">ối lộ, giảm giá, trích thưởng, khoản tiền gây ảnh hưởng hoặc khoản báo đáp bất hợp pháp hoặc bất kỳ các tài sản bằng tiền hoặc hiện vật hoặc lợi ích nào không phụ thuộc vào giá trị của tài sản </w:t>
      </w:r>
      <w:r w:rsidRPr="008F3CED">
        <w:rPr>
          <w:rFonts w:ascii="Tahoma" w:hAnsi="Tahoma" w:cs="Tahoma"/>
          <w:color w:val="auto"/>
          <w:sz w:val="20"/>
        </w:rPr>
        <w:t>h</w:t>
      </w:r>
      <w:r w:rsidRPr="003307A5">
        <w:rPr>
          <w:rFonts w:ascii="Tahoma" w:hAnsi="Tahoma" w:cs="Tahoma"/>
          <w:color w:val="auto"/>
          <w:sz w:val="20"/>
        </w:rPr>
        <w:t>ối lộ (gọi chung là “</w:t>
      </w:r>
      <w:r w:rsidRPr="003307A5">
        <w:rPr>
          <w:rFonts w:ascii="Tahoma" w:hAnsi="Tahoma" w:cs="Tahoma"/>
          <w:b/>
          <w:bCs/>
          <w:color w:val="auto"/>
          <w:sz w:val="20"/>
        </w:rPr>
        <w:t>Hối lộ</w:t>
      </w:r>
      <w:r w:rsidRPr="003307A5">
        <w:rPr>
          <w:rFonts w:ascii="Tahoma" w:hAnsi="Tahoma" w:cs="Tahoma"/>
          <w:color w:val="auto"/>
          <w:sz w:val="20"/>
        </w:rPr>
        <w:t>”), cho bất kỳ người quản lý, nhân viên, người lao động hoặc đại diện của GHN</w:t>
      </w:r>
      <w:r w:rsidRPr="008F3CED">
        <w:rPr>
          <w:rFonts w:ascii="Tahoma" w:hAnsi="Tahoma" w:cs="Tahoma"/>
          <w:color w:val="auto"/>
          <w:sz w:val="20"/>
        </w:rPr>
        <w:t xml:space="preserve"> và SCommerce</w:t>
      </w:r>
      <w:r w:rsidRPr="003307A5">
        <w:rPr>
          <w:rFonts w:ascii="Tahoma" w:hAnsi="Tahoma" w:cs="Tahoma"/>
          <w:color w:val="auto"/>
          <w:sz w:val="20"/>
        </w:rPr>
        <w:t xml:space="preserve"> (gọi chung là “</w:t>
      </w:r>
      <w:r w:rsidRPr="003307A5">
        <w:rPr>
          <w:rFonts w:ascii="Tahoma" w:hAnsi="Tahoma" w:cs="Tahoma"/>
          <w:b/>
          <w:bCs/>
          <w:color w:val="auto"/>
          <w:sz w:val="20"/>
        </w:rPr>
        <w:t>Người của GHN</w:t>
      </w:r>
      <w:r w:rsidRPr="003307A5">
        <w:rPr>
          <w:rFonts w:ascii="Tahoma" w:hAnsi="Tahoma" w:cs="Tahoma"/>
          <w:color w:val="auto"/>
          <w:sz w:val="20"/>
        </w:rPr>
        <w:t xml:space="preserve">”) hoặc (ii) thông qua bất kỳ Bên thứ ba nào để Hối lộ Người </w:t>
      </w:r>
      <w:r w:rsidRPr="008F3CED">
        <w:rPr>
          <w:rFonts w:ascii="Tahoma" w:hAnsi="Tahoma" w:cs="Tahoma"/>
          <w:color w:val="auto"/>
          <w:sz w:val="20"/>
        </w:rPr>
        <w:t>c</w:t>
      </w:r>
      <w:r w:rsidRPr="003307A5">
        <w:rPr>
          <w:rFonts w:ascii="Tahoma" w:hAnsi="Tahoma" w:cs="Tahoma"/>
          <w:color w:val="auto"/>
          <w:sz w:val="20"/>
        </w:rPr>
        <w:t xml:space="preserve">ủa GHN nhằm đạt được lợi ích riêng như được ưu tiên ký Hợp đồng với GHN một cách không minh bạch, được miễn trừ (các) nghĩa vụ quy định tại Hợp đồng, và /hoặc các lợi ích không minh bạch, không công bằng khác. </w:t>
      </w:r>
    </w:p>
    <w:p w14:paraId="189F931F" w14:textId="77777777" w:rsidR="000374CD" w:rsidRPr="003307A5" w:rsidRDefault="000374CD" w:rsidP="00E54C45">
      <w:pPr>
        <w:numPr>
          <w:ilvl w:val="0"/>
          <w:numId w:val="24"/>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Các hành vi Hối lộ theo quy định tại điều này sẽ bao gồm cả các hành vi thực hiện trước, trong khi và sau khi thực hiện Hợp đồng này. </w:t>
      </w:r>
    </w:p>
    <w:p w14:paraId="3CDBB9AB" w14:textId="77777777" w:rsidR="000374CD" w:rsidRPr="003307A5" w:rsidRDefault="000374CD" w:rsidP="00E54C45">
      <w:pPr>
        <w:numPr>
          <w:ilvl w:val="0"/>
          <w:numId w:val="24"/>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 xml:space="preserve">Trường hợp bất kỳ Người </w:t>
      </w:r>
      <w:r w:rsidRPr="008F3CED">
        <w:rPr>
          <w:rFonts w:ascii="Tahoma" w:hAnsi="Tahoma" w:cs="Tahoma"/>
          <w:color w:val="auto"/>
          <w:sz w:val="20"/>
        </w:rPr>
        <w:t>c</w:t>
      </w:r>
      <w:r w:rsidRPr="003307A5">
        <w:rPr>
          <w:rFonts w:ascii="Tahoma" w:hAnsi="Tahoma" w:cs="Tahoma"/>
          <w:color w:val="auto"/>
          <w:sz w:val="20"/>
        </w:rPr>
        <w:t xml:space="preserve">ủa Khách hàng nào nhận thấy bất cứ Người </w:t>
      </w:r>
      <w:r w:rsidRPr="008F3CED">
        <w:rPr>
          <w:rFonts w:ascii="Tahoma" w:hAnsi="Tahoma" w:cs="Tahoma"/>
          <w:color w:val="auto"/>
          <w:sz w:val="20"/>
        </w:rPr>
        <w:t>c</w:t>
      </w:r>
      <w:r w:rsidRPr="003307A5">
        <w:rPr>
          <w:rFonts w:ascii="Tahoma" w:hAnsi="Tahoma" w:cs="Tahoma"/>
          <w:color w:val="auto"/>
          <w:sz w:val="20"/>
        </w:rPr>
        <w:t>ủa GHN nào có biểu hiện, hành vi đòi Hối lộ thì Khách hàng có trách nhiệm thông báo ngay lập tức cho GHN theo địa chỉ email</w:t>
      </w:r>
      <w:r w:rsidRPr="008F3CED">
        <w:rPr>
          <w:rFonts w:ascii="Tahoma" w:hAnsi="Tahoma" w:cs="Tahoma"/>
          <w:color w:val="auto"/>
          <w:sz w:val="20"/>
        </w:rPr>
        <w:t>:</w:t>
      </w:r>
      <w:r w:rsidRPr="003307A5">
        <w:rPr>
          <w:rFonts w:ascii="Tahoma" w:hAnsi="Tahoma" w:cs="Tahoma"/>
          <w:color w:val="auto"/>
          <w:sz w:val="20"/>
        </w:rPr>
        <w:t xml:space="preserve"> </w:t>
      </w:r>
      <w:hyperlink r:id="rId8" w:history="1">
        <w:r w:rsidRPr="003307A5">
          <w:rPr>
            <w:rStyle w:val="Hyperlink"/>
            <w:rFonts w:ascii="Tahoma" w:hAnsi="Tahoma" w:cs="Tahoma"/>
            <w:sz w:val="20"/>
          </w:rPr>
          <w:t>supported_info@scommerce.asi</w:t>
        </w:r>
        <w:r w:rsidRPr="008F3CED">
          <w:rPr>
            <w:rStyle w:val="Hyperlink"/>
            <w:rFonts w:ascii="Tahoma" w:hAnsi="Tahoma" w:cs="Tahoma"/>
            <w:sz w:val="20"/>
          </w:rPr>
          <w:t>a</w:t>
        </w:r>
      </w:hyperlink>
      <w:r w:rsidRPr="003307A5">
        <w:rPr>
          <w:rFonts w:ascii="Tahoma" w:hAnsi="Tahoma" w:cs="Tahoma"/>
          <w:color w:val="auto"/>
          <w:sz w:val="20"/>
        </w:rPr>
        <w:t xml:space="preserve">. </w:t>
      </w:r>
    </w:p>
    <w:p w14:paraId="546EB1CE"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Nếu Khách hàng vi phạm quy định tại điều này Khách hàng đồng ý sẽ bồi thường cho GHN một khoản tiền không thấp hơn 150.000.000 VND (</w:t>
      </w:r>
      <w:r w:rsidRPr="003307A5">
        <w:rPr>
          <w:rFonts w:ascii="Tahoma" w:hAnsi="Tahoma" w:cs="Tahoma"/>
          <w:i/>
          <w:color w:val="auto"/>
          <w:sz w:val="20"/>
        </w:rPr>
        <w:t>Một trăm năm mươi triệu đồng</w:t>
      </w:r>
      <w:r w:rsidRPr="003307A5">
        <w:rPr>
          <w:rFonts w:ascii="Tahoma" w:hAnsi="Tahoma" w:cs="Tahoma"/>
          <w:color w:val="auto"/>
          <w:sz w:val="20"/>
        </w:rPr>
        <w:t xml:space="preserve">) cho mỗi vi phạm, không phân biệt thời điểm xảy ra hoặc phát hiện hành vi Hối lộ và số </w:t>
      </w:r>
      <w:r w:rsidRPr="008F3CED">
        <w:rPr>
          <w:rFonts w:ascii="Tahoma" w:hAnsi="Tahoma" w:cs="Tahoma"/>
          <w:color w:val="auto"/>
          <w:sz w:val="20"/>
        </w:rPr>
        <w:t xml:space="preserve">tiền </w:t>
      </w:r>
      <w:r w:rsidRPr="003307A5">
        <w:rPr>
          <w:rFonts w:ascii="Tahoma" w:hAnsi="Tahoma" w:cs="Tahoma"/>
          <w:color w:val="auto"/>
          <w:sz w:val="20"/>
        </w:rPr>
        <w:t xml:space="preserve">này sẽ được Khách hàng </w:t>
      </w:r>
      <w:r w:rsidRPr="008F3CED">
        <w:rPr>
          <w:rFonts w:ascii="Tahoma" w:hAnsi="Tahoma" w:cs="Tahoma"/>
          <w:color w:val="auto"/>
          <w:sz w:val="20"/>
        </w:rPr>
        <w:t xml:space="preserve">thanh toán </w:t>
      </w:r>
      <w:r w:rsidRPr="003307A5">
        <w:rPr>
          <w:rFonts w:ascii="Tahoma" w:hAnsi="Tahoma" w:cs="Tahoma"/>
          <w:color w:val="auto"/>
          <w:sz w:val="20"/>
        </w:rPr>
        <w:t xml:space="preserve">cho GHN không muộn hơn </w:t>
      </w:r>
      <w:r w:rsidRPr="008F3CED">
        <w:rPr>
          <w:rFonts w:ascii="Tahoma" w:hAnsi="Tahoma" w:cs="Tahoma"/>
          <w:color w:val="auto"/>
          <w:sz w:val="20"/>
        </w:rPr>
        <w:t>07 (bảy)</w:t>
      </w:r>
      <w:r w:rsidRPr="003307A5">
        <w:rPr>
          <w:rFonts w:ascii="Tahoma" w:hAnsi="Tahoma" w:cs="Tahoma"/>
          <w:color w:val="auto"/>
          <w:sz w:val="20"/>
        </w:rPr>
        <w:t xml:space="preserve"> ngày kể từ ngày mà GHN thông báo cho </w:t>
      </w:r>
      <w:r w:rsidRPr="008F3CED">
        <w:rPr>
          <w:rFonts w:ascii="Tahoma" w:hAnsi="Tahoma" w:cs="Tahoma"/>
          <w:color w:val="auto"/>
          <w:sz w:val="20"/>
        </w:rPr>
        <w:t>Khách hàng</w:t>
      </w:r>
      <w:r w:rsidRPr="003307A5">
        <w:rPr>
          <w:rFonts w:ascii="Tahoma" w:hAnsi="Tahoma" w:cs="Tahoma"/>
          <w:color w:val="auto"/>
          <w:sz w:val="20"/>
        </w:rPr>
        <w:t xml:space="preserve"> về hành vi vi phạm của Khách hàng.</w:t>
      </w:r>
    </w:p>
    <w:p w14:paraId="35A82020"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lastRenderedPageBreak/>
        <w:t xml:space="preserve">Không phụ thuộc vào quy định </w:t>
      </w:r>
      <w:r w:rsidRPr="008F3CED">
        <w:rPr>
          <w:rFonts w:ascii="Tahoma" w:hAnsi="Tahoma" w:cs="Tahoma"/>
          <w:color w:val="auto"/>
          <w:sz w:val="20"/>
        </w:rPr>
        <w:t xml:space="preserve">tại Mục 7.2 </w:t>
      </w:r>
      <w:r w:rsidRPr="003307A5">
        <w:rPr>
          <w:rFonts w:ascii="Tahoma" w:hAnsi="Tahoma" w:cs="Tahoma"/>
          <w:color w:val="auto"/>
          <w:sz w:val="20"/>
        </w:rPr>
        <w:t>trên, GHN, tùy từng thời điểm xảy ra hoặc phát hiện ra hành vi Hối lộ, có quyền áp dụng một hoặc đồng thời một số biện pháp sau:</w:t>
      </w:r>
    </w:p>
    <w:p w14:paraId="0DE541DF" w14:textId="77777777" w:rsidR="000374CD" w:rsidRPr="003307A5" w:rsidRDefault="000374CD" w:rsidP="00E54C45">
      <w:pPr>
        <w:numPr>
          <w:ilvl w:val="0"/>
          <w:numId w:val="45"/>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 xml:space="preserve">Đơn phương chấm dứt Hợp đồng ngay lập tức mà không phải chịu bất cứ một khoản phạt hay bồi thường nào cho Khách hàng. Khách hàng khi đó: (i) phải chịu phạt 8% phần nghĩa vụ bị vi phạm do thực hiện hành vi Hối lộ dẫn đến việc GHN phải đơn phương chấm dứt Hợp đồng; và (ii) phải bồi thường cho GHN các khoản thiệt hại phát sinh (nếu có) do việc chấm dứt Hợp đồng này. </w:t>
      </w:r>
    </w:p>
    <w:p w14:paraId="2F1CBE1C" w14:textId="77777777" w:rsidR="000374CD" w:rsidRPr="003307A5" w:rsidRDefault="000374CD" w:rsidP="00E54C45">
      <w:pPr>
        <w:numPr>
          <w:ilvl w:val="0"/>
          <w:numId w:val="45"/>
        </w:numPr>
        <w:spacing w:before="120" w:after="120" w:line="276" w:lineRule="auto"/>
        <w:ind w:left="1701" w:hanging="567"/>
        <w:jc w:val="both"/>
        <w:rPr>
          <w:rFonts w:ascii="Tahoma" w:hAnsi="Tahoma" w:cs="Tahoma"/>
          <w:color w:val="auto"/>
          <w:sz w:val="20"/>
        </w:rPr>
      </w:pPr>
      <w:r w:rsidRPr="003307A5">
        <w:rPr>
          <w:rFonts w:ascii="Tahoma" w:hAnsi="Tahoma" w:cs="Tahoma"/>
          <w:color w:val="auto"/>
          <w:sz w:val="20"/>
        </w:rPr>
        <w:t>Chuyển hồ sơ cho cơ quan điều tra nếu hành vi Hối lộ có dấu hiệu vi phạm pháp luật hình sự.</w:t>
      </w:r>
    </w:p>
    <w:p w14:paraId="7CB6178D" w14:textId="77777777" w:rsidR="000374CD" w:rsidRPr="003307A5" w:rsidRDefault="000374CD" w:rsidP="00E54C45">
      <w:pPr>
        <w:numPr>
          <w:ilvl w:val="0"/>
          <w:numId w:val="23"/>
        </w:numPr>
        <w:spacing w:before="120" w:after="120" w:line="276" w:lineRule="auto"/>
        <w:ind w:left="1134" w:hanging="567"/>
        <w:jc w:val="both"/>
        <w:rPr>
          <w:rFonts w:ascii="Tahoma" w:hAnsi="Tahoma" w:cs="Tahoma"/>
          <w:color w:val="auto"/>
          <w:sz w:val="20"/>
        </w:rPr>
      </w:pPr>
      <w:r w:rsidRPr="003307A5">
        <w:rPr>
          <w:rFonts w:ascii="Tahoma" w:hAnsi="Tahoma" w:cs="Tahoma"/>
          <w:color w:val="auto"/>
          <w:sz w:val="20"/>
        </w:rPr>
        <w:t>Miễn trừ: Khách hàng sẽ miễn trừ cho GHN mọi trách nhiệm liên quan nếu hành vi Hối lộ của Khách hàng vi phạm pháp luật Việt nam và phải bồi thường cho GHN các thiệt hại phát sinh, bao gồm cả các thiệt hại do phát sinh chi phí hành chính, chi phí luật sư và các chi phí khác để xử lý các vấn đề liên đới đến hành vi Hối lộ của Khách hàng.</w:t>
      </w:r>
    </w:p>
    <w:p w14:paraId="70B28530"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 xml:space="preserve">Các Trường Hợp </w:t>
      </w:r>
      <w:r w:rsidRPr="008F3CED">
        <w:rPr>
          <w:rFonts w:ascii="Tahoma" w:eastAsia="Arial" w:hAnsi="Tahoma" w:cs="Tahoma"/>
          <w:b/>
          <w:color w:val="auto"/>
          <w:sz w:val="20"/>
          <w:szCs w:val="20"/>
        </w:rPr>
        <w:t>Chấm</w:t>
      </w:r>
      <w:r w:rsidRPr="003307A5">
        <w:rPr>
          <w:rFonts w:ascii="Tahoma" w:eastAsia="Arial" w:hAnsi="Tahoma" w:cs="Tahoma"/>
          <w:b/>
          <w:color w:val="auto"/>
          <w:sz w:val="20"/>
          <w:szCs w:val="20"/>
        </w:rPr>
        <w:t xml:space="preserve"> Dứt Hợp Đồng</w:t>
      </w:r>
    </w:p>
    <w:p w14:paraId="0BAC8424" w14:textId="77777777" w:rsidR="000374CD" w:rsidRPr="003307A5" w:rsidRDefault="000374CD" w:rsidP="000374CD">
      <w:pPr>
        <w:spacing w:before="120" w:after="120" w:line="276" w:lineRule="auto"/>
        <w:ind w:left="426" w:firstLine="141"/>
        <w:jc w:val="both"/>
        <w:rPr>
          <w:rFonts w:ascii="Tahoma" w:eastAsia="Arial" w:hAnsi="Tahoma" w:cs="Tahoma"/>
          <w:color w:val="auto"/>
          <w:sz w:val="20"/>
          <w:szCs w:val="20"/>
        </w:rPr>
      </w:pPr>
      <w:r w:rsidRPr="003307A5">
        <w:rPr>
          <w:rFonts w:ascii="Tahoma" w:eastAsia="Arial" w:hAnsi="Tahoma" w:cs="Tahoma"/>
          <w:color w:val="auto"/>
          <w:sz w:val="20"/>
          <w:szCs w:val="20"/>
        </w:rPr>
        <w:t>Hợp đồng sẽ được chấm dứt trong các trường hợp sau:</w:t>
      </w:r>
    </w:p>
    <w:p w14:paraId="74561CBC"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Một Bên có nhu cầu chấm dứt Hợp đồng trước thời hạn thì phải thông báo bằng văn bản cho Bên còn lại biết trước </w:t>
      </w:r>
      <w:r w:rsidRPr="003307A5">
        <w:rPr>
          <w:rFonts w:ascii="Tahoma" w:hAnsi="Tahoma" w:cs="Tahoma"/>
          <w:color w:val="auto"/>
          <w:sz w:val="20"/>
        </w:rPr>
        <w:t xml:space="preserve">30 (ba mươi) </w:t>
      </w:r>
      <w:r w:rsidRPr="003307A5">
        <w:rPr>
          <w:rFonts w:ascii="Tahoma" w:eastAsia="Arial" w:hAnsi="Tahoma" w:cs="Tahoma"/>
          <w:color w:val="auto"/>
          <w:sz w:val="20"/>
          <w:szCs w:val="20"/>
        </w:rPr>
        <w:t>ngày.</w:t>
      </w:r>
    </w:p>
    <w:p w14:paraId="26995953"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r w:rsidRPr="003307A5">
        <w:rPr>
          <w:rFonts w:ascii="Tahoma" w:eastAsia="Arial" w:hAnsi="Tahoma" w:cs="Tahoma"/>
          <w:color w:val="auto"/>
          <w:sz w:val="20"/>
          <w:szCs w:val="20"/>
        </w:rPr>
        <w:t>Hợp đồng sẽ được chấm dứt ngay tại thời điểm được thông báo bằng văn bản bởi GHN khi xảy ra một trong các trường hợp sau:</w:t>
      </w:r>
    </w:p>
    <w:p w14:paraId="640496E6"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vi phạm Hợp đồng, </w:t>
      </w:r>
      <w:r w:rsidRPr="003307A5">
        <w:rPr>
          <w:rFonts w:ascii="Tahoma" w:eastAsia="Arial" w:hAnsi="Tahoma" w:cs="Tahoma"/>
          <w:b/>
          <w:color w:val="auto"/>
          <w:sz w:val="20"/>
          <w:szCs w:val="20"/>
        </w:rPr>
        <w:t>Điều khoản Tiêu chuẩn, Điều khoản Sử dụng Dịch vụ</w:t>
      </w:r>
      <w:r w:rsidRPr="003307A5">
        <w:rPr>
          <w:rFonts w:ascii="Tahoma" w:eastAsia="Arial" w:hAnsi="Tahoma" w:cs="Tahoma"/>
          <w:color w:val="auto"/>
          <w:sz w:val="20"/>
          <w:szCs w:val="20"/>
        </w:rPr>
        <w:t xml:space="preserve"> hoặc phụ lục khác tại Hợp đồng này;</w:t>
      </w:r>
    </w:p>
    <w:p w14:paraId="1F1DD5EA" w14:textId="77777777" w:rsidR="000374CD" w:rsidRPr="004F0222"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thuộc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danh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mục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hóa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bị</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cấm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chế</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kinh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doanh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hoặc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thuộc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phạm</w:t>
      </w:r>
      <w:proofErr w:type="spellEnd"/>
      <w:r w:rsidRPr="003307A5">
        <w:rPr>
          <w:rFonts w:ascii="Tahoma" w:hAnsi="Tahoma" w:cs="Tahoma"/>
          <w:sz w:val="20"/>
          <w:lang w:val="it-IT"/>
        </w:rPr>
        <w:t xml:space="preserve"> vi </w:t>
      </w:r>
      <w:proofErr w:type="spellStart"/>
      <w:r w:rsidRPr="003307A5">
        <w:rPr>
          <w:rFonts w:ascii="Tahoma" w:hAnsi="Tahoma" w:cs="Tahoma"/>
          <w:sz w:val="20"/>
          <w:lang w:val="it-IT"/>
        </w:rPr>
        <w:t>vận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chuyển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theo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chính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sách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của</w:t>
      </w:r>
      <w:proofErr w:type="spellEnd"/>
      <w:r w:rsidRPr="003307A5">
        <w:rPr>
          <w:rFonts w:ascii="Tahoma" w:hAnsi="Tahoma" w:cs="Tahoma"/>
          <w:sz w:val="20"/>
          <w:lang w:val="it-IT"/>
        </w:rPr>
        <w:t xml:space="preserve"> GHN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thể</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hiện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tại</w:t>
      </w:r>
      <w:proofErr w:type="spellEnd"/>
      <w:r w:rsidRPr="003307A5">
        <w:rPr>
          <w:rFonts w:ascii="Tahoma" w:hAnsi="Tahoma" w:cs="Tahoma"/>
          <w:sz w:val="20"/>
          <w:lang w:val="it-IT"/>
        </w:rPr>
        <w:t xml:space="preserve"> website </w:t>
      </w:r>
      <w:hyperlink r:id="rId9" w:history="1">
        <w:r w:rsidRPr="003307A5">
          <w:rPr>
            <w:rStyle w:val="Hyperlink"/>
            <w:rFonts w:ascii="Tahoma" w:hAnsi="Tahoma" w:cs="Tahoma"/>
            <w:i/>
            <w:sz w:val="20"/>
          </w:rPr>
          <w:t>https://ghn.vn/</w:t>
        </w:r>
      </w:hyperlink>
      <w:r w:rsidRPr="008F3CED">
        <w:rPr>
          <w:rStyle w:val="Hyperlink"/>
          <w:rFonts w:ascii="Tahoma" w:hAnsi="Tahoma" w:cs="Tahoma"/>
          <w:i/>
          <w:sz w:val="20"/>
        </w:rPr>
        <w:t>.</w:t>
      </w:r>
      <w:r w:rsidRPr="008F3CED">
        <w:rPr>
          <w:rStyle w:val="Hyperlink"/>
          <w:rFonts w:ascii="Tahoma" w:hAnsi="Tahoma" w:cs="Tahoma"/>
          <w:i/>
          <w:color w:val="auto"/>
          <w:sz w:val="20"/>
          <w:u w:val="none"/>
        </w:rPr>
        <w:t xml:space="preserve"> </w:t>
      </w:r>
      <w:r w:rsidRPr="008F3CED">
        <w:rPr>
          <w:rStyle w:val="Hyperlink"/>
          <w:rFonts w:ascii="Tahoma" w:hAnsi="Tahoma" w:cs="Tahoma"/>
          <w:iCs/>
          <w:color w:val="auto"/>
          <w:sz w:val="20"/>
          <w:u w:val="none"/>
        </w:rPr>
        <w:t>GHN, theo toàn quyền quyết định của mình, có quyền sửa đổi, bổ sung các chính sách này vào từng thời kỳ</w:t>
      </w:r>
      <w:r w:rsidRPr="004F0222">
        <w:rPr>
          <w:rStyle w:val="Hyperlink"/>
          <w:rFonts w:ascii="Tahoma" w:hAnsi="Tahoma" w:cs="Tahoma"/>
          <w:color w:val="auto"/>
          <w:sz w:val="20"/>
          <w:u w:val="none"/>
          <w:lang w:val="it-IT"/>
        </w:rPr>
        <w:t>;</w:t>
      </w:r>
    </w:p>
    <w:p w14:paraId="56A43C1C"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Khách hàng bị giải thể, phá sản theo quyết định của cơ quan có thẩm quyền;</w:t>
      </w:r>
    </w:p>
    <w:p w14:paraId="75A2F0A9"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GHN nhận được khiếu nại từ Người dùng về việc Khách hàng có dấu hiệu không trung thực trong quá trình cung cấp </w:t>
      </w:r>
      <w:r w:rsidRPr="008F3CED">
        <w:rPr>
          <w:rFonts w:ascii="Tahoma" w:eastAsia="Arial" w:hAnsi="Tahoma" w:cs="Tahoma"/>
          <w:color w:val="auto"/>
          <w:sz w:val="20"/>
          <w:szCs w:val="20"/>
        </w:rPr>
        <w:t>Bưu gửi</w:t>
      </w:r>
      <w:r w:rsidRPr="003307A5">
        <w:rPr>
          <w:rFonts w:ascii="Tahoma" w:eastAsia="Arial" w:hAnsi="Tahoma" w:cs="Tahoma"/>
          <w:color w:val="auto"/>
          <w:sz w:val="20"/>
          <w:szCs w:val="20"/>
        </w:rPr>
        <w:t xml:space="preserve">, hoặc chất lượng </w:t>
      </w:r>
      <w:r w:rsidRPr="008F3CED">
        <w:rPr>
          <w:rFonts w:ascii="Tahoma" w:eastAsia="Arial" w:hAnsi="Tahoma" w:cs="Tahoma"/>
          <w:color w:val="auto"/>
          <w:sz w:val="20"/>
          <w:szCs w:val="20"/>
        </w:rPr>
        <w:t>Bưu gửi</w:t>
      </w:r>
      <w:r w:rsidRPr="003307A5">
        <w:rPr>
          <w:rFonts w:ascii="Tahoma" w:eastAsia="Arial" w:hAnsi="Tahoma" w:cs="Tahoma"/>
          <w:color w:val="auto"/>
          <w:sz w:val="20"/>
          <w:szCs w:val="20"/>
        </w:rPr>
        <w:t xml:space="preserve"> không đạt yêu cầu; </w:t>
      </w:r>
    </w:p>
    <w:p w14:paraId="06F77238" w14:textId="1E7193B6"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tự ý sử dụng </w:t>
      </w:r>
      <w:r w:rsidRPr="008F3CED">
        <w:rPr>
          <w:rFonts w:ascii="Tahoma" w:eastAsia="Arial" w:hAnsi="Tahoma" w:cs="Tahoma"/>
          <w:color w:val="auto"/>
          <w:sz w:val="20"/>
          <w:szCs w:val="20"/>
        </w:rPr>
        <w:t xml:space="preserve">hình ảnh, </w:t>
      </w:r>
      <w:r w:rsidRPr="003307A5">
        <w:rPr>
          <w:rFonts w:ascii="Tahoma" w:eastAsia="Arial" w:hAnsi="Tahoma" w:cs="Tahoma"/>
          <w:color w:val="auto"/>
          <w:sz w:val="20"/>
          <w:szCs w:val="20"/>
        </w:rPr>
        <w:t xml:space="preserve">thương hiệu </w:t>
      </w:r>
      <w:r w:rsidRPr="008F3CED">
        <w:rPr>
          <w:rFonts w:ascii="Tahoma" w:eastAsia="Arial" w:hAnsi="Tahoma" w:cs="Tahoma"/>
          <w:color w:val="auto"/>
          <w:sz w:val="20"/>
          <w:szCs w:val="20"/>
        </w:rPr>
        <w:t>hoặc bất kỳ tài sản trí tu</w:t>
      </w:r>
      <w:r w:rsidR="0087087B" w:rsidRPr="008F3CED">
        <w:rPr>
          <w:rFonts w:ascii="Tahoma" w:eastAsia="Arial" w:hAnsi="Tahoma" w:cs="Tahoma"/>
          <w:color w:val="auto"/>
          <w:sz w:val="20"/>
          <w:szCs w:val="20"/>
        </w:rPr>
        <w:t>ệ</w:t>
      </w:r>
      <w:r w:rsidRPr="008F3CED">
        <w:rPr>
          <w:rFonts w:ascii="Tahoma" w:eastAsia="Arial" w:hAnsi="Tahoma" w:cs="Tahoma"/>
          <w:color w:val="auto"/>
          <w:sz w:val="20"/>
          <w:szCs w:val="20"/>
        </w:rPr>
        <w:t xml:space="preserve"> khác </w:t>
      </w:r>
      <w:r w:rsidRPr="003307A5">
        <w:rPr>
          <w:rFonts w:ascii="Tahoma" w:eastAsia="Arial" w:hAnsi="Tahoma" w:cs="Tahoma"/>
          <w:color w:val="auto"/>
          <w:sz w:val="20"/>
          <w:szCs w:val="20"/>
        </w:rPr>
        <w:t>của GHN</w:t>
      </w:r>
      <w:r w:rsidRPr="008F3CED">
        <w:rPr>
          <w:rFonts w:ascii="Tahoma" w:eastAsia="Arial" w:hAnsi="Tahoma" w:cs="Tahoma"/>
          <w:color w:val="auto"/>
          <w:sz w:val="20"/>
          <w:szCs w:val="20"/>
        </w:rPr>
        <w:t xml:space="preserve"> hoặc</w:t>
      </w:r>
      <w:r w:rsidRPr="003307A5">
        <w:rPr>
          <w:rFonts w:ascii="Tahoma" w:eastAsia="Arial" w:hAnsi="Tahoma" w:cs="Tahoma"/>
          <w:color w:val="auto"/>
          <w:sz w:val="20"/>
          <w:szCs w:val="20"/>
        </w:rPr>
        <w:t xml:space="preserve"> </w:t>
      </w:r>
      <w:r w:rsidRPr="008F3CED">
        <w:rPr>
          <w:rFonts w:ascii="Tahoma" w:eastAsia="Arial" w:hAnsi="Tahoma" w:cs="Tahoma"/>
          <w:color w:val="auto"/>
          <w:sz w:val="20"/>
          <w:szCs w:val="20"/>
        </w:rPr>
        <w:t xml:space="preserve">của SCommerce </w:t>
      </w:r>
      <w:r w:rsidRPr="003307A5">
        <w:rPr>
          <w:rFonts w:ascii="Tahoma" w:eastAsia="Arial" w:hAnsi="Tahoma" w:cs="Tahoma"/>
          <w:color w:val="auto"/>
          <w:sz w:val="20"/>
          <w:szCs w:val="20"/>
        </w:rPr>
        <w:t>mà không có sự đồng ý bằng văn bản của GHN;</w:t>
      </w:r>
    </w:p>
    <w:p w14:paraId="5DE57455"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Bằng phương thức nào đó, Khách hàng có hành vi hoặc dấu hiệu đã thực hiện việc bôi nhọ, xúc phạm hoặc có hành vi làm ảnh hưởng đến hình ảnh, uy tín, danh dự của GHN</w:t>
      </w:r>
      <w:r w:rsidRPr="008F3CED">
        <w:rPr>
          <w:rFonts w:ascii="Tahoma" w:eastAsia="Arial" w:hAnsi="Tahoma" w:cs="Tahoma"/>
          <w:color w:val="auto"/>
          <w:sz w:val="20"/>
          <w:szCs w:val="20"/>
        </w:rPr>
        <w:t xml:space="preserve"> hoặc của SCommerce</w:t>
      </w:r>
      <w:r w:rsidRPr="003307A5">
        <w:rPr>
          <w:rFonts w:ascii="Tahoma" w:eastAsia="Arial" w:hAnsi="Tahoma" w:cs="Tahoma"/>
          <w:color w:val="auto"/>
          <w:sz w:val="20"/>
          <w:szCs w:val="20"/>
        </w:rPr>
        <w:t>;</w:t>
      </w:r>
    </w:p>
    <w:p w14:paraId="46ACBE3D" w14:textId="063C74D4" w:rsidR="000374CD"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8F3CED">
        <w:rPr>
          <w:rFonts w:ascii="Tahoma" w:eastAsia="Arial" w:hAnsi="Tahoma" w:cs="Tahoma"/>
          <w:color w:val="auto"/>
          <w:sz w:val="20"/>
          <w:szCs w:val="20"/>
        </w:rPr>
        <w:t xml:space="preserve">Các thông tin, tài liệu do Khách hàng cung cấp cho GHN là không đầy đủ, không chính xác hoặc có dấu hiệu vi phạm các quy định của pháp luật (bất kể thông tin, tài liệu đó được cung cấp </w:t>
      </w:r>
      <w:r w:rsidRPr="003307A5">
        <w:rPr>
          <w:rFonts w:ascii="Tahoma" w:eastAsia="Arial" w:hAnsi="Tahoma" w:cs="Tahoma"/>
          <w:color w:val="auto"/>
          <w:sz w:val="20"/>
          <w:szCs w:val="20"/>
        </w:rPr>
        <w:t xml:space="preserve">trực tiếp cho GHN hoặc cung cấp thông </w:t>
      </w:r>
      <w:r w:rsidRPr="008F3CED">
        <w:rPr>
          <w:rFonts w:ascii="Tahoma" w:eastAsia="Arial" w:hAnsi="Tahoma" w:cs="Tahoma"/>
          <w:color w:val="auto"/>
          <w:sz w:val="20"/>
          <w:szCs w:val="20"/>
        </w:rPr>
        <w:t>qua</w:t>
      </w:r>
      <w:r w:rsidR="004928CC" w:rsidRPr="008F3CED">
        <w:rPr>
          <w:rFonts w:ascii="Tahoma" w:eastAsia="Arial" w:hAnsi="Tahoma" w:cs="Tahoma"/>
          <w:color w:val="auto"/>
          <w:sz w:val="20"/>
          <w:szCs w:val="20"/>
        </w:rPr>
        <w:t xml:space="preserve"> </w:t>
      </w:r>
      <w:r w:rsidRPr="003307A5">
        <w:rPr>
          <w:rFonts w:ascii="Tahoma" w:eastAsia="Arial" w:hAnsi="Tahoma" w:cs="Tahoma"/>
          <w:color w:val="auto"/>
          <w:sz w:val="20"/>
          <w:szCs w:val="20"/>
        </w:rPr>
        <w:t>Hệ thống GHN</w:t>
      </w:r>
      <w:r w:rsidR="0087087B" w:rsidRPr="008F3CED">
        <w:rPr>
          <w:rFonts w:ascii="Tahoma" w:eastAsia="Arial" w:hAnsi="Tahoma" w:cs="Tahoma"/>
          <w:color w:val="auto"/>
          <w:sz w:val="20"/>
          <w:szCs w:val="20"/>
        </w:rPr>
        <w:t>)</w:t>
      </w:r>
      <w:r w:rsidRPr="003307A5">
        <w:rPr>
          <w:rFonts w:ascii="Tahoma" w:eastAsia="Arial" w:hAnsi="Tahoma" w:cs="Tahoma"/>
          <w:color w:val="auto"/>
          <w:sz w:val="20"/>
          <w:szCs w:val="20"/>
        </w:rPr>
        <w:t>;</w:t>
      </w:r>
    </w:p>
    <w:p w14:paraId="6D4ED841" w14:textId="5A3C2F35" w:rsidR="004F0222" w:rsidRPr="003307A5" w:rsidRDefault="004F0222"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8F3CED">
        <w:rPr>
          <w:rFonts w:ascii="Tahoma" w:eastAsia="Arial" w:hAnsi="Tahoma" w:cs="Tahoma"/>
          <w:color w:val="auto"/>
          <w:sz w:val="20"/>
          <w:szCs w:val="20"/>
        </w:rPr>
        <w:t xml:space="preserve">Khách hàng có tỷ lệ Bưu gửi bị hoàn trả từ </w:t>
      </w:r>
      <w:r w:rsidR="00CF7CB6">
        <w:rPr>
          <w:rFonts w:ascii="Tahoma" w:eastAsia="Arial" w:hAnsi="Tahoma" w:cs="Tahoma"/>
          <w:color w:val="auto"/>
          <w:sz w:val="20"/>
          <w:szCs w:val="20"/>
        </w:rPr>
        <w:t>35</w:t>
      </w:r>
      <w:r w:rsidRPr="008F3CED">
        <w:rPr>
          <w:rFonts w:ascii="Tahoma" w:eastAsia="Arial" w:hAnsi="Tahoma" w:cs="Tahoma"/>
          <w:color w:val="auto"/>
          <w:sz w:val="20"/>
          <w:szCs w:val="20"/>
        </w:rPr>
        <w:t>% (</w:t>
      </w:r>
      <w:r w:rsidR="0087087B" w:rsidRPr="008F3CED">
        <w:rPr>
          <w:rFonts w:ascii="Tahoma" w:eastAsia="Arial" w:hAnsi="Tahoma" w:cs="Tahoma"/>
          <w:color w:val="auto"/>
          <w:sz w:val="20"/>
          <w:szCs w:val="20"/>
        </w:rPr>
        <w:t>b</w:t>
      </w:r>
      <w:r w:rsidR="00CF7CB6">
        <w:rPr>
          <w:rFonts w:ascii="Tahoma" w:eastAsia="Arial" w:hAnsi="Tahoma" w:cs="Tahoma"/>
          <w:color w:val="auto"/>
          <w:sz w:val="20"/>
          <w:szCs w:val="20"/>
        </w:rPr>
        <w:t>a mươi lăm</w:t>
      </w:r>
      <w:r w:rsidRPr="008F3CED">
        <w:rPr>
          <w:rFonts w:ascii="Tahoma" w:eastAsia="Arial" w:hAnsi="Tahoma" w:cs="Tahoma"/>
          <w:color w:val="auto"/>
          <w:sz w:val="20"/>
          <w:szCs w:val="20"/>
        </w:rPr>
        <w:t xml:space="preserve"> phần trăm) trở lên trong 0</w:t>
      </w:r>
      <w:r w:rsidR="00CF7CB6">
        <w:rPr>
          <w:rFonts w:ascii="Tahoma" w:eastAsia="Arial" w:hAnsi="Tahoma" w:cs="Tahoma"/>
          <w:color w:val="auto"/>
          <w:sz w:val="20"/>
          <w:szCs w:val="20"/>
        </w:rPr>
        <w:t>3</w:t>
      </w:r>
      <w:r w:rsidRPr="008F3CED">
        <w:rPr>
          <w:rFonts w:ascii="Tahoma" w:eastAsia="Arial" w:hAnsi="Tahoma" w:cs="Tahoma"/>
          <w:color w:val="auto"/>
          <w:sz w:val="20"/>
          <w:szCs w:val="20"/>
        </w:rPr>
        <w:t xml:space="preserve"> (b</w:t>
      </w:r>
      <w:r w:rsidR="00CF7CB6">
        <w:rPr>
          <w:rFonts w:ascii="Tahoma" w:eastAsia="Arial" w:hAnsi="Tahoma" w:cs="Tahoma"/>
          <w:color w:val="auto"/>
          <w:sz w:val="20"/>
          <w:szCs w:val="20"/>
        </w:rPr>
        <w:t>a</w:t>
      </w:r>
      <w:r w:rsidRPr="008F3CED">
        <w:rPr>
          <w:rFonts w:ascii="Tahoma" w:eastAsia="Arial" w:hAnsi="Tahoma" w:cs="Tahoma"/>
          <w:color w:val="auto"/>
          <w:sz w:val="20"/>
          <w:szCs w:val="20"/>
        </w:rPr>
        <w:t>) tuần liên tiếp; hoặc</w:t>
      </w:r>
    </w:p>
    <w:p w14:paraId="6C0B106F" w14:textId="77777777" w:rsidR="000374CD" w:rsidRPr="003307A5" w:rsidRDefault="000374CD" w:rsidP="00E54C45">
      <w:pPr>
        <w:numPr>
          <w:ilvl w:val="0"/>
          <w:numId w:val="26"/>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Khách hàng vi phạm pháp luật</w:t>
      </w:r>
      <w:r w:rsidRPr="008F3CED">
        <w:rPr>
          <w:rFonts w:ascii="Tahoma" w:eastAsia="Arial" w:hAnsi="Tahoma" w:cs="Tahoma"/>
          <w:color w:val="auto"/>
          <w:sz w:val="20"/>
          <w:szCs w:val="20"/>
        </w:rPr>
        <w:t xml:space="preserve"> hoặc vi phạm Hợp đồng</w:t>
      </w:r>
      <w:r w:rsidRPr="003307A5">
        <w:rPr>
          <w:rFonts w:ascii="Tahoma" w:eastAsia="Arial" w:hAnsi="Tahoma" w:cs="Tahoma"/>
          <w:color w:val="auto"/>
          <w:sz w:val="20"/>
          <w:szCs w:val="20"/>
        </w:rPr>
        <w:t>.</w:t>
      </w:r>
    </w:p>
    <w:p w14:paraId="7F827033" w14:textId="77777777" w:rsidR="000374CD" w:rsidRPr="003307A5" w:rsidRDefault="000374CD" w:rsidP="000374CD">
      <w:pPr>
        <w:spacing w:before="120" w:after="120" w:line="276" w:lineRule="auto"/>
        <w:ind w:left="426"/>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Khi Hợp đồng này chấm dứt thì đồng nghĩa với việc </w:t>
      </w:r>
      <w:r w:rsidRPr="008F3CED">
        <w:rPr>
          <w:rFonts w:ascii="Tahoma" w:eastAsia="Arial" w:hAnsi="Tahoma" w:cs="Tahoma"/>
          <w:color w:val="auto"/>
          <w:sz w:val="20"/>
          <w:szCs w:val="20"/>
        </w:rPr>
        <w:t xml:space="preserve">chấm dứt </w:t>
      </w:r>
      <w:r w:rsidRPr="003307A5">
        <w:rPr>
          <w:rFonts w:ascii="Tahoma" w:eastAsia="Arial" w:hAnsi="Tahoma" w:cs="Tahoma"/>
          <w:color w:val="auto"/>
          <w:sz w:val="20"/>
          <w:szCs w:val="20"/>
        </w:rPr>
        <w:t xml:space="preserve">các văn bản có liên quan đến Hợp đồng – bao gồm nhưng không giới hạn </w:t>
      </w:r>
      <w:r w:rsidRPr="003307A5">
        <w:rPr>
          <w:rFonts w:ascii="Tahoma" w:eastAsia="Arial" w:hAnsi="Tahoma" w:cs="Tahoma"/>
          <w:b/>
          <w:color w:val="auto"/>
          <w:sz w:val="20"/>
          <w:szCs w:val="20"/>
        </w:rPr>
        <w:t>Điều khoản Tiêu chuẩn</w:t>
      </w:r>
      <w:r w:rsidRPr="003307A5">
        <w:rPr>
          <w:rFonts w:ascii="Tahoma" w:eastAsia="Arial" w:hAnsi="Tahoma" w:cs="Tahoma"/>
          <w:color w:val="auto"/>
          <w:sz w:val="20"/>
          <w:szCs w:val="20"/>
        </w:rPr>
        <w:t xml:space="preserve">, </w:t>
      </w:r>
      <w:r w:rsidRPr="008F3CED">
        <w:rPr>
          <w:rFonts w:ascii="Tahoma" w:eastAsia="Arial" w:hAnsi="Tahoma" w:cs="Tahoma"/>
          <w:b/>
          <w:color w:val="auto"/>
          <w:sz w:val="20"/>
          <w:szCs w:val="20"/>
        </w:rPr>
        <w:t>Điều khoản Sử dụng Dịch vụ</w:t>
      </w:r>
      <w:r w:rsidRPr="008F3CED">
        <w:rPr>
          <w:rFonts w:ascii="Tahoma" w:eastAsia="Arial" w:hAnsi="Tahoma" w:cs="Tahoma"/>
          <w:color w:val="auto"/>
          <w:sz w:val="20"/>
          <w:szCs w:val="20"/>
        </w:rPr>
        <w:t xml:space="preserve">, </w:t>
      </w:r>
      <w:r w:rsidRPr="003307A5">
        <w:rPr>
          <w:rFonts w:ascii="Tahoma" w:eastAsia="Arial" w:hAnsi="Tahoma" w:cs="Tahoma"/>
          <w:color w:val="auto"/>
          <w:sz w:val="20"/>
          <w:szCs w:val="20"/>
        </w:rPr>
        <w:t>Chính sách GHN và các phụ lục, thỏa thuận khác (nếu có).</w:t>
      </w:r>
    </w:p>
    <w:p w14:paraId="4A175AB9" w14:textId="77777777" w:rsidR="000374CD" w:rsidRPr="003307A5" w:rsidRDefault="000374CD" w:rsidP="00E54C45">
      <w:pPr>
        <w:numPr>
          <w:ilvl w:val="0"/>
          <w:numId w:val="25"/>
        </w:numPr>
        <w:spacing w:before="120" w:after="120" w:line="276" w:lineRule="auto"/>
        <w:ind w:left="1134" w:hanging="567"/>
        <w:jc w:val="both"/>
        <w:rPr>
          <w:rFonts w:ascii="Tahoma" w:eastAsia="Arial" w:hAnsi="Tahoma" w:cs="Tahoma"/>
          <w:color w:val="auto"/>
          <w:sz w:val="20"/>
          <w:szCs w:val="20"/>
        </w:rPr>
      </w:pPr>
      <w:proofErr w:type="spellStart"/>
      <w:r w:rsidRPr="003307A5">
        <w:rPr>
          <w:rFonts w:ascii="Tahoma" w:eastAsia="Arial" w:hAnsi="Tahoma" w:cs="Tahoma"/>
          <w:color w:val="auto"/>
          <w:sz w:val="20"/>
          <w:szCs w:val="20"/>
          <w:lang w:val="en-US"/>
        </w:rPr>
        <w:t>Để</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rõ</w:t>
      </w:r>
      <w:proofErr w:type="spellEnd"/>
      <w:r w:rsidRPr="003307A5">
        <w:rPr>
          <w:rFonts w:ascii="Tahoma" w:eastAsia="Arial" w:hAnsi="Tahoma" w:cs="Tahoma"/>
          <w:color w:val="auto"/>
          <w:sz w:val="20"/>
          <w:szCs w:val="20"/>
          <w:lang w:val="en-US"/>
        </w:rPr>
        <w:t xml:space="preserve">, </w:t>
      </w:r>
    </w:p>
    <w:p w14:paraId="7D005155" w14:textId="77777777" w:rsidR="000374CD" w:rsidRPr="003307A5" w:rsidRDefault="000374CD" w:rsidP="000374CD">
      <w:pPr>
        <w:numPr>
          <w:ilvl w:val="1"/>
          <w:numId w:val="3"/>
        </w:numPr>
        <w:spacing w:before="120" w:after="120" w:line="276" w:lineRule="auto"/>
        <w:ind w:left="1701" w:hanging="555"/>
        <w:jc w:val="both"/>
        <w:rPr>
          <w:rFonts w:ascii="Tahoma" w:eastAsia="Arial" w:hAnsi="Tahoma" w:cs="Tahoma"/>
          <w:color w:val="auto"/>
          <w:sz w:val="20"/>
          <w:szCs w:val="20"/>
        </w:rPr>
      </w:pPr>
      <w:r w:rsidRPr="008F3CED">
        <w:rPr>
          <w:rFonts w:ascii="Tahoma" w:eastAsia="Arial" w:hAnsi="Tahoma" w:cs="Tahoma"/>
          <w:color w:val="auto"/>
          <w:sz w:val="20"/>
          <w:szCs w:val="20"/>
        </w:rPr>
        <w:t>Việc Hợp đồng chấm dứt trước hạn trong các trường hợp quy định tại Mục 8.1 và 8.2 trên sẽ không ảnh hưởng đến các quyền và biện pháp chế tài khác mà một Bên được quyền áp dụng theo các quy định trong Hợp đồng này; và</w:t>
      </w:r>
    </w:p>
    <w:p w14:paraId="103D19D3" w14:textId="77777777" w:rsidR="000374CD" w:rsidRPr="003307A5" w:rsidRDefault="000374CD" w:rsidP="000374CD">
      <w:pPr>
        <w:numPr>
          <w:ilvl w:val="1"/>
          <w:numId w:val="3"/>
        </w:numPr>
        <w:spacing w:before="120" w:after="120" w:line="276" w:lineRule="auto"/>
        <w:ind w:left="1701" w:hanging="555"/>
        <w:jc w:val="both"/>
        <w:rPr>
          <w:rFonts w:ascii="Tahoma" w:eastAsia="Arial" w:hAnsi="Tahoma" w:cs="Tahoma"/>
          <w:color w:val="auto"/>
          <w:sz w:val="20"/>
          <w:szCs w:val="20"/>
        </w:rPr>
      </w:pPr>
      <w:r w:rsidRPr="008F3CED">
        <w:rPr>
          <w:rFonts w:ascii="Tahoma" w:eastAsia="Arial" w:hAnsi="Tahoma" w:cs="Tahoma"/>
          <w:color w:val="auto"/>
          <w:sz w:val="20"/>
          <w:szCs w:val="20"/>
        </w:rPr>
        <w:t xml:space="preserve">Các quy định về Sở Hữu Trí Tuệ (Mục 3), Không Lôi Kéo (Mục 4), Bảo Mật Thông Tin (Mục 5), và Điều Khoản Cam Kết Chống Hối Lộ (Mục 7) tại Điều khoản Tiêu chuẩn này vẫn giữ nguyên hiệu lực và giá trị thực hiện. </w:t>
      </w:r>
    </w:p>
    <w:p w14:paraId="13147584"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Cam Kết Và Bảo Đảm Của Khách Hàng</w:t>
      </w:r>
    </w:p>
    <w:p w14:paraId="12ED15D5" w14:textId="77777777" w:rsidR="000374CD" w:rsidRPr="003307A5" w:rsidRDefault="000374CD" w:rsidP="00E54C45">
      <w:pPr>
        <w:numPr>
          <w:ilvl w:val="0"/>
          <w:numId w:val="27"/>
        </w:numPr>
        <w:spacing w:before="120" w:after="120" w:line="276" w:lineRule="auto"/>
        <w:ind w:left="1134" w:hanging="567"/>
        <w:jc w:val="both"/>
        <w:rPr>
          <w:rFonts w:ascii="Tahoma" w:eastAsia="Arial" w:hAnsi="Tahoma" w:cs="Tahoma"/>
          <w:b/>
          <w:color w:val="auto"/>
          <w:sz w:val="20"/>
          <w:szCs w:val="20"/>
        </w:rPr>
      </w:pPr>
      <w:r w:rsidRPr="003307A5">
        <w:rPr>
          <w:rFonts w:ascii="Tahoma" w:hAnsi="Tahoma" w:cs="Tahoma"/>
          <w:b/>
          <w:color w:val="auto"/>
          <w:sz w:val="20"/>
        </w:rPr>
        <w:t>Khách hàng theo đây cam đoan và bảo đảm với GHN như sau:</w:t>
      </w:r>
    </w:p>
    <w:p w14:paraId="2C6B4DCB"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Có toàn quyền và thẩm quyền, </w:t>
      </w:r>
      <w:r w:rsidRPr="008F3CED">
        <w:rPr>
          <w:rFonts w:ascii="Tahoma" w:eastAsia="Arial" w:hAnsi="Tahoma" w:cs="Tahoma"/>
          <w:color w:val="auto"/>
          <w:sz w:val="20"/>
          <w:szCs w:val="20"/>
        </w:rPr>
        <w:t>và đã có được tất cả các chấp thuận và phê duyệt nội bộ cần thiết theo quy định để ký kết</w:t>
      </w:r>
      <w:r w:rsidRPr="003307A5">
        <w:rPr>
          <w:rFonts w:ascii="Tahoma" w:eastAsia="Arial" w:hAnsi="Tahoma" w:cs="Tahoma"/>
          <w:color w:val="auto"/>
          <w:sz w:val="20"/>
          <w:szCs w:val="20"/>
        </w:rPr>
        <w:t>, thi hành và thực hiện Hợp đồng này;</w:t>
      </w:r>
    </w:p>
    <w:p w14:paraId="2B942E2D"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Hợp đồng này và các văn bản liên quan cấu thành các nghĩa vụ hợp pháp</w:t>
      </w:r>
      <w:r w:rsidRPr="008F3CED">
        <w:rPr>
          <w:rFonts w:ascii="Tahoma" w:eastAsia="Arial" w:hAnsi="Tahoma" w:cs="Tahoma"/>
          <w:color w:val="auto"/>
          <w:sz w:val="20"/>
          <w:szCs w:val="20"/>
        </w:rPr>
        <w:t xml:space="preserve"> có giá trị</w:t>
      </w:r>
      <w:r w:rsidRPr="003307A5">
        <w:rPr>
          <w:rFonts w:ascii="Tahoma" w:eastAsia="Arial" w:hAnsi="Tahoma" w:cs="Tahoma"/>
          <w:color w:val="auto"/>
          <w:sz w:val="20"/>
          <w:szCs w:val="20"/>
        </w:rPr>
        <w:t xml:space="preserve"> ràng buộc đối với Khách hàng;</w:t>
      </w:r>
    </w:p>
    <w:p w14:paraId="6EBC4E7C" w14:textId="77777777" w:rsidR="000374CD" w:rsidRPr="003307A5" w:rsidRDefault="000374CD" w:rsidP="00E54C45">
      <w:pPr>
        <w:widowControl w:val="0"/>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Không có kiện cáo, tranh chấp hay các thủ tục pháp lý nào đang bị trì hoãn hay đe doạ</w:t>
      </w:r>
      <w:r w:rsidRPr="008F3CED">
        <w:rPr>
          <w:rFonts w:ascii="Tahoma" w:eastAsia="Arial" w:hAnsi="Tahoma" w:cs="Tahoma"/>
          <w:color w:val="auto"/>
          <w:sz w:val="20"/>
          <w:szCs w:val="20"/>
        </w:rPr>
        <w:t>,</w:t>
      </w:r>
      <w:r w:rsidRPr="003307A5">
        <w:rPr>
          <w:rFonts w:ascii="Tahoma" w:eastAsia="Arial" w:hAnsi="Tahoma" w:cs="Tahoma"/>
          <w:color w:val="auto"/>
          <w:sz w:val="20"/>
          <w:szCs w:val="20"/>
        </w:rPr>
        <w:t xml:space="preserve"> chống lại khả năng thực hiện Hợp đồng này</w:t>
      </w:r>
      <w:r w:rsidRPr="008F3CED">
        <w:rPr>
          <w:rFonts w:ascii="Tahoma" w:eastAsia="Arial" w:hAnsi="Tahoma" w:cs="Tahoma"/>
          <w:color w:val="auto"/>
          <w:sz w:val="20"/>
          <w:szCs w:val="20"/>
        </w:rPr>
        <w:t xml:space="preserve"> của Khách hàng</w:t>
      </w:r>
      <w:r w:rsidRPr="003307A5">
        <w:rPr>
          <w:rFonts w:ascii="Tahoma" w:eastAsia="Arial" w:hAnsi="Tahoma" w:cs="Tahoma"/>
          <w:color w:val="auto"/>
          <w:sz w:val="20"/>
          <w:szCs w:val="20"/>
        </w:rPr>
        <w:t xml:space="preserve">; </w:t>
      </w:r>
    </w:p>
    <w:p w14:paraId="491BD898" w14:textId="77777777" w:rsidR="000374CD" w:rsidRPr="003307A5" w:rsidRDefault="000374CD" w:rsidP="00E54C45">
      <w:pPr>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Khách hàng có nghĩa vụ cung cấp cho GHN bản sao </w:t>
      </w:r>
      <w:r w:rsidRPr="008F3CED">
        <w:rPr>
          <w:rFonts w:ascii="Tahoma" w:eastAsia="Arial" w:hAnsi="Tahoma" w:cs="Tahoma"/>
          <w:color w:val="auto"/>
          <w:sz w:val="20"/>
          <w:szCs w:val="20"/>
        </w:rPr>
        <w:t>hợp lệ</w:t>
      </w:r>
      <w:r w:rsidRPr="003307A5">
        <w:rPr>
          <w:rFonts w:ascii="Tahoma" w:eastAsia="Arial" w:hAnsi="Tahoma" w:cs="Tahoma"/>
          <w:color w:val="auto"/>
          <w:sz w:val="20"/>
          <w:szCs w:val="20"/>
        </w:rPr>
        <w:t xml:space="preserve">, chính xác và đầy đủ </w:t>
      </w:r>
      <w:r w:rsidRPr="008F3CED">
        <w:rPr>
          <w:rFonts w:ascii="Tahoma" w:eastAsia="Arial" w:hAnsi="Tahoma" w:cs="Tahoma"/>
          <w:color w:val="auto"/>
          <w:sz w:val="20"/>
          <w:szCs w:val="20"/>
        </w:rPr>
        <w:t xml:space="preserve">của </w:t>
      </w:r>
      <w:r w:rsidRPr="003307A5">
        <w:rPr>
          <w:rFonts w:ascii="Tahoma" w:eastAsia="Arial" w:hAnsi="Tahoma" w:cs="Tahoma"/>
          <w:color w:val="auto"/>
          <w:sz w:val="20"/>
          <w:szCs w:val="20"/>
        </w:rPr>
        <w:t>tất cả các tài liệu</w:t>
      </w:r>
      <w:r w:rsidRPr="008F3CED">
        <w:rPr>
          <w:rFonts w:ascii="Tahoma" w:eastAsia="Arial" w:hAnsi="Tahoma" w:cs="Tahoma"/>
          <w:color w:val="auto"/>
          <w:sz w:val="20"/>
          <w:szCs w:val="20"/>
        </w:rPr>
        <w:t xml:space="preserve"> cần thiết theo yêu cầu của GHN để GHN cung cấp và thực hiện Dịch vụ theo Hợp đồng này</w:t>
      </w:r>
      <w:r w:rsidRPr="003307A5">
        <w:rPr>
          <w:rFonts w:ascii="Tahoma" w:eastAsia="Arial" w:hAnsi="Tahoma" w:cs="Tahoma"/>
          <w:color w:val="auto"/>
          <w:sz w:val="20"/>
          <w:szCs w:val="20"/>
        </w:rPr>
        <w:t>; và</w:t>
      </w:r>
    </w:p>
    <w:p w14:paraId="4C510846" w14:textId="77777777" w:rsidR="000374CD" w:rsidRPr="003307A5" w:rsidRDefault="000374CD" w:rsidP="00E54C45">
      <w:pPr>
        <w:numPr>
          <w:ilvl w:val="0"/>
          <w:numId w:val="28"/>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Chịu trách nhiệm trước pháp luật về các cam đoan trên.</w:t>
      </w:r>
    </w:p>
    <w:p w14:paraId="5BB74317" w14:textId="77777777" w:rsidR="000374CD" w:rsidRPr="003307A5" w:rsidRDefault="000374CD" w:rsidP="00E54C45">
      <w:pPr>
        <w:numPr>
          <w:ilvl w:val="0"/>
          <w:numId w:val="27"/>
        </w:numPr>
        <w:spacing w:before="120" w:after="120" w:line="276" w:lineRule="auto"/>
        <w:ind w:left="1134" w:hanging="567"/>
        <w:jc w:val="both"/>
        <w:rPr>
          <w:rFonts w:ascii="Tahoma" w:hAnsi="Tahoma" w:cs="Tahoma"/>
          <w:b/>
          <w:color w:val="auto"/>
          <w:sz w:val="20"/>
        </w:rPr>
      </w:pPr>
      <w:r w:rsidRPr="003307A5">
        <w:rPr>
          <w:rFonts w:ascii="Tahoma" w:hAnsi="Tahoma" w:cs="Tahoma"/>
          <w:b/>
          <w:color w:val="auto"/>
          <w:sz w:val="20"/>
        </w:rPr>
        <w:t>Khách hàng cam kết sẽ:</w:t>
      </w:r>
    </w:p>
    <w:p w14:paraId="2095A525"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Đảm bảo các cam kết sẽ được thực hiện đúng theo Hợp đồng, Điều khoản Tiêu chuẩn, Điều khoản Sử dụng Dịch vụ và các phụ lục liên quan đính kèm Hợp đồng này, cũng như các chính sách của GHN tại từng thời điểm; </w:t>
      </w:r>
    </w:p>
    <w:p w14:paraId="27ED437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Khi được yêu cầu, sẽ nhanh chóng ký kết các tài liệu cần thiết khác và thực hiện các hành động cần thiết hay quan trọng để thực hiện Hợp đồng này;</w:t>
      </w:r>
    </w:p>
    <w:p w14:paraId="54425A4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w:t>
      </w:r>
      <w:r w:rsidRPr="008F3CED">
        <w:rPr>
          <w:rFonts w:ascii="Tahoma" w:eastAsia="Arial" w:hAnsi="Tahoma" w:cs="Tahoma"/>
          <w:color w:val="auto"/>
          <w:sz w:val="20"/>
          <w:szCs w:val="20"/>
        </w:rPr>
        <w:t xml:space="preserve">chuyển nhượng, </w:t>
      </w:r>
      <w:r w:rsidRPr="003307A5">
        <w:rPr>
          <w:rFonts w:ascii="Tahoma" w:eastAsia="Arial" w:hAnsi="Tahoma" w:cs="Tahoma"/>
          <w:color w:val="auto"/>
          <w:sz w:val="20"/>
          <w:szCs w:val="20"/>
        </w:rPr>
        <w:t xml:space="preserve">chuyển giao cho bên thứ ba </w:t>
      </w:r>
      <w:r w:rsidRPr="008F3CED">
        <w:rPr>
          <w:rFonts w:ascii="Tahoma" w:eastAsia="Arial" w:hAnsi="Tahoma" w:cs="Tahoma"/>
          <w:color w:val="auto"/>
          <w:sz w:val="20"/>
          <w:szCs w:val="20"/>
        </w:rPr>
        <w:t xml:space="preserve">bất kỳ quyền và </w:t>
      </w:r>
      <w:r w:rsidRPr="003307A5">
        <w:rPr>
          <w:rFonts w:ascii="Tahoma" w:eastAsia="Arial" w:hAnsi="Tahoma" w:cs="Tahoma"/>
          <w:color w:val="auto"/>
          <w:sz w:val="20"/>
          <w:szCs w:val="20"/>
        </w:rPr>
        <w:t xml:space="preserve">nghĩa vụ </w:t>
      </w:r>
      <w:r w:rsidRPr="008F3CED">
        <w:rPr>
          <w:rFonts w:ascii="Tahoma" w:eastAsia="Arial" w:hAnsi="Tahoma" w:cs="Tahoma"/>
          <w:color w:val="auto"/>
          <w:sz w:val="20"/>
          <w:szCs w:val="20"/>
        </w:rPr>
        <w:t xml:space="preserve">của Khách hàng </w:t>
      </w:r>
      <w:r w:rsidRPr="003307A5">
        <w:rPr>
          <w:rFonts w:ascii="Tahoma" w:eastAsia="Arial" w:hAnsi="Tahoma" w:cs="Tahoma"/>
          <w:color w:val="auto"/>
          <w:sz w:val="20"/>
          <w:szCs w:val="20"/>
        </w:rPr>
        <w:t xml:space="preserve">tại Hợp đồng này; </w:t>
      </w:r>
    </w:p>
    <w:p w14:paraId="108EA0DA"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w:t>
      </w:r>
      <w:r w:rsidRPr="008F3CED">
        <w:rPr>
          <w:rFonts w:ascii="Tahoma" w:eastAsia="Arial" w:hAnsi="Tahoma" w:cs="Tahoma"/>
          <w:color w:val="auto"/>
          <w:sz w:val="20"/>
          <w:szCs w:val="20"/>
        </w:rPr>
        <w:t xml:space="preserve">thực hiện bất kỳ </w:t>
      </w:r>
      <w:r w:rsidRPr="003307A5">
        <w:rPr>
          <w:rFonts w:ascii="Tahoma" w:eastAsia="Arial" w:hAnsi="Tahoma" w:cs="Tahoma"/>
          <w:color w:val="auto"/>
          <w:sz w:val="20"/>
          <w:szCs w:val="20"/>
        </w:rPr>
        <w:t xml:space="preserve">hành vi đe dọa, nói xấu, hoặc </w:t>
      </w:r>
      <w:r w:rsidRPr="008F3CED">
        <w:rPr>
          <w:rFonts w:ascii="Tahoma" w:eastAsia="Arial" w:hAnsi="Tahoma" w:cs="Tahoma"/>
          <w:color w:val="auto"/>
          <w:sz w:val="20"/>
          <w:szCs w:val="20"/>
        </w:rPr>
        <w:t xml:space="preserve">hành vi khác </w:t>
      </w:r>
      <w:r w:rsidRPr="003307A5">
        <w:rPr>
          <w:rFonts w:ascii="Tahoma" w:eastAsia="Arial" w:hAnsi="Tahoma" w:cs="Tahoma"/>
          <w:color w:val="auto"/>
          <w:sz w:val="20"/>
          <w:szCs w:val="20"/>
        </w:rPr>
        <w:t xml:space="preserve">làm ảnh hưởng đến </w:t>
      </w:r>
      <w:r w:rsidRPr="008F3CED">
        <w:rPr>
          <w:rFonts w:ascii="Tahoma" w:eastAsia="Arial" w:hAnsi="Tahoma" w:cs="Tahoma"/>
          <w:color w:val="auto"/>
          <w:sz w:val="20"/>
          <w:szCs w:val="20"/>
        </w:rPr>
        <w:t xml:space="preserve">bất lợi đến </w:t>
      </w:r>
      <w:r w:rsidRPr="003307A5">
        <w:rPr>
          <w:rFonts w:ascii="Tahoma" w:eastAsia="Arial" w:hAnsi="Tahoma" w:cs="Tahoma"/>
          <w:color w:val="auto"/>
          <w:sz w:val="20"/>
          <w:szCs w:val="20"/>
        </w:rPr>
        <w:t xml:space="preserve">hình ảnh, uy tín của </w:t>
      </w:r>
      <w:r w:rsidRPr="008F3CED">
        <w:rPr>
          <w:rFonts w:ascii="Tahoma" w:eastAsia="Arial" w:hAnsi="Tahoma" w:cs="Tahoma"/>
          <w:color w:val="auto"/>
          <w:sz w:val="20"/>
          <w:szCs w:val="20"/>
        </w:rPr>
        <w:t>nhân viên của GHN</w:t>
      </w:r>
      <w:r w:rsidRPr="003307A5">
        <w:rPr>
          <w:rFonts w:ascii="Tahoma" w:eastAsia="Arial" w:hAnsi="Tahoma" w:cs="Tahoma"/>
          <w:color w:val="auto"/>
          <w:sz w:val="20"/>
          <w:szCs w:val="20"/>
        </w:rPr>
        <w:t xml:space="preserve"> cũng như chính GHN</w:t>
      </w:r>
      <w:r w:rsidRPr="008F3CED">
        <w:rPr>
          <w:rFonts w:ascii="Tahoma" w:eastAsia="Arial" w:hAnsi="Tahoma" w:cs="Tahoma"/>
          <w:color w:val="auto"/>
          <w:sz w:val="20"/>
          <w:szCs w:val="20"/>
        </w:rPr>
        <w:t xml:space="preserve"> hay SCommerce</w:t>
      </w:r>
      <w:r w:rsidRPr="003307A5">
        <w:rPr>
          <w:rFonts w:ascii="Tahoma" w:eastAsia="Arial" w:hAnsi="Tahoma" w:cs="Tahoma"/>
          <w:color w:val="auto"/>
          <w:sz w:val="20"/>
          <w:szCs w:val="20"/>
        </w:rPr>
        <w:t>;</w:t>
      </w:r>
    </w:p>
    <w:p w14:paraId="4ABD881D"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 xml:space="preserve">Không sử dụng danh nghĩa của GHN </w:t>
      </w:r>
      <w:r w:rsidRPr="008F3CED">
        <w:rPr>
          <w:rFonts w:ascii="Tahoma" w:eastAsia="Arial" w:hAnsi="Tahoma" w:cs="Tahoma"/>
          <w:color w:val="auto"/>
          <w:sz w:val="20"/>
          <w:szCs w:val="20"/>
        </w:rPr>
        <w:t xml:space="preserve">hay SCommerce </w:t>
      </w:r>
      <w:r w:rsidRPr="003307A5">
        <w:rPr>
          <w:rFonts w:ascii="Tahoma" w:eastAsia="Arial" w:hAnsi="Tahoma" w:cs="Tahoma"/>
          <w:color w:val="auto"/>
          <w:sz w:val="20"/>
          <w:szCs w:val="20"/>
        </w:rPr>
        <w:t>để làm việc hoặc trao đổi với bên thứ ba;</w:t>
      </w:r>
    </w:p>
    <w:p w14:paraId="641B8DDC" w14:textId="1431A9E3"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Không thực hiện bất kỳ hành vi</w:t>
      </w:r>
      <w:r w:rsidRPr="008F3CED">
        <w:rPr>
          <w:rFonts w:ascii="Tahoma" w:eastAsia="Arial" w:hAnsi="Tahoma" w:cs="Tahoma"/>
          <w:color w:val="auto"/>
          <w:sz w:val="20"/>
          <w:szCs w:val="20"/>
        </w:rPr>
        <w:t xml:space="preserve"> </w:t>
      </w:r>
      <w:r w:rsidRPr="003307A5">
        <w:rPr>
          <w:rFonts w:ascii="Tahoma" w:eastAsia="Arial" w:hAnsi="Tahoma" w:cs="Tahoma"/>
          <w:color w:val="auto"/>
          <w:sz w:val="20"/>
          <w:szCs w:val="20"/>
        </w:rPr>
        <w:t xml:space="preserve"> vi phạm pháp luật nào trong suốt quá trình thực hiện Hợp đồng – bao gồm như không giới hạn việc Khách hàng lợi dụng Hệ thống GHN hoặc </w:t>
      </w:r>
      <w:r w:rsidRPr="008F3CED">
        <w:rPr>
          <w:rFonts w:ascii="Tahoma" w:eastAsia="Arial" w:hAnsi="Tahoma" w:cs="Tahoma"/>
          <w:color w:val="auto"/>
          <w:sz w:val="20"/>
          <w:szCs w:val="20"/>
        </w:rPr>
        <w:t>việc hợp tác giữa các Bên đ</w:t>
      </w:r>
      <w:r w:rsidRPr="003307A5">
        <w:rPr>
          <w:rFonts w:ascii="Tahoma" w:eastAsia="Arial" w:hAnsi="Tahoma" w:cs="Tahoma"/>
          <w:color w:val="auto"/>
          <w:sz w:val="20"/>
          <w:szCs w:val="20"/>
        </w:rPr>
        <w:t xml:space="preserve">ể gửi hàng cấm, thông đồng cùng bên thứ ba để thực hiện các hành vi gây hại GHN, có hành vi bạo lực với </w:t>
      </w:r>
      <w:r w:rsidRPr="008F3CED">
        <w:rPr>
          <w:rFonts w:ascii="Tahoma" w:eastAsia="Arial" w:hAnsi="Tahoma" w:cs="Tahoma"/>
          <w:color w:val="auto"/>
          <w:sz w:val="20"/>
          <w:szCs w:val="20"/>
        </w:rPr>
        <w:t>nhân viên</w:t>
      </w:r>
      <w:r w:rsidRPr="003307A5">
        <w:rPr>
          <w:rFonts w:ascii="Tahoma" w:eastAsia="Arial" w:hAnsi="Tahoma" w:cs="Tahoma"/>
          <w:color w:val="auto"/>
          <w:sz w:val="20"/>
          <w:szCs w:val="20"/>
        </w:rPr>
        <w:t xml:space="preserve"> của GHN…</w:t>
      </w:r>
      <w:r w:rsidR="004F0222" w:rsidRPr="008F3CED">
        <w:rPr>
          <w:rFonts w:ascii="Tahoma" w:eastAsia="Arial" w:hAnsi="Tahoma" w:cs="Tahoma"/>
          <w:color w:val="auto"/>
          <w:sz w:val="20"/>
          <w:szCs w:val="20"/>
        </w:rPr>
        <w:t>;</w:t>
      </w:r>
    </w:p>
    <w:p w14:paraId="101E1C26"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Đảm bảo và bảo vệ cho GHN được tránh khỏi bất kỳ và tất cả các khiếu nại, hành động, kiện tụng, yêu cầu, đánh giá, hay phán quyết đòi quyền lợi, và bất cứ hay tất cả các thua thiệt, thiệt hại, trách nhiệm, chi phí và phí tổn (bao gồm, nhưng không giới hạn, các chi phí luật sư, chi phí kế toán và các chi phí điều tra trong phạm vi pháp luật cho phép) và không bị thiệt hại từ hoặc phát sinh liên quan tới (i) khả năng thực hiện Hợp đồng của Khách hàng, (ii) </w:t>
      </w:r>
      <w:r w:rsidRPr="008F3CED">
        <w:rPr>
          <w:rFonts w:ascii="Tahoma" w:eastAsia="Arial" w:hAnsi="Tahoma" w:cs="Tahoma"/>
          <w:color w:val="auto"/>
          <w:sz w:val="20"/>
          <w:szCs w:val="20"/>
        </w:rPr>
        <w:t xml:space="preserve">các thông tin, tài liệu, </w:t>
      </w:r>
      <w:r w:rsidRPr="003307A5">
        <w:rPr>
          <w:rFonts w:ascii="Tahoma" w:eastAsia="Arial" w:hAnsi="Tahoma" w:cs="Tahoma"/>
          <w:color w:val="auto"/>
          <w:sz w:val="20"/>
          <w:szCs w:val="20"/>
        </w:rPr>
        <w:t>quyền sở hữu trí tuệ của nội dung, hình ảnh quảng cáo mà Khách hàng cung cấp cho GHN để đăng tải, quảng bá thương hiệu, sản phẩm của Khách hàng trên Hệ thống GHN (nếu có), cũng như thương hiệu, hình ảnh đại diện, logo mà Khách hàng đang sử dụng, và (iii) nguồn gốc xuất xứ của Bưu gửi mà Khách hàng giao cho GHN vận chuyển; và</w:t>
      </w:r>
    </w:p>
    <w:p w14:paraId="6E2A8E81" w14:textId="77777777" w:rsidR="000374CD" w:rsidRPr="003307A5" w:rsidRDefault="000374CD" w:rsidP="00E54C45">
      <w:pPr>
        <w:numPr>
          <w:ilvl w:val="0"/>
          <w:numId w:val="29"/>
        </w:numPr>
        <w:spacing w:before="120" w:after="120" w:line="276" w:lineRule="auto"/>
        <w:ind w:left="1701" w:hanging="567"/>
        <w:jc w:val="both"/>
        <w:rPr>
          <w:rFonts w:ascii="Tahoma" w:eastAsia="Arial" w:hAnsi="Tahoma" w:cs="Tahoma"/>
          <w:color w:val="auto"/>
          <w:sz w:val="20"/>
          <w:szCs w:val="20"/>
        </w:rPr>
      </w:pPr>
      <w:r w:rsidRPr="003307A5">
        <w:rPr>
          <w:rFonts w:ascii="Tahoma" w:eastAsia="Arial" w:hAnsi="Tahoma" w:cs="Tahoma"/>
          <w:color w:val="auto"/>
          <w:sz w:val="20"/>
          <w:szCs w:val="20"/>
        </w:rPr>
        <w:t>Tuân thủ đúng quy định của pháp luật liên quan và Chính sách GHN.</w:t>
      </w:r>
    </w:p>
    <w:p w14:paraId="71A9ED9C"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Luật Áp Dụng Và Giải Quyết Tranh Chấp</w:t>
      </w:r>
    </w:p>
    <w:p w14:paraId="1F0D7887" w14:textId="77777777" w:rsidR="000374CD" w:rsidRPr="003307A5" w:rsidRDefault="000374CD" w:rsidP="000374CD">
      <w:pPr>
        <w:spacing w:before="120" w:after="120" w:line="276" w:lineRule="auto"/>
        <w:ind w:left="1134" w:hanging="567"/>
        <w:jc w:val="both"/>
        <w:rPr>
          <w:rFonts w:ascii="Tahoma" w:eastAsia="Arial" w:hAnsi="Tahoma" w:cs="Tahoma"/>
          <w:bCs/>
          <w:color w:val="auto"/>
          <w:sz w:val="20"/>
          <w:szCs w:val="20"/>
        </w:rPr>
      </w:pPr>
      <w:r w:rsidRPr="008F3CED">
        <w:rPr>
          <w:rFonts w:ascii="Tahoma" w:eastAsia="Arial" w:hAnsi="Tahoma" w:cs="Tahoma"/>
          <w:color w:val="auto"/>
          <w:sz w:val="20"/>
          <w:szCs w:val="20"/>
        </w:rPr>
        <w:t>10.1.</w:t>
      </w:r>
      <w:r w:rsidRPr="008F3CED">
        <w:rPr>
          <w:rFonts w:ascii="Tahoma" w:eastAsia="Arial" w:hAnsi="Tahoma" w:cs="Tahoma"/>
          <w:color w:val="auto"/>
          <w:sz w:val="20"/>
          <w:szCs w:val="20"/>
        </w:rPr>
        <w:tab/>
      </w:r>
      <w:r w:rsidRPr="003307A5">
        <w:rPr>
          <w:rFonts w:ascii="Tahoma" w:eastAsia="Arial" w:hAnsi="Tahoma" w:cs="Tahoma"/>
          <w:color w:val="auto"/>
          <w:sz w:val="20"/>
          <w:szCs w:val="20"/>
        </w:rPr>
        <w:t xml:space="preserve">Hợp đồng này </w:t>
      </w:r>
      <w:r w:rsidRPr="003307A5">
        <w:rPr>
          <w:rFonts w:ascii="Tahoma" w:hAnsi="Tahoma" w:cs="Tahoma"/>
          <w:bCs/>
          <w:color w:val="auto"/>
          <w:sz w:val="20"/>
        </w:rPr>
        <w:t>được</w:t>
      </w:r>
      <w:r w:rsidRPr="003307A5">
        <w:rPr>
          <w:rFonts w:ascii="Tahoma" w:eastAsia="Arial" w:hAnsi="Tahoma" w:cs="Tahoma"/>
          <w:bCs/>
          <w:color w:val="auto"/>
          <w:sz w:val="20"/>
          <w:szCs w:val="20"/>
        </w:rPr>
        <w:t xml:space="preserve"> điều chỉnh </w:t>
      </w:r>
      <w:r w:rsidRPr="008F3CED">
        <w:rPr>
          <w:rFonts w:ascii="Tahoma" w:eastAsia="Arial" w:hAnsi="Tahoma" w:cs="Tahoma"/>
          <w:bCs/>
          <w:color w:val="auto"/>
          <w:sz w:val="20"/>
          <w:szCs w:val="20"/>
        </w:rPr>
        <w:t xml:space="preserve">và giải thích </w:t>
      </w:r>
      <w:r w:rsidRPr="003307A5">
        <w:rPr>
          <w:rFonts w:ascii="Tahoma" w:eastAsia="Arial" w:hAnsi="Tahoma" w:cs="Tahoma"/>
          <w:bCs/>
          <w:color w:val="auto"/>
          <w:sz w:val="20"/>
          <w:szCs w:val="20"/>
        </w:rPr>
        <w:t>bởi pháp luật Việt Nam.</w:t>
      </w:r>
    </w:p>
    <w:p w14:paraId="62D59A73" w14:textId="77777777" w:rsidR="000374CD" w:rsidRPr="003307A5" w:rsidRDefault="000374CD" w:rsidP="000374CD">
      <w:pPr>
        <w:spacing w:before="120" w:after="120" w:line="276" w:lineRule="auto"/>
        <w:ind w:left="1134" w:hanging="567"/>
        <w:jc w:val="both"/>
        <w:rPr>
          <w:rFonts w:ascii="Tahoma" w:eastAsia="Arial" w:hAnsi="Tahoma" w:cs="Tahoma"/>
          <w:color w:val="auto"/>
          <w:sz w:val="20"/>
          <w:szCs w:val="20"/>
        </w:rPr>
      </w:pPr>
      <w:r w:rsidRPr="008F3CED">
        <w:rPr>
          <w:rFonts w:ascii="Tahoma" w:eastAsia="Arial" w:hAnsi="Tahoma" w:cs="Tahoma"/>
          <w:bCs/>
          <w:color w:val="auto"/>
          <w:sz w:val="20"/>
          <w:szCs w:val="20"/>
        </w:rPr>
        <w:t>10.2.</w:t>
      </w:r>
      <w:r w:rsidRPr="008F3CED">
        <w:rPr>
          <w:rFonts w:ascii="Tahoma" w:eastAsia="Arial" w:hAnsi="Tahoma" w:cs="Tahoma"/>
          <w:bCs/>
          <w:color w:val="auto"/>
          <w:sz w:val="20"/>
          <w:szCs w:val="20"/>
        </w:rPr>
        <w:tab/>
      </w:r>
      <w:r w:rsidRPr="003307A5">
        <w:rPr>
          <w:rFonts w:ascii="Tahoma" w:eastAsia="Arial" w:hAnsi="Tahoma" w:cs="Tahoma"/>
          <w:bCs/>
          <w:color w:val="auto"/>
          <w:sz w:val="20"/>
          <w:szCs w:val="20"/>
        </w:rPr>
        <w:t xml:space="preserve">Trong quá </w:t>
      </w:r>
      <w:r w:rsidRPr="003307A5">
        <w:rPr>
          <w:rFonts w:ascii="Tahoma" w:hAnsi="Tahoma" w:cs="Tahoma"/>
          <w:bCs/>
          <w:color w:val="auto"/>
          <w:sz w:val="20"/>
        </w:rPr>
        <w:t>trình</w:t>
      </w:r>
      <w:r w:rsidRPr="003307A5">
        <w:rPr>
          <w:rFonts w:ascii="Tahoma" w:eastAsia="Arial" w:hAnsi="Tahoma" w:cs="Tahoma"/>
          <w:color w:val="auto"/>
          <w:sz w:val="20"/>
          <w:szCs w:val="20"/>
        </w:rPr>
        <w:t xml:space="preserve"> thực hiện Hợp đồng này nếu phát sinh vấn đề </w:t>
      </w:r>
      <w:r w:rsidRPr="008F3CED">
        <w:rPr>
          <w:rFonts w:ascii="Tahoma" w:eastAsia="Arial" w:hAnsi="Tahoma" w:cs="Tahoma"/>
          <w:color w:val="auto"/>
          <w:sz w:val="20"/>
          <w:szCs w:val="20"/>
        </w:rPr>
        <w:t xml:space="preserve">hoặc tranh chấp </w:t>
      </w:r>
      <w:r w:rsidRPr="003307A5">
        <w:rPr>
          <w:rFonts w:ascii="Tahoma" w:eastAsia="Arial" w:hAnsi="Tahoma" w:cs="Tahoma"/>
          <w:color w:val="auto"/>
          <w:sz w:val="20"/>
          <w:szCs w:val="20"/>
        </w:rPr>
        <w:t>thì các</w:t>
      </w:r>
      <w:r w:rsidRPr="008F3CED">
        <w:rPr>
          <w:rFonts w:ascii="Tahoma" w:eastAsia="Arial" w:hAnsi="Tahoma" w:cs="Tahoma"/>
          <w:color w:val="auto"/>
          <w:sz w:val="20"/>
          <w:szCs w:val="20"/>
        </w:rPr>
        <w:t xml:space="preserve"> </w:t>
      </w:r>
      <w:r w:rsidRPr="003307A5">
        <w:rPr>
          <w:rFonts w:ascii="Tahoma" w:eastAsia="Arial" w:hAnsi="Tahoma" w:cs="Tahoma"/>
          <w:color w:val="auto"/>
          <w:sz w:val="20"/>
          <w:szCs w:val="20"/>
        </w:rPr>
        <w:t>Bên phải kịp thời thông báo cho nhau biết và chủ động bàn bạc giải quyết trên cơ sở thương lượng</w:t>
      </w:r>
      <w:r w:rsidRPr="008F3CED">
        <w:rPr>
          <w:rFonts w:ascii="Tahoma" w:eastAsia="Arial" w:hAnsi="Tahoma" w:cs="Tahoma"/>
          <w:color w:val="auto"/>
          <w:sz w:val="20"/>
          <w:szCs w:val="20"/>
        </w:rPr>
        <w:t xml:space="preserve">, </w:t>
      </w:r>
      <w:r w:rsidRPr="003307A5">
        <w:rPr>
          <w:rFonts w:ascii="Tahoma" w:eastAsia="Arial" w:hAnsi="Tahoma" w:cs="Tahoma"/>
          <w:color w:val="auto"/>
          <w:sz w:val="20"/>
          <w:szCs w:val="20"/>
        </w:rPr>
        <w:t xml:space="preserve">đảm bảo </w:t>
      </w:r>
      <w:r w:rsidRPr="008F3CED">
        <w:rPr>
          <w:rFonts w:ascii="Tahoma" w:eastAsia="Arial" w:hAnsi="Tahoma" w:cs="Tahoma"/>
          <w:color w:val="auto"/>
          <w:sz w:val="20"/>
          <w:szCs w:val="20"/>
        </w:rPr>
        <w:t xml:space="preserve">quyền và lợi ích hợp pháp của </w:t>
      </w:r>
      <w:r w:rsidRPr="003307A5">
        <w:rPr>
          <w:rFonts w:ascii="Tahoma" w:eastAsia="Arial" w:hAnsi="Tahoma" w:cs="Tahoma"/>
          <w:color w:val="auto"/>
          <w:sz w:val="20"/>
          <w:szCs w:val="20"/>
        </w:rPr>
        <w:t>các Bên.</w:t>
      </w:r>
      <w:r w:rsidRPr="008F3CED">
        <w:rPr>
          <w:rFonts w:ascii="Tahoma" w:eastAsia="Arial" w:hAnsi="Tahoma" w:cs="Tahoma"/>
          <w:color w:val="auto"/>
          <w:sz w:val="20"/>
          <w:szCs w:val="20"/>
        </w:rPr>
        <w:t xml:space="preserve"> Trong trường hợp tranh chấp không thể được giải quyết bằng thương lượng thì các Bên có quyền đưa ra tòa án có thẩm quyền tại Thành phố Hồ Chí Minh để giải quyết. </w:t>
      </w:r>
    </w:p>
    <w:p w14:paraId="37930B97"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Thông </w:t>
      </w:r>
      <w:proofErr w:type="spellStart"/>
      <w:r w:rsidRPr="003307A5">
        <w:rPr>
          <w:rFonts w:ascii="Tahoma" w:eastAsia="Arial" w:hAnsi="Tahoma" w:cs="Tahoma"/>
          <w:b/>
          <w:color w:val="auto"/>
          <w:sz w:val="20"/>
          <w:szCs w:val="20"/>
          <w:lang w:val="en-US"/>
        </w:rPr>
        <w:t>báo</w:t>
      </w:r>
      <w:proofErr w:type="spellEnd"/>
      <w:r w:rsidRPr="003307A5">
        <w:rPr>
          <w:rFonts w:ascii="Tahoma" w:eastAsia="Arial" w:hAnsi="Tahoma" w:cs="Tahoma"/>
          <w:b/>
          <w:color w:val="auto"/>
          <w:sz w:val="20"/>
          <w:szCs w:val="20"/>
          <w:lang w:val="en-US"/>
        </w:rPr>
        <w:t xml:space="preserve"> </w:t>
      </w:r>
    </w:p>
    <w:p w14:paraId="1F306338"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Bất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từ</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tài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dịch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hoặc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phương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thức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tiếp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khác</w:t>
      </w:r>
      <w:proofErr w:type="spellEnd"/>
      <w:r w:rsidRPr="003307A5">
        <w:rPr>
          <w:rFonts w:ascii="Tahoma" w:eastAsia="Arial" w:hAnsi="Tahoma" w:cs="Tahoma"/>
          <w:color w:val="auto"/>
          <w:sz w:val="20"/>
          <w:szCs w:val="20"/>
          <w:lang w:val="en-US"/>
        </w:rPr>
        <w:t xml:space="preserve"> (“</w:t>
      </w:r>
      <w:r w:rsidRPr="003307A5">
        <w:rPr>
          <w:rFonts w:ascii="Tahoma" w:eastAsia="Arial" w:hAnsi="Tahoma" w:cs="Tahoma"/>
          <w:b/>
          <w:color w:val="auto"/>
          <w:sz w:val="20"/>
          <w:szCs w:val="20"/>
          <w:lang w:val="en-US"/>
        </w:rPr>
        <w:t xml:space="preserve">Thông </w:t>
      </w:r>
      <w:proofErr w:type="spellStart"/>
      <w:r w:rsidRPr="003307A5">
        <w:rPr>
          <w:rFonts w:ascii="Tahoma" w:eastAsia="Arial" w:hAnsi="Tahoma" w:cs="Tahoma"/>
          <w:b/>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đổi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giữa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đến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Hợp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phải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đến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còn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bằng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phương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thức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chuyển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trực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tiếp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bảo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đảm</w:t>
      </w:r>
      <w:proofErr w:type="spellEnd"/>
      <w:r w:rsidRPr="003307A5">
        <w:rPr>
          <w:rFonts w:ascii="Tahoma" w:eastAsia="Arial" w:hAnsi="Tahoma" w:cs="Tahoma"/>
          <w:color w:val="auto"/>
          <w:sz w:val="20"/>
          <w:szCs w:val="20"/>
          <w:lang w:val="en-US"/>
        </w:rPr>
        <w:t xml:space="preserve"> qua </w:t>
      </w:r>
      <w:proofErr w:type="spellStart"/>
      <w:r w:rsidRPr="003307A5">
        <w:rPr>
          <w:rFonts w:ascii="Tahoma" w:eastAsia="Arial" w:hAnsi="Tahoma" w:cs="Tahoma"/>
          <w:color w:val="auto"/>
          <w:sz w:val="20"/>
          <w:szCs w:val="20"/>
          <w:lang w:val="en-US"/>
        </w:rPr>
        <w:t>bưu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điện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qua email </w:t>
      </w:r>
      <w:proofErr w:type="spellStart"/>
      <w:r w:rsidRPr="003307A5">
        <w:rPr>
          <w:rFonts w:ascii="Tahoma" w:eastAsia="Arial" w:hAnsi="Tahoma" w:cs="Tahoma"/>
          <w:color w:val="auto"/>
          <w:sz w:val="20"/>
          <w:szCs w:val="20"/>
          <w:lang w:val="en-US"/>
        </w:rPr>
        <w:t>hoặc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qua fax. </w:t>
      </w:r>
    </w:p>
    <w:p w14:paraId="1E5B1A23"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Thông </w:t>
      </w:r>
      <w:proofErr w:type="spellStart"/>
      <w:r w:rsidRPr="003307A5">
        <w:rPr>
          <w:rFonts w:ascii="Tahoma" w:eastAsia="Arial" w:hAnsi="Tahoma" w:cs="Tahoma"/>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chuyển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theo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định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trên</w:t>
      </w:r>
      <w:proofErr w:type="spellEnd"/>
      <w:r w:rsidRPr="003307A5">
        <w:rPr>
          <w:rFonts w:ascii="Tahoma" w:eastAsia="Arial" w:hAnsi="Tahoma" w:cs="Tahoma"/>
          <w:color w:val="auto"/>
          <w:sz w:val="20"/>
          <w:szCs w:val="20"/>
          <w:lang w:val="en-US"/>
        </w:rPr>
        <w:t xml:space="preserve"> sẽ </w:t>
      </w:r>
      <w:proofErr w:type="spellStart"/>
      <w:r w:rsidRPr="003307A5">
        <w:rPr>
          <w:rFonts w:ascii="Tahoma" w:eastAsia="Arial" w:hAnsi="Tahoma" w:cs="Tahoma"/>
          <w:color w:val="auto"/>
          <w:sz w:val="20"/>
          <w:szCs w:val="20"/>
          <w:lang w:val="en-US"/>
        </w:rPr>
        <w:t>được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xem</w:t>
      </w:r>
      <w:proofErr w:type="spellEnd"/>
      <w:r w:rsidRPr="003307A5">
        <w:rPr>
          <w:rFonts w:ascii="Tahoma" w:eastAsia="Arial" w:hAnsi="Tahoma" w:cs="Tahoma"/>
          <w:color w:val="auto"/>
          <w:sz w:val="20"/>
          <w:szCs w:val="20"/>
          <w:lang w:val="en-US"/>
        </w:rPr>
        <w:t xml:space="preserve"> là </w:t>
      </w:r>
      <w:proofErr w:type="spellStart"/>
      <w:r w:rsidRPr="003307A5">
        <w:rPr>
          <w:rFonts w:ascii="Tahoma" w:eastAsia="Arial" w:hAnsi="Tahoma" w:cs="Tahoma"/>
          <w:color w:val="auto"/>
          <w:sz w:val="20"/>
          <w:szCs w:val="20"/>
          <w:lang w:val="en-US"/>
        </w:rPr>
        <w:t>đa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nhận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khi</w:t>
      </w:r>
      <w:proofErr w:type="spellEnd"/>
      <w:r w:rsidRPr="003307A5">
        <w:rPr>
          <w:rFonts w:ascii="Tahoma" w:eastAsia="Arial" w:hAnsi="Tahoma" w:cs="Tahoma"/>
          <w:color w:val="auto"/>
          <w:sz w:val="20"/>
          <w:szCs w:val="20"/>
          <w:lang w:val="en-US"/>
        </w:rPr>
        <w:t>:</w:t>
      </w:r>
    </w:p>
    <w:p w14:paraId="28066C6F"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Tại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thời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điểm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chuyển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chuyển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trực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tiếp</w:t>
      </w:r>
      <w:proofErr w:type="spellEnd"/>
      <w:r w:rsidRPr="003307A5">
        <w:rPr>
          <w:rFonts w:ascii="Tahoma" w:eastAsia="Arial" w:hAnsi="Tahoma" w:cs="Tahoma"/>
          <w:color w:val="auto"/>
          <w:sz w:val="20"/>
          <w:szCs w:val="20"/>
          <w:lang w:val="en-US"/>
        </w:rPr>
        <w:t>;</w:t>
      </w:r>
    </w:p>
    <w:p w14:paraId="197AAF40"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03 (</w:t>
      </w:r>
      <w:proofErr w:type="spellStart"/>
      <w:r w:rsidRPr="003307A5">
        <w:rPr>
          <w:rFonts w:ascii="Tahoma" w:eastAsia="Arial" w:hAnsi="Tahoma" w:cs="Tahoma"/>
          <w:color w:val="auto"/>
          <w:sz w:val="20"/>
          <w:szCs w:val="20"/>
          <w:lang w:val="en-US"/>
        </w:rPr>
        <w:t>ba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việc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kê</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từ</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gửi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GB"/>
        </w:rPr>
        <w:t>thư</w:t>
      </w:r>
      <w:proofErr w:type="spellEnd"/>
      <w:r w:rsidRPr="003307A5">
        <w:rPr>
          <w:rFonts w:ascii="Tahoma" w:eastAsia="Arial" w:hAnsi="Tahoma" w:cs="Tahoma"/>
          <w:color w:val="auto"/>
          <w:sz w:val="20"/>
          <w:szCs w:val="20"/>
          <w:lang w:val="en-GB"/>
        </w:rPr>
        <w:t xml:space="preserve"> </w:t>
      </w:r>
      <w:proofErr w:type="spellStart"/>
      <w:r w:rsidRPr="003307A5">
        <w:rPr>
          <w:rFonts w:ascii="Tahoma" w:eastAsia="Arial" w:hAnsi="Tahoma" w:cs="Tahoma"/>
          <w:color w:val="auto"/>
          <w:sz w:val="20"/>
          <w:szCs w:val="20"/>
          <w:lang w:val="en-GB"/>
        </w:rPr>
        <w:t>bảo</w:t>
      </w:r>
      <w:proofErr w:type="spellEnd"/>
      <w:r w:rsidRPr="003307A5">
        <w:rPr>
          <w:rFonts w:ascii="Tahoma" w:eastAsia="Arial" w:hAnsi="Tahoma" w:cs="Tahoma"/>
          <w:color w:val="auto"/>
          <w:sz w:val="20"/>
          <w:szCs w:val="20"/>
          <w:lang w:val="en-GB"/>
        </w:rPr>
        <w:t xml:space="preserve"> </w:t>
      </w:r>
      <w:proofErr w:type="spellStart"/>
      <w:r w:rsidRPr="003307A5">
        <w:rPr>
          <w:rFonts w:ascii="Tahoma" w:eastAsia="Arial" w:hAnsi="Tahoma" w:cs="Tahoma"/>
          <w:color w:val="auto"/>
          <w:sz w:val="20"/>
          <w:szCs w:val="20"/>
          <w:lang w:val="en-GB"/>
        </w:rPr>
        <w:t>đảm</w:t>
      </w:r>
      <w:proofErr w:type="spellEnd"/>
      <w:r w:rsidRPr="003307A5">
        <w:rPr>
          <w:rFonts w:ascii="Tahoma" w:eastAsia="Arial" w:hAnsi="Tahoma" w:cs="Tahoma"/>
          <w:color w:val="auto"/>
          <w:sz w:val="20"/>
          <w:szCs w:val="20"/>
          <w:lang w:val="en-GB"/>
        </w:rPr>
        <w:t xml:space="preserve"> qua </w:t>
      </w:r>
      <w:proofErr w:type="spellStart"/>
      <w:r w:rsidRPr="003307A5">
        <w:rPr>
          <w:rFonts w:ascii="Tahoma" w:eastAsia="Arial" w:hAnsi="Tahoma" w:cs="Tahoma"/>
          <w:color w:val="auto"/>
          <w:sz w:val="20"/>
          <w:szCs w:val="20"/>
          <w:lang w:val="en-GB"/>
        </w:rPr>
        <w:t>bưu</w:t>
      </w:r>
      <w:proofErr w:type="spellEnd"/>
      <w:r w:rsidRPr="003307A5">
        <w:rPr>
          <w:rFonts w:ascii="Tahoma" w:eastAsia="Arial" w:hAnsi="Tahoma" w:cs="Tahoma"/>
          <w:color w:val="auto"/>
          <w:sz w:val="20"/>
          <w:szCs w:val="20"/>
          <w:lang w:val="en-GB"/>
        </w:rPr>
        <w:t xml:space="preserve"> </w:t>
      </w:r>
      <w:proofErr w:type="spellStart"/>
      <w:r w:rsidRPr="003307A5">
        <w:rPr>
          <w:rFonts w:ascii="Tahoma" w:eastAsia="Arial" w:hAnsi="Tahoma" w:cs="Tahoma"/>
          <w:color w:val="auto"/>
          <w:sz w:val="20"/>
          <w:szCs w:val="20"/>
          <w:lang w:val="en-GB"/>
        </w:rPr>
        <w:t>điện</w:t>
      </w:r>
      <w:proofErr w:type="spellEnd"/>
      <w:r w:rsidRPr="003307A5">
        <w:rPr>
          <w:rFonts w:ascii="Tahoma" w:eastAsia="Arial" w:hAnsi="Tahoma" w:cs="Tahoma"/>
          <w:color w:val="auto"/>
          <w:sz w:val="20"/>
          <w:szCs w:val="20"/>
          <w:lang w:val="en-US"/>
        </w:rPr>
        <w:t>;</w:t>
      </w:r>
    </w:p>
    <w:p w14:paraId="12A1E453"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01 (</w:t>
      </w:r>
      <w:proofErr w:type="spellStart"/>
      <w:r w:rsidRPr="003307A5">
        <w:rPr>
          <w:rFonts w:ascii="Tahoma" w:eastAsia="Arial" w:hAnsi="Tahoma" w:cs="Tahoma"/>
          <w:color w:val="auto"/>
          <w:sz w:val="20"/>
          <w:szCs w:val="20"/>
          <w:lang w:val="en-US"/>
        </w:rPr>
        <w:t>một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giơ</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kể</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từ</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thời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điểm</w:t>
      </w:r>
      <w:proofErr w:type="spellEnd"/>
      <w:r w:rsidRPr="003307A5">
        <w:rPr>
          <w:rFonts w:ascii="Tahoma" w:eastAsia="Arial" w:hAnsi="Tahoma" w:cs="Tahoma"/>
          <w:color w:val="auto"/>
          <w:sz w:val="20"/>
          <w:szCs w:val="20"/>
          <w:lang w:val="en-US"/>
        </w:rPr>
        <w:t xml:space="preserve"> Thông </w:t>
      </w:r>
      <w:proofErr w:type="spellStart"/>
      <w:r w:rsidRPr="003307A5">
        <w:rPr>
          <w:rFonts w:ascii="Tahoma" w:eastAsia="Arial" w:hAnsi="Tahoma" w:cs="Tahoma"/>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w:t>
      </w:r>
      <w:proofErr w:type="spellEnd"/>
      <w:r w:rsidRPr="003307A5">
        <w:rPr>
          <w:rFonts w:ascii="Tahoma" w:eastAsia="Arial" w:hAnsi="Tahoma" w:cs="Tahoma"/>
          <w:color w:val="auto"/>
          <w:sz w:val="20"/>
          <w:szCs w:val="20"/>
          <w:lang w:val="en-US"/>
        </w:rPr>
        <w:t xml:space="preserve"> qua email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đính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kèm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chữ</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con </w:t>
      </w:r>
      <w:proofErr w:type="spellStart"/>
      <w:r w:rsidRPr="003307A5">
        <w:rPr>
          <w:rFonts w:ascii="Tahoma" w:eastAsia="Arial" w:hAnsi="Tahoma" w:cs="Tahoma"/>
          <w:color w:val="auto"/>
          <w:sz w:val="20"/>
          <w:szCs w:val="20"/>
          <w:lang w:val="en-US"/>
        </w:rPr>
        <w:t>dấu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người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diện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theo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pháp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luật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hoặc</w:t>
      </w:r>
      <w:proofErr w:type="spellEnd"/>
    </w:p>
    <w:p w14:paraId="67C0EEDC" w14:textId="77777777" w:rsidR="000374CD" w:rsidRPr="003307A5" w:rsidRDefault="000374CD" w:rsidP="00E54C45">
      <w:pPr>
        <w:numPr>
          <w:ilvl w:val="0"/>
          <w:numId w:val="47"/>
        </w:numPr>
        <w:spacing w:before="120" w:after="120" w:line="276" w:lineRule="auto"/>
        <w:ind w:left="1701"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Tại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thời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điểm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chuyển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phát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nhận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cáo</w:t>
      </w:r>
      <w:proofErr w:type="spellEnd"/>
      <w:r w:rsidRPr="003307A5">
        <w:rPr>
          <w:rFonts w:ascii="Tahoma" w:eastAsia="Arial" w:hAnsi="Tahoma" w:cs="Tahoma"/>
          <w:color w:val="auto"/>
          <w:sz w:val="20"/>
          <w:szCs w:val="20"/>
          <w:lang w:val="en-US"/>
        </w:rPr>
        <w:t xml:space="preserve"> Thông </w:t>
      </w:r>
      <w:proofErr w:type="spellStart"/>
      <w:r w:rsidRPr="003307A5">
        <w:rPr>
          <w:rFonts w:ascii="Tahoma" w:eastAsia="Arial" w:hAnsi="Tahoma" w:cs="Tahoma"/>
          <w:color w:val="auto"/>
          <w:sz w:val="20"/>
          <w:szCs w:val="20"/>
          <w:lang w:val="en-US"/>
        </w:rPr>
        <w:t>báo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hoàn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tất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máy</w:t>
      </w:r>
      <w:proofErr w:type="spellEnd"/>
      <w:r w:rsidRPr="003307A5">
        <w:rPr>
          <w:rFonts w:ascii="Tahoma" w:eastAsia="Arial" w:hAnsi="Tahoma" w:cs="Tahoma"/>
          <w:color w:val="auto"/>
          <w:sz w:val="20"/>
          <w:szCs w:val="20"/>
          <w:lang w:val="en-US"/>
        </w:rPr>
        <w:t xml:space="preserve"> fax.</w:t>
      </w:r>
    </w:p>
    <w:p w14:paraId="6F985C4A" w14:textId="77777777" w:rsidR="000374CD" w:rsidRPr="003307A5" w:rsidRDefault="000374CD" w:rsidP="000374CD">
      <w:pPr>
        <w:spacing w:before="120" w:after="120" w:line="276" w:lineRule="auto"/>
        <w:ind w:left="1134"/>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Trường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Thông </w:t>
      </w:r>
      <w:proofErr w:type="spellStart"/>
      <w:r w:rsidRPr="003307A5">
        <w:rPr>
          <w:rFonts w:ascii="Tahoma" w:eastAsia="Arial" w:hAnsi="Tahoma" w:cs="Tahoma"/>
          <w:color w:val="auto"/>
          <w:sz w:val="20"/>
          <w:szCs w:val="20"/>
          <w:lang w:val="en-US"/>
        </w:rPr>
        <w:t>báo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nhận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giơ</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làm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việc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từ</w:t>
      </w:r>
      <w:proofErr w:type="spellEnd"/>
      <w:r w:rsidRPr="003307A5">
        <w:rPr>
          <w:rFonts w:ascii="Tahoma" w:eastAsia="Arial" w:hAnsi="Tahoma" w:cs="Tahoma"/>
          <w:color w:val="auto"/>
          <w:sz w:val="20"/>
          <w:szCs w:val="20"/>
          <w:lang w:val="en-US"/>
        </w:rPr>
        <w:t xml:space="preserve"> 08h00 </w:t>
      </w:r>
      <w:proofErr w:type="spellStart"/>
      <w:r w:rsidRPr="003307A5">
        <w:rPr>
          <w:rFonts w:ascii="Tahoma" w:eastAsia="Arial" w:hAnsi="Tahoma" w:cs="Tahoma"/>
          <w:color w:val="auto"/>
          <w:sz w:val="20"/>
          <w:szCs w:val="20"/>
          <w:lang w:val="en-US"/>
        </w:rPr>
        <w:t>đến</w:t>
      </w:r>
      <w:proofErr w:type="spellEnd"/>
      <w:r w:rsidRPr="003307A5">
        <w:rPr>
          <w:rFonts w:ascii="Tahoma" w:eastAsia="Arial" w:hAnsi="Tahoma" w:cs="Tahoma"/>
          <w:color w:val="auto"/>
          <w:sz w:val="20"/>
          <w:szCs w:val="20"/>
          <w:lang w:val="en-US"/>
        </w:rPr>
        <w:t xml:space="preserve"> 17h00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việc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thì</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hiểu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nhận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việc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liền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kề</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tiếp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theo.</w:t>
      </w:r>
      <w:proofErr w:type="spellEnd"/>
    </w:p>
    <w:p w14:paraId="43197214" w14:textId="77777777" w:rsidR="000374CD" w:rsidRPr="003307A5" w:rsidRDefault="000374CD" w:rsidP="00E54C45">
      <w:pPr>
        <w:numPr>
          <w:ilvl w:val="0"/>
          <w:numId w:val="46"/>
        </w:numPr>
        <w:spacing w:before="120" w:after="120" w:line="276" w:lineRule="auto"/>
        <w:ind w:left="1134" w:hanging="567"/>
        <w:jc w:val="both"/>
        <w:rPr>
          <w:rFonts w:ascii="Tahoma" w:eastAsia="Arial" w:hAnsi="Tahoma" w:cs="Tahoma"/>
          <w:bCs/>
          <w:color w:val="auto"/>
          <w:sz w:val="20"/>
          <w:szCs w:val="20"/>
        </w:rPr>
      </w:pPr>
      <w:r w:rsidRPr="003307A5">
        <w:rPr>
          <w:rFonts w:ascii="Tahoma" w:eastAsia="Arial" w:hAnsi="Tahoma" w:cs="Tahoma"/>
          <w:bCs/>
          <w:color w:val="auto"/>
          <w:sz w:val="20"/>
          <w:szCs w:val="20"/>
          <w:lang w:val="en-US"/>
        </w:rPr>
        <w:t xml:space="preserve">Thông tin </w:t>
      </w:r>
      <w:proofErr w:type="spellStart"/>
      <w:r w:rsidRPr="003307A5">
        <w:rPr>
          <w:rFonts w:ascii="Tahoma" w:eastAsia="Arial" w:hAnsi="Tahoma" w:cs="Tahoma"/>
          <w:bCs/>
          <w:color w:val="auto"/>
          <w:sz w:val="20"/>
          <w:szCs w:val="20"/>
          <w:lang w:val="en-US"/>
        </w:rPr>
        <w:t>liên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lạc</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của</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các</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Bên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được</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quy</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định</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cụ</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thể</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Phụ</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lục</w:t>
      </w:r>
      <w:proofErr w:type="spellEnd"/>
      <w:r w:rsidRPr="003307A5">
        <w:rPr>
          <w:rFonts w:ascii="Tahoma" w:eastAsia="Arial" w:hAnsi="Tahoma" w:cs="Tahoma"/>
          <w:bCs/>
          <w:color w:val="auto"/>
          <w:sz w:val="20"/>
          <w:szCs w:val="20"/>
          <w:lang w:val="en-US"/>
        </w:rPr>
        <w:t xml:space="preserve"> 06 </w:t>
      </w:r>
      <w:proofErr w:type="spellStart"/>
      <w:r w:rsidRPr="003307A5">
        <w:rPr>
          <w:rFonts w:ascii="Tahoma" w:eastAsia="Arial" w:hAnsi="Tahoma" w:cs="Tahoma"/>
          <w:bCs/>
          <w:color w:val="auto"/>
          <w:sz w:val="20"/>
          <w:szCs w:val="20"/>
          <w:lang w:val="en-US"/>
        </w:rPr>
        <w:t>của</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Hợp</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đồng</w:t>
      </w:r>
      <w:proofErr w:type="spellEnd"/>
      <w:r w:rsidRPr="003307A5">
        <w:rPr>
          <w:rFonts w:ascii="Tahoma" w:eastAsia="Arial" w:hAnsi="Tahoma" w:cs="Tahoma"/>
          <w:bCs/>
          <w:color w:val="auto"/>
          <w:sz w:val="20"/>
          <w:szCs w:val="20"/>
          <w:lang w:val="en-US"/>
        </w:rPr>
        <w:t xml:space="preserve">. Trường </w:t>
      </w:r>
      <w:proofErr w:type="spellStart"/>
      <w:r w:rsidRPr="003307A5">
        <w:rPr>
          <w:rFonts w:ascii="Tahoma" w:eastAsia="Arial" w:hAnsi="Tahoma" w:cs="Tahoma"/>
          <w:bCs/>
          <w:color w:val="auto"/>
          <w:sz w:val="20"/>
          <w:szCs w:val="20"/>
          <w:lang w:val="en-US"/>
        </w:rPr>
        <w:t>hợp</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có</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sự</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thay</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đổi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về</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thông</w:t>
      </w:r>
      <w:proofErr w:type="spellEnd"/>
      <w:r w:rsidRPr="003307A5">
        <w:rPr>
          <w:rFonts w:ascii="Tahoma" w:eastAsia="Arial" w:hAnsi="Tahoma" w:cs="Tahoma"/>
          <w:bCs/>
          <w:color w:val="auto"/>
          <w:sz w:val="20"/>
          <w:szCs w:val="20"/>
          <w:lang w:val="en-US"/>
        </w:rPr>
        <w:t xml:space="preserve"> tin </w:t>
      </w:r>
      <w:proofErr w:type="spellStart"/>
      <w:r w:rsidRPr="003307A5">
        <w:rPr>
          <w:rFonts w:ascii="Tahoma" w:eastAsia="Arial" w:hAnsi="Tahoma" w:cs="Tahoma"/>
          <w:bCs/>
          <w:color w:val="auto"/>
          <w:sz w:val="20"/>
          <w:szCs w:val="20"/>
          <w:lang w:val="en-US"/>
        </w:rPr>
        <w:t>liên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hệ</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tại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Phụ</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lục</w:t>
      </w:r>
      <w:proofErr w:type="spellEnd"/>
      <w:r w:rsidRPr="003307A5">
        <w:rPr>
          <w:rFonts w:ascii="Tahoma" w:eastAsia="Arial" w:hAnsi="Tahoma" w:cs="Tahoma"/>
          <w:bCs/>
          <w:color w:val="auto"/>
          <w:sz w:val="20"/>
          <w:szCs w:val="20"/>
          <w:lang w:val="en-US"/>
        </w:rPr>
        <w:t xml:space="preserve"> 06 </w:t>
      </w:r>
      <w:proofErr w:type="spellStart"/>
      <w:r w:rsidRPr="003307A5">
        <w:rPr>
          <w:rFonts w:ascii="Tahoma" w:eastAsia="Arial" w:hAnsi="Tahoma" w:cs="Tahoma"/>
          <w:bCs/>
          <w:color w:val="auto"/>
          <w:sz w:val="20"/>
          <w:szCs w:val="20"/>
          <w:lang w:val="en-US"/>
        </w:rPr>
        <w:t>thì</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Bên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có</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sự</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thay</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đổi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phải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thông</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báo</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cho</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Bên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còn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lại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theo</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cách</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thức</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quy</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định</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tại</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Điều</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khoản</w:t>
      </w:r>
      <w:proofErr w:type="spellEnd"/>
      <w:r w:rsidRPr="003307A5">
        <w:rPr>
          <w:rFonts w:ascii="Tahoma" w:eastAsia="Arial" w:hAnsi="Tahoma" w:cs="Tahoma"/>
          <w:bCs/>
          <w:color w:val="auto"/>
          <w:sz w:val="20"/>
          <w:szCs w:val="20"/>
          <w:lang w:val="en-US"/>
        </w:rPr>
        <w:t xml:space="preserve"> </w:t>
      </w:r>
      <w:proofErr w:type="spellStart"/>
      <w:r w:rsidRPr="003307A5">
        <w:rPr>
          <w:rFonts w:ascii="Tahoma" w:eastAsia="Arial" w:hAnsi="Tahoma" w:cs="Tahoma"/>
          <w:bCs/>
          <w:color w:val="auto"/>
          <w:sz w:val="20"/>
          <w:szCs w:val="20"/>
          <w:lang w:val="en-US"/>
        </w:rPr>
        <w:t>này</w:t>
      </w:r>
      <w:proofErr w:type="spellEnd"/>
      <w:r w:rsidRPr="003307A5">
        <w:rPr>
          <w:rFonts w:ascii="Tahoma" w:eastAsia="Arial" w:hAnsi="Tahoma" w:cs="Tahoma"/>
          <w:bCs/>
          <w:color w:val="auto"/>
          <w:sz w:val="20"/>
          <w:szCs w:val="20"/>
          <w:lang w:val="en-US"/>
        </w:rPr>
        <w:t>.</w:t>
      </w:r>
    </w:p>
    <w:p w14:paraId="423A3205" w14:textId="77777777" w:rsidR="000374CD" w:rsidRPr="008F3CED" w:rsidRDefault="000374CD" w:rsidP="00E54C45">
      <w:pPr>
        <w:numPr>
          <w:ilvl w:val="0"/>
          <w:numId w:val="46"/>
        </w:numPr>
        <w:spacing w:before="120" w:after="120" w:line="276" w:lineRule="auto"/>
        <w:ind w:left="1134" w:hanging="567"/>
        <w:jc w:val="both"/>
        <w:rPr>
          <w:rFonts w:ascii="Tahoma" w:eastAsia="Arial" w:hAnsi="Tahoma" w:cs="Tahoma"/>
          <w:b/>
          <w:color w:val="auto"/>
          <w:sz w:val="20"/>
          <w:szCs w:val="20"/>
        </w:rPr>
      </w:pPr>
      <w:r w:rsidRPr="008F3CED">
        <w:rPr>
          <w:rFonts w:ascii="Tahoma" w:eastAsia="Arial" w:hAnsi="Tahoma" w:cs="Tahoma"/>
          <w:color w:val="auto"/>
          <w:sz w:val="20"/>
          <w:szCs w:val="20"/>
        </w:rPr>
        <w:t xml:space="preserve">Để làm rõ, GHN được toàn quyền dựa vào các Thông báo do người được ủy quyền của Khách hàng đưa ra, đồng thời sẽ không chịu trách nhiệm tìm hiểu, kiểm tra về thẩm quyền của người được ủy quyền đó. </w:t>
      </w:r>
    </w:p>
    <w:p w14:paraId="4D9DD1F7" w14:textId="77777777" w:rsidR="000374CD" w:rsidRPr="003307A5" w:rsidRDefault="000374CD" w:rsidP="000374CD">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Quy </w:t>
      </w:r>
      <w:proofErr w:type="spellStart"/>
      <w:r w:rsidRPr="003307A5">
        <w:rPr>
          <w:rFonts w:ascii="Tahoma" w:eastAsia="Arial" w:hAnsi="Tahoma" w:cs="Tahoma"/>
          <w:b/>
          <w:color w:val="auto"/>
          <w:sz w:val="20"/>
          <w:szCs w:val="20"/>
          <w:lang w:val="en-US"/>
        </w:rPr>
        <w:t>định</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chung</w:t>
      </w:r>
      <w:proofErr w:type="spellEnd"/>
    </w:p>
    <w:p w14:paraId="3A8CDD01" w14:textId="4D245D4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lastRenderedPageBreak/>
        <w:t>Các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cam </w:t>
      </w:r>
      <w:proofErr w:type="spellStart"/>
      <w:r w:rsidRPr="003307A5">
        <w:rPr>
          <w:rFonts w:ascii="Tahoma" w:eastAsia="Arial" w:hAnsi="Tahoma" w:cs="Tahoma"/>
          <w:color w:val="auto"/>
          <w:sz w:val="20"/>
          <w:szCs w:val="20"/>
          <w:lang w:val="en-US"/>
        </w:rPr>
        <w:t>kết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nghiêm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túc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đầy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mọi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ghi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Hợp</w:t>
      </w:r>
      <w:proofErr w:type="spellEnd"/>
      <w:r w:rsidRPr="003307A5">
        <w:rPr>
          <w:rFonts w:ascii="Tahoma" w:eastAsia="Arial" w:hAnsi="Tahoma" w:cs="Tahoma"/>
          <w:color w:val="auto"/>
          <w:sz w:val="20"/>
          <w:szCs w:val="20"/>
          <w:lang w:val="en-US"/>
        </w:rPr>
        <w:t xml:space="preserve"> </w:t>
      </w:r>
      <w:proofErr w:type="spellStart"/>
      <w:r w:rsidR="00005B21">
        <w:rPr>
          <w:rFonts w:ascii="Tahoma" w:eastAsia="Arial" w:hAnsi="Tahoma" w:cs="Tahoma"/>
          <w:color w:val="auto"/>
          <w:sz w:val="20"/>
          <w:szCs w:val="20"/>
          <w:lang w:val="en-US"/>
        </w:rPr>
        <w:t>đ</w:t>
      </w:r>
      <w:r w:rsidRPr="003307A5">
        <w:rPr>
          <w:rFonts w:ascii="Tahoma" w:eastAsia="Arial" w:hAnsi="Tahoma" w:cs="Tahoma"/>
          <w:color w:val="auto"/>
          <w:sz w:val="20"/>
          <w:szCs w:val="20"/>
          <w:lang w:val="en-US"/>
        </w:rPr>
        <w:t>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này</w:t>
      </w:r>
      <w:proofErr w:type="spellEnd"/>
      <w:r w:rsidRPr="003307A5">
        <w:rPr>
          <w:rFonts w:ascii="Tahoma" w:eastAsia="Arial" w:hAnsi="Tahoma" w:cs="Tahoma"/>
          <w:color w:val="auto"/>
          <w:sz w:val="20"/>
          <w:szCs w:val="20"/>
          <w:lang w:val="en-US"/>
        </w:rPr>
        <w:t xml:space="preserve">. </w:t>
      </w:r>
    </w:p>
    <w:p w14:paraId="490734E6"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Mọi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sửa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đổi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bổ</w:t>
      </w:r>
      <w:proofErr w:type="spellEnd"/>
      <w:r w:rsidRPr="003307A5">
        <w:rPr>
          <w:rFonts w:ascii="Tahoma" w:eastAsia="Arial" w:hAnsi="Tahoma" w:cs="Tahoma"/>
          <w:color w:val="auto"/>
          <w:sz w:val="20"/>
          <w:szCs w:val="20"/>
          <w:lang w:val="en-US"/>
        </w:rPr>
        <w:t xml:space="preserve"> sung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phải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lập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thành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văn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chữ</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con </w:t>
      </w:r>
      <w:proofErr w:type="spellStart"/>
      <w:r w:rsidRPr="003307A5">
        <w:rPr>
          <w:rFonts w:ascii="Tahoma" w:eastAsia="Arial" w:hAnsi="Tahoma" w:cs="Tahoma"/>
          <w:color w:val="auto"/>
          <w:sz w:val="20"/>
          <w:szCs w:val="20"/>
          <w:lang w:val="en-US"/>
        </w:rPr>
        <w:t>dấu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lệ</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Bên.</w:t>
      </w:r>
    </w:p>
    <w:p w14:paraId="3485249C"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lục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cùng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với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tài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kèm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thiết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lập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toàn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bộ</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giá</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trị</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ràng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buộc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giữa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thay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thế</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hủy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bỏ</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toàn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bộ</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thương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lượng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tài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khẳng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định</w:t>
      </w:r>
      <w:proofErr w:type="spellEnd"/>
      <w:r w:rsidRPr="003307A5">
        <w:rPr>
          <w:rFonts w:ascii="Tahoma" w:eastAsia="Arial" w:hAnsi="Tahoma" w:cs="Tahoma"/>
          <w:color w:val="auto"/>
          <w:sz w:val="20"/>
          <w:szCs w:val="20"/>
          <w:lang w:val="en-US"/>
        </w:rPr>
        <w:t xml:space="preserve">, cam </w:t>
      </w:r>
      <w:proofErr w:type="spellStart"/>
      <w:r w:rsidRPr="003307A5">
        <w:rPr>
          <w:rFonts w:ascii="Tahoma" w:eastAsia="Arial" w:hAnsi="Tahoma" w:cs="Tahoma"/>
          <w:color w:val="auto"/>
          <w:sz w:val="20"/>
          <w:szCs w:val="20"/>
          <w:lang w:val="en-US"/>
        </w:rPr>
        <w:t>kết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thỏa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thuận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trước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lập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
    <w:p w14:paraId="72DA5254"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r w:rsidRPr="003307A5">
        <w:rPr>
          <w:rFonts w:ascii="Tahoma" w:eastAsia="Arial" w:hAnsi="Tahoma" w:cs="Tahoma"/>
          <w:color w:val="auto"/>
          <w:sz w:val="20"/>
          <w:szCs w:val="20"/>
          <w:lang w:val="en-US"/>
        </w:rPr>
        <w:t xml:space="preserve">Trong </w:t>
      </w:r>
      <w:proofErr w:type="spellStart"/>
      <w:r w:rsidRPr="003307A5">
        <w:rPr>
          <w:rFonts w:ascii="Tahoma" w:eastAsia="Arial" w:hAnsi="Tahoma" w:cs="Tahoma"/>
          <w:color w:val="auto"/>
          <w:sz w:val="20"/>
          <w:szCs w:val="20"/>
          <w:lang w:val="en-US"/>
        </w:rPr>
        <w:t>trường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mâu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thuẫn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giữa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lục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ưu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áp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dụng</w:t>
      </w:r>
      <w:proofErr w:type="spellEnd"/>
      <w:r w:rsidRPr="003307A5">
        <w:rPr>
          <w:rFonts w:ascii="Tahoma" w:eastAsia="Arial" w:hAnsi="Tahoma" w:cs="Tahoma"/>
          <w:color w:val="auto"/>
          <w:sz w:val="20"/>
          <w:szCs w:val="20"/>
          <w:lang w:val="en-US"/>
        </w:rPr>
        <w:t>.</w:t>
      </w:r>
    </w:p>
    <w:p w14:paraId="3C9562AB"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Mỗi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tự</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chịu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chi </w:t>
      </w:r>
      <w:proofErr w:type="spellStart"/>
      <w:r w:rsidRPr="003307A5">
        <w:rPr>
          <w:rFonts w:ascii="Tahoma" w:eastAsia="Arial" w:hAnsi="Tahoma" w:cs="Tahoma"/>
          <w:color w:val="auto"/>
          <w:sz w:val="20"/>
          <w:szCs w:val="20"/>
          <w:lang w:val="en-US"/>
        </w:rPr>
        <w:t>phí</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phí</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tổn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mình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việc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thương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lượng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dự</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thảo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phê</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chuẩn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kết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lục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tài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lục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w:t>
      </w:r>
    </w:p>
    <w:p w14:paraId="49F7013A"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thiết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lập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mỗi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hệ</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giữa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với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tư</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lý</w:t>
      </w:r>
      <w:proofErr w:type="spellEnd"/>
      <w:r w:rsidRPr="003307A5">
        <w:rPr>
          <w:rFonts w:ascii="Tahoma" w:eastAsia="Arial" w:hAnsi="Tahoma" w:cs="Tahoma"/>
          <w:color w:val="auto"/>
          <w:sz w:val="20"/>
          <w:szCs w:val="20"/>
          <w:lang w:val="en-US"/>
        </w:rPr>
        <w:t xml:space="preserve"> hay </w:t>
      </w:r>
      <w:proofErr w:type="spellStart"/>
      <w:r w:rsidRPr="003307A5">
        <w:rPr>
          <w:rFonts w:ascii="Tahoma" w:eastAsia="Arial" w:hAnsi="Tahoma" w:cs="Tahoma"/>
          <w:color w:val="auto"/>
          <w:sz w:val="20"/>
          <w:szCs w:val="20"/>
          <w:lang w:val="en-US"/>
        </w:rPr>
        <w:t>đại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diện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kia, </w:t>
      </w:r>
      <w:proofErr w:type="spellStart"/>
      <w:r w:rsidRPr="003307A5">
        <w:rPr>
          <w:rFonts w:ascii="Tahoma" w:eastAsia="Arial" w:hAnsi="Tahoma" w:cs="Tahoma"/>
          <w:color w:val="auto"/>
          <w:sz w:val="20"/>
          <w:szCs w:val="20"/>
          <w:lang w:val="en-US"/>
        </w:rPr>
        <w:t>nhằm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ra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sự</w:t>
      </w:r>
      <w:proofErr w:type="spellEnd"/>
      <w:r w:rsidRPr="003307A5">
        <w:rPr>
          <w:rFonts w:ascii="Tahoma" w:eastAsia="Arial" w:hAnsi="Tahoma" w:cs="Tahoma"/>
          <w:color w:val="auto"/>
          <w:sz w:val="20"/>
          <w:szCs w:val="20"/>
          <w:lang w:val="en-US"/>
        </w:rPr>
        <w:t xml:space="preserve"> tin </w:t>
      </w:r>
      <w:proofErr w:type="spellStart"/>
      <w:r w:rsidRPr="003307A5">
        <w:rPr>
          <w:rFonts w:ascii="Tahoma" w:eastAsia="Arial" w:hAnsi="Tahoma" w:cs="Tahoma"/>
          <w:color w:val="auto"/>
          <w:sz w:val="20"/>
          <w:szCs w:val="20"/>
          <w:lang w:val="en-US"/>
        </w:rPr>
        <w:t>tưởng</w:t>
      </w:r>
      <w:proofErr w:type="spellEnd"/>
      <w:r w:rsidRPr="003307A5">
        <w:rPr>
          <w:rFonts w:ascii="Tahoma" w:eastAsia="Arial" w:hAnsi="Tahoma" w:cs="Tahoma"/>
          <w:color w:val="auto"/>
          <w:sz w:val="20"/>
          <w:szCs w:val="20"/>
          <w:lang w:val="en-US"/>
        </w:rPr>
        <w:t xml:space="preserve"> hay </w:t>
      </w:r>
      <w:proofErr w:type="spellStart"/>
      <w:r w:rsidRPr="003307A5">
        <w:rPr>
          <w:rFonts w:ascii="Tahoma" w:eastAsia="Arial" w:hAnsi="Tahoma" w:cs="Tahoma"/>
          <w:color w:val="auto"/>
          <w:sz w:val="20"/>
          <w:szCs w:val="20"/>
          <w:lang w:val="en-US"/>
        </w:rPr>
        <w:t>mối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hệ</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đối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thương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quyền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hành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động</w:t>
      </w:r>
      <w:proofErr w:type="spellEnd"/>
      <w:r w:rsidRPr="003307A5">
        <w:rPr>
          <w:rFonts w:ascii="Tahoma" w:eastAsia="Arial" w:hAnsi="Tahoma" w:cs="Tahoma"/>
          <w:color w:val="auto"/>
          <w:sz w:val="20"/>
          <w:szCs w:val="20"/>
          <w:lang w:val="en-US"/>
        </w:rPr>
        <w:t xml:space="preserve"> hay </w:t>
      </w:r>
      <w:proofErr w:type="spellStart"/>
      <w:r w:rsidRPr="003307A5">
        <w:rPr>
          <w:rFonts w:ascii="Tahoma" w:eastAsia="Arial" w:hAnsi="Tahoma" w:cs="Tahoma"/>
          <w:color w:val="auto"/>
          <w:sz w:val="20"/>
          <w:szCs w:val="20"/>
          <w:lang w:val="en-US"/>
        </w:rPr>
        <w:t>phải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chịu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trách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nhiệm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danh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nghĩa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Bên</w:t>
      </w:r>
      <w:proofErr w:type="spellEnd"/>
      <w:r w:rsidRPr="003307A5">
        <w:rPr>
          <w:rFonts w:ascii="Tahoma" w:eastAsia="Arial" w:hAnsi="Tahoma" w:cs="Tahoma"/>
          <w:color w:val="auto"/>
          <w:sz w:val="20"/>
          <w:szCs w:val="20"/>
          <w:lang w:val="en-US"/>
        </w:rPr>
        <w:t xml:space="preserve"> kia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w:t>
      </w:r>
    </w:p>
    <w:p w14:paraId="23F6F65F" w14:textId="78B86C9E" w:rsidR="000374CD"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Bất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cứ</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kiện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hoặc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trở</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vô</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hoặc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chỉ</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lực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trong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phạm</w:t>
      </w:r>
      <w:proofErr w:type="spellEnd"/>
      <w:r w:rsidRPr="003307A5">
        <w:rPr>
          <w:rFonts w:ascii="Tahoma" w:eastAsia="Arial" w:hAnsi="Tahoma" w:cs="Tahoma"/>
          <w:color w:val="auto"/>
          <w:sz w:val="20"/>
          <w:szCs w:val="20"/>
          <w:lang w:val="en-US"/>
        </w:rPr>
        <w:t xml:space="preserve"> vi </w:t>
      </w:r>
      <w:proofErr w:type="spellStart"/>
      <w:r w:rsidRPr="003307A5">
        <w:rPr>
          <w:rFonts w:ascii="Tahoma" w:eastAsia="Arial" w:hAnsi="Tahoma" w:cs="Tahoma"/>
          <w:color w:val="auto"/>
          <w:sz w:val="20"/>
          <w:szCs w:val="20"/>
          <w:lang w:val="en-US"/>
        </w:rPr>
        <w:t>vô</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phần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còn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của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bị</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ảnh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hưởng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bị</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thi</w:t>
      </w:r>
      <w:proofErr w:type="spellEnd"/>
      <w:r w:rsidRPr="003307A5">
        <w:rPr>
          <w:rFonts w:ascii="Tahoma" w:eastAsia="Arial" w:hAnsi="Tahoma" w:cs="Tahoma"/>
          <w:color w:val="auto"/>
          <w:sz w:val="20"/>
          <w:szCs w:val="20"/>
          <w:lang w:val="en-US"/>
        </w:rPr>
        <w:t xml:space="preserve"> hay </w:t>
      </w:r>
      <w:proofErr w:type="spellStart"/>
      <w:r w:rsidRPr="003307A5">
        <w:rPr>
          <w:rFonts w:ascii="Tahoma" w:eastAsia="Arial" w:hAnsi="Tahoma" w:cs="Tahoma"/>
          <w:color w:val="auto"/>
          <w:sz w:val="20"/>
          <w:szCs w:val="20"/>
          <w:lang w:val="en-US"/>
        </w:rPr>
        <w:t>vô</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hiệu</w:t>
      </w:r>
      <w:proofErr w:type="spellEnd"/>
      <w:r w:rsidRPr="003307A5">
        <w:rPr>
          <w:rFonts w:ascii="Tahoma" w:eastAsia="Arial" w:hAnsi="Tahoma" w:cs="Tahoma"/>
          <w:color w:val="auto"/>
          <w:sz w:val="20"/>
          <w:szCs w:val="20"/>
          <w:lang w:val="en-US"/>
        </w:rPr>
        <w:t>.</w:t>
      </w:r>
    </w:p>
    <w:p w14:paraId="562BDC6A" w14:textId="685B7B67" w:rsidR="004E7038" w:rsidRPr="003307A5" w:rsidRDefault="004E7038"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Pr>
          <w:rFonts w:ascii="Tahoma" w:eastAsia="Arial" w:hAnsi="Tahoma" w:cs="Tahoma"/>
          <w:color w:val="auto"/>
          <w:sz w:val="20"/>
          <w:szCs w:val="20"/>
          <w:lang w:val="en-US"/>
        </w:rPr>
        <w:t>Trừ</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khi</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có</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thoả</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thuận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rõ</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ràng</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ngược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lại</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giữa</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các</w:t>
      </w:r>
      <w:proofErr w:type="spellEnd"/>
      <w:r>
        <w:rPr>
          <w:rFonts w:ascii="Tahoma" w:eastAsia="Arial" w:hAnsi="Tahoma" w:cs="Tahoma"/>
          <w:color w:val="auto"/>
          <w:sz w:val="20"/>
          <w:szCs w:val="20"/>
          <w:lang w:val="en-US"/>
        </w:rPr>
        <w:t xml:space="preserve"> Bên, </w:t>
      </w:r>
      <w:proofErr w:type="spellStart"/>
      <w:r>
        <w:rPr>
          <w:rFonts w:ascii="Tahoma" w:eastAsia="Arial" w:hAnsi="Tahoma" w:cs="Tahoma"/>
          <w:color w:val="auto"/>
          <w:sz w:val="20"/>
          <w:szCs w:val="20"/>
          <w:lang w:val="en-US"/>
        </w:rPr>
        <w:t>hoặc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được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quy</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định</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theo</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Hợp</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đồng</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này</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các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quy</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định</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của</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Hợp</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đồng</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này</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và</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quyền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và</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biện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pháp</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khắc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phục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của</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các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Bên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theo</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Hợp</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đồng</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này</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đều</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được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tích</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dồn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và</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bảo</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lưu</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thực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hiện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trong</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tương</w:t>
      </w:r>
      <w:proofErr w:type="spellEnd"/>
      <w:r>
        <w:rPr>
          <w:rFonts w:ascii="Tahoma" w:eastAsia="Arial" w:hAnsi="Tahoma" w:cs="Tahoma"/>
          <w:color w:val="auto"/>
          <w:sz w:val="20"/>
          <w:szCs w:val="20"/>
          <w:lang w:val="en-US"/>
        </w:rPr>
        <w:t xml:space="preserve"> lai. </w:t>
      </w:r>
      <w:proofErr w:type="spellStart"/>
      <w:r>
        <w:rPr>
          <w:rFonts w:ascii="Tahoma" w:eastAsia="Arial" w:hAnsi="Tahoma" w:cs="Tahoma"/>
          <w:color w:val="auto"/>
          <w:sz w:val="20"/>
          <w:szCs w:val="20"/>
          <w:lang w:val="en-US"/>
        </w:rPr>
        <w:t>Việc</w:t>
      </w:r>
      <w:proofErr w:type="spellEnd"/>
      <w:r>
        <w:rPr>
          <w:rFonts w:ascii="Tahoma" w:eastAsia="Arial" w:hAnsi="Tahoma" w:cs="Tahoma"/>
          <w:color w:val="auto"/>
          <w:sz w:val="20"/>
          <w:szCs w:val="20"/>
          <w:lang w:val="en-US"/>
        </w:rPr>
        <w:t xml:space="preserve"> GHN </w:t>
      </w:r>
      <w:proofErr w:type="spellStart"/>
      <w:r>
        <w:rPr>
          <w:rFonts w:ascii="Tahoma" w:eastAsia="Arial" w:hAnsi="Tahoma" w:cs="Tahoma"/>
          <w:color w:val="auto"/>
          <w:sz w:val="20"/>
          <w:szCs w:val="20"/>
          <w:lang w:val="en-US"/>
        </w:rPr>
        <w:t>không</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thực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hiện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hoặc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sử</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dụng</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bất</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kỳ</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quyền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nào</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được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trao</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cho</w:t>
      </w:r>
      <w:proofErr w:type="spellEnd"/>
      <w:r>
        <w:rPr>
          <w:rFonts w:ascii="Tahoma" w:eastAsia="Arial" w:hAnsi="Tahoma" w:cs="Tahoma"/>
          <w:color w:val="auto"/>
          <w:sz w:val="20"/>
          <w:szCs w:val="20"/>
          <w:lang w:val="en-US"/>
        </w:rPr>
        <w:t xml:space="preserve"> GHN </w:t>
      </w:r>
      <w:proofErr w:type="spellStart"/>
      <w:r>
        <w:rPr>
          <w:rFonts w:ascii="Tahoma" w:eastAsia="Arial" w:hAnsi="Tahoma" w:cs="Tahoma"/>
          <w:color w:val="auto"/>
          <w:sz w:val="20"/>
          <w:szCs w:val="20"/>
          <w:lang w:val="en-US"/>
        </w:rPr>
        <w:t>bởi</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Hợp</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đồng</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này</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sẽ</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không</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được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coi</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là</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sự</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từ</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bỏ</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bất</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cứ</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quyền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nào</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hoặc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loại</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trừ</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quyền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thực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thi</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hoặc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sử</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dụng</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các</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quyền</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này</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vào</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bất</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cứ</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thời</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điểm</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nào</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sau</w:t>
      </w:r>
      <w:proofErr w:type="spellEnd"/>
      <w:r>
        <w:rPr>
          <w:rFonts w:ascii="Tahoma" w:eastAsia="Arial" w:hAnsi="Tahoma" w:cs="Tahoma"/>
          <w:color w:val="auto"/>
          <w:sz w:val="20"/>
          <w:szCs w:val="20"/>
          <w:lang w:val="en-US"/>
        </w:rPr>
        <w:t xml:space="preserve"> </w:t>
      </w:r>
      <w:proofErr w:type="spellStart"/>
      <w:r>
        <w:rPr>
          <w:rFonts w:ascii="Tahoma" w:eastAsia="Arial" w:hAnsi="Tahoma" w:cs="Tahoma"/>
          <w:color w:val="auto"/>
          <w:sz w:val="20"/>
          <w:szCs w:val="20"/>
          <w:lang w:val="en-US"/>
        </w:rPr>
        <w:t>đó</w:t>
      </w:r>
      <w:proofErr w:type="spellEnd"/>
      <w:r>
        <w:rPr>
          <w:rFonts w:ascii="Tahoma" w:eastAsia="Arial" w:hAnsi="Tahoma" w:cs="Tahoma"/>
          <w:color w:val="auto"/>
          <w:sz w:val="20"/>
          <w:szCs w:val="20"/>
          <w:lang w:val="en-US"/>
        </w:rPr>
        <w:t>.</w:t>
      </w:r>
    </w:p>
    <w:p w14:paraId="54566E5B" w14:textId="77777777" w:rsidR="000374CD" w:rsidRPr="003307A5" w:rsidRDefault="000374CD" w:rsidP="00E54C45">
      <w:pPr>
        <w:numPr>
          <w:ilvl w:val="0"/>
          <w:numId w:val="30"/>
        </w:numPr>
        <w:spacing w:before="120" w:after="120" w:line="276" w:lineRule="auto"/>
        <w:ind w:left="1134" w:hanging="567"/>
        <w:jc w:val="both"/>
        <w:rPr>
          <w:rFonts w:ascii="Tahoma" w:eastAsia="Arial" w:hAnsi="Tahoma" w:cs="Tahoma"/>
          <w:color w:val="auto"/>
          <w:sz w:val="20"/>
          <w:szCs w:val="20"/>
          <w:lang w:val="en-US"/>
        </w:rPr>
      </w:pP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chuẩn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một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phần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không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tách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rời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hiệu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đính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kèm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theo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Các </w:t>
      </w:r>
      <w:proofErr w:type="spellStart"/>
      <w:r w:rsidRPr="003307A5">
        <w:rPr>
          <w:rFonts w:ascii="Tahoma" w:eastAsia="Arial" w:hAnsi="Tahoma" w:cs="Tahoma"/>
          <w:color w:val="auto"/>
          <w:sz w:val="20"/>
          <w:szCs w:val="20"/>
          <w:lang w:val="en-US"/>
        </w:rPr>
        <w:t>nội</w:t>
      </w:r>
      <w:proofErr w:type="spellEnd"/>
      <w:r w:rsidRPr="003307A5">
        <w:rPr>
          <w:rFonts w:ascii="Tahoma" w:eastAsia="Arial" w:hAnsi="Tahoma" w:cs="Tahoma"/>
          <w:color w:val="auto"/>
          <w:sz w:val="20"/>
          <w:szCs w:val="20"/>
          <w:lang w:val="en-US"/>
        </w:rPr>
        <w:t xml:space="preserve"> dung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dẫn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chiếu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tới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cụm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từ</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b/>
          <w:color w:val="auto"/>
          <w:sz w:val="20"/>
          <w:szCs w:val="20"/>
          <w:lang w:val="en-US"/>
        </w:rPr>
        <w:t>Hợp</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đồng</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này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chuẩn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sẽ</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hiểu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riêng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những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nội</w:t>
      </w:r>
      <w:proofErr w:type="spellEnd"/>
      <w:r w:rsidRPr="003307A5">
        <w:rPr>
          <w:rFonts w:ascii="Tahoma" w:eastAsia="Arial" w:hAnsi="Tahoma" w:cs="Tahoma"/>
          <w:color w:val="auto"/>
          <w:sz w:val="20"/>
          <w:szCs w:val="20"/>
          <w:lang w:val="en-US"/>
        </w:rPr>
        <w:t xml:space="preserve"> dung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định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tại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chuẩn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được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hiểu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những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nội</w:t>
      </w:r>
      <w:proofErr w:type="spellEnd"/>
      <w:r w:rsidRPr="003307A5">
        <w:rPr>
          <w:rFonts w:ascii="Tahoma" w:eastAsia="Arial" w:hAnsi="Tahoma" w:cs="Tahoma"/>
          <w:color w:val="auto"/>
          <w:sz w:val="20"/>
          <w:szCs w:val="20"/>
          <w:lang w:val="en-US"/>
        </w:rPr>
        <w:t xml:space="preserve"> dung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bất</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đến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toàn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bộ</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Hợp</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đồng</w:t>
      </w:r>
      <w:proofErr w:type="spellEnd"/>
      <w:r w:rsidRPr="003307A5">
        <w:rPr>
          <w:rFonts w:ascii="Tahoma" w:eastAsia="Arial" w:hAnsi="Tahoma" w:cs="Tahoma"/>
          <w:color w:val="auto"/>
          <w:sz w:val="20"/>
          <w:szCs w:val="20"/>
          <w:lang w:val="en-US"/>
        </w:rPr>
        <w:t xml:space="preserve"> bao </w:t>
      </w:r>
      <w:proofErr w:type="spellStart"/>
      <w:r w:rsidRPr="003307A5">
        <w:rPr>
          <w:rFonts w:ascii="Tahoma" w:eastAsia="Arial" w:hAnsi="Tahoma" w:cs="Tahoma"/>
          <w:color w:val="auto"/>
          <w:sz w:val="20"/>
          <w:szCs w:val="20"/>
          <w:lang w:val="en-US"/>
        </w:rPr>
        <w:t>gồm</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cả</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Tiêu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chuẩn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Điều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khoản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Sử</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dụng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Dịch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và</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các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phụ</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lục</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thỏa</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thuận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có</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liên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quan</w:t>
      </w:r>
      <w:proofErr w:type="spellEnd"/>
      <w:r w:rsidRPr="003307A5">
        <w:rPr>
          <w:rFonts w:ascii="Tahoma" w:eastAsia="Arial" w:hAnsi="Tahoma" w:cs="Tahoma"/>
          <w:color w:val="auto"/>
          <w:sz w:val="20"/>
          <w:szCs w:val="20"/>
          <w:lang w:val="en-US"/>
        </w:rPr>
        <w:t>./.</w:t>
      </w:r>
    </w:p>
    <w:tbl>
      <w:tblPr>
        <w:tblW w:w="0" w:type="auto"/>
        <w:tblInd w:w="426" w:type="dxa"/>
        <w:tblBorders>
          <w:top w:val="double" w:sz="4" w:space="0" w:color="auto"/>
          <w:bottom w:val="double" w:sz="4" w:space="0" w:color="auto"/>
          <w:insideH w:val="double" w:sz="4" w:space="0" w:color="auto"/>
          <w:insideV w:val="double" w:sz="4" w:space="0" w:color="auto"/>
        </w:tblBorders>
        <w:tblLook w:val="04A0" w:firstRow="1" w:lastRow="0" w:firstColumn="1" w:lastColumn="0" w:noHBand="0" w:noVBand="1"/>
      </w:tblPr>
      <w:tblGrid>
        <w:gridCol w:w="8929"/>
      </w:tblGrid>
      <w:tr w:rsidR="000374CD" w:rsidRPr="003307A5" w14:paraId="7CC14248" w14:textId="77777777" w:rsidTr="0096254E">
        <w:tc>
          <w:tcPr>
            <w:tcW w:w="9145" w:type="dxa"/>
          </w:tcPr>
          <w:p w14:paraId="12D47CB7" w14:textId="77777777" w:rsidR="000374CD" w:rsidRPr="003307A5" w:rsidRDefault="000374CD" w:rsidP="0096254E">
            <w:pPr>
              <w:spacing w:before="120" w:after="120" w:line="276" w:lineRule="auto"/>
              <w:jc w:val="center"/>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HẾT NỘI DUNG ĐIỀU KHOẢN TIÊU CHUẨN</w:t>
            </w:r>
          </w:p>
        </w:tc>
      </w:tr>
    </w:tbl>
    <w:p w14:paraId="1D18C124" w14:textId="77777777" w:rsidR="000374CD" w:rsidRPr="003307A5" w:rsidRDefault="000374CD" w:rsidP="000374CD">
      <w:pPr>
        <w:spacing w:before="120" w:after="120" w:line="276" w:lineRule="auto"/>
        <w:jc w:val="center"/>
        <w:rPr>
          <w:rFonts w:ascii="Tahoma" w:hAnsi="Tahoma" w:cs="Tahoma"/>
          <w:b/>
          <w:color w:val="auto"/>
          <w:sz w:val="20"/>
          <w:szCs w:val="22"/>
          <w:u w:val="single"/>
          <w:lang w:val="en-US"/>
        </w:rPr>
      </w:pPr>
    </w:p>
    <w:p w14:paraId="59B634A7" w14:textId="77777777"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2"/>
          <w:u w:val="single"/>
          <w:lang w:val="en-US"/>
        </w:rPr>
        <w:br w:type="page"/>
      </w:r>
      <w:r w:rsidRPr="003307A5">
        <w:rPr>
          <w:rFonts w:ascii="Tahoma" w:hAnsi="Tahoma" w:cs="Tahoma"/>
          <w:b/>
          <w:color w:val="auto"/>
          <w:sz w:val="20"/>
          <w:szCs w:val="20"/>
          <w:u w:val="single"/>
          <w:lang w:val="en-US"/>
        </w:rPr>
        <w:lastRenderedPageBreak/>
        <w:t>ĐIỀU KHOẢN SỬ DỤNG DỊCH VỤ</w:t>
      </w:r>
    </w:p>
    <w:p w14:paraId="3E0EDBCF" w14:textId="77777777" w:rsidR="000374CD"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proofErr w:type="spellStart"/>
      <w:r w:rsidRPr="003307A5">
        <w:rPr>
          <w:rFonts w:ascii="Tahoma" w:eastAsia="Arial" w:hAnsi="Tahoma" w:cs="Tahoma"/>
          <w:b/>
          <w:color w:val="auto"/>
          <w:sz w:val="20"/>
          <w:szCs w:val="20"/>
          <w:lang w:val="en-US"/>
        </w:rPr>
        <w:t>Cước</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Phí</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Dịch</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Vụ</w:t>
      </w:r>
      <w:proofErr w:type="spellEnd"/>
    </w:p>
    <w:p w14:paraId="5B1378AD" w14:textId="66412DA2" w:rsidR="000374CD" w:rsidRPr="008F3CED" w:rsidRDefault="000374CD" w:rsidP="000374CD">
      <w:pPr>
        <w:spacing w:before="120" w:after="120" w:line="276" w:lineRule="auto"/>
        <w:ind w:left="567"/>
        <w:jc w:val="both"/>
        <w:rPr>
          <w:rFonts w:ascii="Tahoma" w:eastAsia="Arial" w:hAnsi="Tahoma" w:cs="Tahoma"/>
          <w:b/>
          <w:color w:val="auto"/>
          <w:sz w:val="20"/>
          <w:szCs w:val="20"/>
        </w:rPr>
      </w:pPr>
      <w:r w:rsidRPr="0088333B">
        <w:rPr>
          <w:rFonts w:ascii="Tahoma" w:hAnsi="Tahoma" w:cs="Tahoma"/>
          <w:color w:val="auto"/>
          <w:sz w:val="20"/>
          <w:szCs w:val="20"/>
        </w:rPr>
        <w:t>Bảng giá Cước phí Dịch vụ của GHN được thể hiện tại Bảng Cước phí Dịch vụ hiện hành của GHN</w:t>
      </w:r>
      <w:r w:rsidRPr="0088333B">
        <w:rPr>
          <w:rFonts w:ascii="Tahoma" w:hAnsi="Tahoma" w:cs="Tahoma"/>
          <w:color w:val="auto"/>
          <w:sz w:val="20"/>
          <w:szCs w:val="20"/>
          <w:lang w:val="en-US"/>
        </w:rPr>
        <w:t xml:space="preserve"> </w:t>
      </w:r>
      <w:proofErr w:type="spellStart"/>
      <w:r w:rsidRPr="0088333B">
        <w:rPr>
          <w:rFonts w:ascii="Tahoma" w:hAnsi="Tahoma" w:cs="Tahoma"/>
          <w:color w:val="auto"/>
          <w:sz w:val="20"/>
          <w:szCs w:val="20"/>
          <w:lang w:val="en-US"/>
        </w:rPr>
        <w:t>theo</w:t>
      </w:r>
      <w:proofErr w:type="spellEnd"/>
      <w:r w:rsidRPr="0088333B">
        <w:rPr>
          <w:rFonts w:ascii="Tahoma" w:hAnsi="Tahoma" w:cs="Tahoma"/>
          <w:color w:val="auto"/>
          <w:sz w:val="20"/>
          <w:szCs w:val="20"/>
        </w:rPr>
        <w:t xml:space="preserve"> Phụ lục đính kèm Hợp đồng. Cước phí Dịch vụ này </w:t>
      </w:r>
      <w:r w:rsidR="00997026">
        <w:rPr>
          <w:rFonts w:ascii="Tahoma" w:hAnsi="Tahoma" w:cs="Tahoma"/>
          <w:color w:val="auto"/>
          <w:sz w:val="20"/>
          <w:szCs w:val="20"/>
        </w:rPr>
        <w:t>đã</w:t>
      </w:r>
      <w:r w:rsidRPr="0088333B">
        <w:rPr>
          <w:rFonts w:ascii="Tahoma" w:hAnsi="Tahoma" w:cs="Tahoma"/>
          <w:color w:val="auto"/>
          <w:sz w:val="20"/>
          <w:szCs w:val="20"/>
        </w:rPr>
        <w:t xml:space="preserve"> bao gồm thuế VAT và sẽ được thay đổi tùy vào từng thời điểm. </w:t>
      </w:r>
    </w:p>
    <w:p w14:paraId="150974F1" w14:textId="77777777" w:rsidR="000374CD" w:rsidRPr="008F3CED" w:rsidRDefault="000374CD" w:rsidP="000374CD">
      <w:pPr>
        <w:spacing w:before="120" w:after="120" w:line="276" w:lineRule="auto"/>
        <w:ind w:left="567"/>
        <w:jc w:val="both"/>
        <w:rPr>
          <w:rFonts w:ascii="Tahoma" w:eastAsia="Arial" w:hAnsi="Tahoma" w:cs="Tahoma"/>
          <w:b/>
          <w:color w:val="auto"/>
          <w:sz w:val="20"/>
          <w:szCs w:val="20"/>
        </w:rPr>
      </w:pPr>
      <w:r w:rsidRPr="0088333B">
        <w:rPr>
          <w:rFonts w:ascii="Tahoma" w:hAnsi="Tahoma" w:cs="Tahoma"/>
          <w:sz w:val="20"/>
        </w:rPr>
        <w:t xml:space="preserve">Trong trường hợp có sự điều chỉnh về Cước phí Dịch vụ, GHN phải thông báo bằng văn bản cho </w:t>
      </w:r>
      <w:r w:rsidRPr="008F3CED">
        <w:rPr>
          <w:rFonts w:ascii="Tahoma" w:hAnsi="Tahoma" w:cs="Tahoma"/>
          <w:sz w:val="20"/>
        </w:rPr>
        <w:t>Khách hàng</w:t>
      </w:r>
      <w:r w:rsidRPr="0088333B">
        <w:rPr>
          <w:rFonts w:ascii="Tahoma" w:hAnsi="Tahoma" w:cs="Tahoma"/>
          <w:sz w:val="20"/>
        </w:rPr>
        <w:t xml:space="preserve"> biết ít nhất 15 (mười lăm) ngày trước ngày điều chỉnh.</w:t>
      </w:r>
      <w:r w:rsidRPr="0088333B">
        <w:rPr>
          <w:rFonts w:ascii="Tahoma" w:hAnsi="Tahoma" w:cs="Tahoma"/>
          <w:b/>
          <w:sz w:val="20"/>
        </w:rPr>
        <w:t xml:space="preserve"> </w:t>
      </w:r>
      <w:r w:rsidRPr="0088333B">
        <w:rPr>
          <w:rFonts w:ascii="Tahoma" w:hAnsi="Tahoma" w:cs="Tahoma"/>
          <w:sz w:val="20"/>
        </w:rPr>
        <w:t xml:space="preserve">Sau thời điểm điều chỉnh, </w:t>
      </w:r>
      <w:r w:rsidRPr="008F3CED">
        <w:rPr>
          <w:rFonts w:ascii="Tahoma" w:hAnsi="Tahoma" w:cs="Tahoma"/>
          <w:sz w:val="20"/>
        </w:rPr>
        <w:t>c</w:t>
      </w:r>
      <w:r w:rsidRPr="0088333B">
        <w:rPr>
          <w:rFonts w:ascii="Tahoma" w:hAnsi="Tahoma" w:cs="Tahoma"/>
          <w:sz w:val="20"/>
        </w:rPr>
        <w:t xml:space="preserve">ác </w:t>
      </w:r>
      <w:r w:rsidRPr="008F3CED">
        <w:rPr>
          <w:rFonts w:ascii="Tahoma" w:hAnsi="Tahoma" w:cs="Tahoma"/>
          <w:sz w:val="20"/>
        </w:rPr>
        <w:t>B</w:t>
      </w:r>
      <w:r w:rsidRPr="0088333B">
        <w:rPr>
          <w:rFonts w:ascii="Tahoma" w:hAnsi="Tahoma" w:cs="Tahoma"/>
          <w:sz w:val="20"/>
        </w:rPr>
        <w:t>ên sẽ tiếp tục thực hiện Hợp đồng này theo Bảng Cước phí Dịch vụ mới do GHN thông báo.</w:t>
      </w:r>
    </w:p>
    <w:p w14:paraId="26D81134"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Thông Tin </w:t>
      </w:r>
      <w:proofErr w:type="spellStart"/>
      <w:r w:rsidRPr="003307A5">
        <w:rPr>
          <w:rFonts w:ascii="Tahoma" w:eastAsia="Arial" w:hAnsi="Tahoma" w:cs="Tahoma"/>
          <w:b/>
          <w:color w:val="auto"/>
          <w:sz w:val="20"/>
          <w:szCs w:val="20"/>
          <w:lang w:val="en-US"/>
        </w:rPr>
        <w:t>Về</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Đơn</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Hàng</w:t>
      </w:r>
      <w:proofErr w:type="spellEnd"/>
    </w:p>
    <w:p w14:paraId="4A18AE97"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color w:val="auto"/>
          <w:sz w:val="20"/>
          <w:lang w:val="en-US"/>
        </w:rPr>
      </w:pPr>
      <w:proofErr w:type="spellStart"/>
      <w:r w:rsidRPr="003307A5">
        <w:rPr>
          <w:rFonts w:ascii="Tahoma" w:eastAsia="Arial" w:hAnsi="Tahoma" w:cs="Tahoma"/>
          <w:color w:val="auto"/>
          <w:sz w:val="20"/>
          <w:szCs w:val="20"/>
          <w:lang w:val="en-US"/>
        </w:rPr>
        <w:t>Khách</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hàng</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phải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bổ</w:t>
      </w:r>
      <w:proofErr w:type="spellEnd"/>
      <w:r w:rsidRPr="003307A5">
        <w:rPr>
          <w:rFonts w:ascii="Tahoma" w:eastAsia="Arial" w:hAnsi="Tahoma" w:cs="Tahoma"/>
          <w:color w:val="auto"/>
          <w:sz w:val="20"/>
          <w:szCs w:val="20"/>
          <w:lang w:val="en-US"/>
        </w:rPr>
        <w:t xml:space="preserve"> sung </w:t>
      </w:r>
      <w:proofErr w:type="spellStart"/>
      <w:r w:rsidRPr="003307A5">
        <w:rPr>
          <w:rFonts w:ascii="Tahoma" w:eastAsia="Arial" w:hAnsi="Tahoma" w:cs="Tahoma"/>
          <w:color w:val="auto"/>
          <w:sz w:val="20"/>
          <w:szCs w:val="20"/>
          <w:lang w:val="en-US"/>
        </w:rPr>
        <w:t>đầy</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đủ</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thông</w:t>
      </w:r>
      <w:proofErr w:type="spellEnd"/>
      <w:r w:rsidRPr="003307A5">
        <w:rPr>
          <w:rFonts w:ascii="Tahoma" w:eastAsia="Arial" w:hAnsi="Tahoma" w:cs="Tahoma"/>
          <w:color w:val="auto"/>
          <w:sz w:val="20"/>
          <w:szCs w:val="20"/>
          <w:lang w:val="en-US"/>
        </w:rPr>
        <w:t xml:space="preserve"> tin </w:t>
      </w:r>
      <w:proofErr w:type="spellStart"/>
      <w:r w:rsidRPr="003307A5">
        <w:rPr>
          <w:rFonts w:ascii="Tahoma" w:eastAsia="Arial" w:hAnsi="Tahoma" w:cs="Tahoma"/>
          <w:color w:val="auto"/>
          <w:sz w:val="20"/>
          <w:szCs w:val="20"/>
          <w:lang w:val="en-US"/>
        </w:rPr>
        <w:t>về</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Bưu</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gửi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giao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nhận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khi</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tạo</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Đơn</w:t>
      </w:r>
      <w:proofErr w:type="spellEnd"/>
      <w:r w:rsidRPr="003307A5">
        <w:rPr>
          <w:rFonts w:ascii="Tahoma" w:eastAsia="Arial" w:hAnsi="Tahoma" w:cs="Tahoma"/>
          <w:color w:val="auto"/>
          <w:sz w:val="20"/>
          <w:szCs w:val="20"/>
          <w:lang w:val="en-US"/>
        </w:rPr>
        <w:t xml:space="preserve"> </w:t>
      </w:r>
      <w:proofErr w:type="spellStart"/>
      <w:r w:rsidRPr="003307A5">
        <w:rPr>
          <w:rFonts w:ascii="Tahoma" w:eastAsia="Arial" w:hAnsi="Tahoma" w:cs="Tahoma"/>
          <w:color w:val="auto"/>
          <w:sz w:val="20"/>
          <w:szCs w:val="20"/>
          <w:lang w:val="en-US"/>
        </w:rPr>
        <w:t>hàng</w:t>
      </w:r>
      <w:proofErr w:type="spellEnd"/>
      <w:r w:rsidRPr="003307A5">
        <w:rPr>
          <w:rFonts w:ascii="Tahoma" w:eastAsia="Arial" w:hAnsi="Tahoma" w:cs="Tahoma"/>
          <w:color w:val="auto"/>
          <w:sz w:val="20"/>
          <w:szCs w:val="20"/>
          <w:lang w:val="en-US"/>
        </w:rPr>
        <w:t xml:space="preserve"> – bao </w:t>
      </w:r>
      <w:proofErr w:type="spellStart"/>
      <w:r w:rsidRPr="003307A5">
        <w:rPr>
          <w:rFonts w:ascii="Tahoma" w:eastAsia="Arial" w:hAnsi="Tahoma" w:cs="Tahoma"/>
          <w:color w:val="auto"/>
          <w:sz w:val="20"/>
          <w:szCs w:val="20"/>
          <w:lang w:val="en-US"/>
        </w:rPr>
        <w:t>gồm</w:t>
      </w:r>
      <w:proofErr w:type="spellEnd"/>
      <w:r w:rsidRPr="003307A5">
        <w:rPr>
          <w:rFonts w:ascii="Tahoma" w:eastAsia="Arial" w:hAnsi="Tahoma" w:cs="Tahoma"/>
          <w:color w:val="auto"/>
          <w:sz w:val="20"/>
          <w:szCs w:val="20"/>
          <w:lang w:val="en-US"/>
        </w:rPr>
        <w:t xml:space="preserve"> </w:t>
      </w:r>
      <w:r w:rsidRPr="003307A5">
        <w:rPr>
          <w:rFonts w:ascii="Tahoma" w:hAnsi="Tahoma" w:cs="Tahoma"/>
          <w:color w:val="auto"/>
          <w:sz w:val="20"/>
        </w:rPr>
        <w:t>các thông tin</w:t>
      </w:r>
      <w:r w:rsidRPr="003307A5">
        <w:rPr>
          <w:rFonts w:ascii="Tahoma" w:hAnsi="Tahoma" w:cs="Tahoma"/>
          <w:b/>
          <w:color w:val="auto"/>
          <w:sz w:val="20"/>
        </w:rPr>
        <w:t xml:space="preserve"> </w:t>
      </w:r>
      <w:r w:rsidRPr="003307A5">
        <w:rPr>
          <w:rFonts w:ascii="Tahoma" w:hAnsi="Tahoma" w:cs="Tahoma"/>
          <w:color w:val="auto"/>
          <w:sz w:val="20"/>
        </w:rPr>
        <w:t xml:space="preserve">về </w:t>
      </w:r>
      <w:proofErr w:type="spellStart"/>
      <w:r w:rsidRPr="003307A5">
        <w:rPr>
          <w:rFonts w:ascii="Tahoma" w:hAnsi="Tahoma" w:cs="Tahoma"/>
          <w:color w:val="auto"/>
          <w:sz w:val="20"/>
          <w:lang w:val="en-US"/>
        </w:rPr>
        <w:t>nội</w:t>
      </w:r>
      <w:proofErr w:type="spellEnd"/>
      <w:r w:rsidRPr="003307A5">
        <w:rPr>
          <w:rFonts w:ascii="Tahoma" w:hAnsi="Tahoma" w:cs="Tahoma"/>
          <w:color w:val="auto"/>
          <w:sz w:val="20"/>
          <w:lang w:val="en-US"/>
        </w:rPr>
        <w:t xml:space="preserve"> dung </w:t>
      </w:r>
      <w:proofErr w:type="spellStart"/>
      <w:r w:rsidRPr="003307A5">
        <w:rPr>
          <w:rFonts w:ascii="Tahoma" w:hAnsi="Tahoma" w:cs="Tahoma"/>
          <w:color w:val="auto"/>
          <w:sz w:val="20"/>
          <w:lang w:val="en-US"/>
        </w:rPr>
        <w:t>Bưu</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gửi</w:t>
      </w:r>
      <w:proofErr w:type="spellEnd"/>
      <w:r w:rsidRPr="003307A5">
        <w:rPr>
          <w:rFonts w:ascii="Tahoma" w:hAnsi="Tahoma" w:cs="Tahoma"/>
          <w:color w:val="auto"/>
          <w:sz w:val="20"/>
          <w:lang w:val="en-US"/>
        </w:rPr>
        <w:t xml:space="preserve">, </w:t>
      </w:r>
      <w:r w:rsidRPr="003307A5">
        <w:rPr>
          <w:rFonts w:ascii="Tahoma" w:hAnsi="Tahoma" w:cs="Tahoma"/>
          <w:color w:val="auto"/>
          <w:sz w:val="20"/>
        </w:rPr>
        <w:t xml:space="preserve">thông tin </w:t>
      </w:r>
      <w:r w:rsidRPr="003307A5">
        <w:rPr>
          <w:rFonts w:ascii="Tahoma" w:hAnsi="Tahoma" w:cs="Tahoma"/>
          <w:color w:val="auto"/>
          <w:sz w:val="20"/>
          <w:lang w:val="en-US"/>
        </w:rPr>
        <w:t>N</w:t>
      </w:r>
      <w:r w:rsidRPr="003307A5">
        <w:rPr>
          <w:rFonts w:ascii="Tahoma" w:hAnsi="Tahoma" w:cs="Tahoma"/>
          <w:color w:val="auto"/>
          <w:sz w:val="20"/>
        </w:rPr>
        <w:t>gười gửi</w:t>
      </w:r>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và</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Người</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nhận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họ</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tên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số</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điện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thoại</w:t>
      </w:r>
      <w:proofErr w:type="spellEnd"/>
      <w:r w:rsidRPr="003307A5">
        <w:rPr>
          <w:rFonts w:ascii="Tahoma" w:hAnsi="Tahoma" w:cs="Tahoma"/>
          <w:color w:val="auto"/>
          <w:sz w:val="20"/>
          <w:lang w:val="en-US"/>
        </w:rPr>
        <w:t xml:space="preserve"> di </w:t>
      </w:r>
      <w:proofErr w:type="spellStart"/>
      <w:r w:rsidRPr="003307A5">
        <w:rPr>
          <w:rFonts w:ascii="Tahoma" w:hAnsi="Tahoma" w:cs="Tahoma"/>
          <w:color w:val="auto"/>
          <w:sz w:val="20"/>
          <w:lang w:val="en-US"/>
        </w:rPr>
        <w:t>động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địa</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chỉ</w:t>
      </w:r>
      <w:proofErr w:type="spellEnd"/>
      <w:r w:rsidRPr="003307A5">
        <w:rPr>
          <w:rFonts w:ascii="Tahoma" w:hAnsi="Tahoma" w:cs="Tahoma"/>
          <w:color w:val="auto"/>
          <w:sz w:val="20"/>
          <w:lang w:val="en-US"/>
        </w:rPr>
        <w:t xml:space="preserve">). </w:t>
      </w:r>
    </w:p>
    <w:p w14:paraId="2FEEA143"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color w:val="auto"/>
          <w:sz w:val="20"/>
          <w:lang w:val="en-US"/>
        </w:rPr>
      </w:pPr>
      <w:r w:rsidRPr="003307A5">
        <w:rPr>
          <w:rFonts w:ascii="Tahoma" w:hAnsi="Tahoma" w:cs="Tahoma"/>
          <w:b/>
          <w:sz w:val="20"/>
        </w:rPr>
        <w:t xml:space="preserve">Thay đổi Thông tin </w:t>
      </w:r>
      <w:proofErr w:type="spellStart"/>
      <w:r w:rsidRPr="003307A5">
        <w:rPr>
          <w:rFonts w:ascii="Tahoma" w:hAnsi="Tahoma" w:cs="Tahoma"/>
          <w:b/>
          <w:sz w:val="20"/>
          <w:lang w:val="en-US"/>
        </w:rPr>
        <w:t>Đơn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hàng</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chỉ</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áp</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dụng</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đối</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với</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các</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Đơn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hàng</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vận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chuyển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bằng</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xe</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máy</w:t>
      </w:r>
      <w:proofErr w:type="spellEnd"/>
      <w:r w:rsidRPr="003307A5">
        <w:rPr>
          <w:rFonts w:ascii="Tahoma" w:hAnsi="Tahoma" w:cs="Tahoma"/>
          <w:b/>
          <w:sz w:val="20"/>
          <w:lang w:val="en-US"/>
        </w:rPr>
        <w:t>)</w:t>
      </w:r>
      <w:r w:rsidRPr="003307A5">
        <w:rPr>
          <w:rFonts w:ascii="Tahoma" w:hAnsi="Tahoma" w:cs="Tahoma"/>
          <w:b/>
          <w:sz w:val="20"/>
        </w:rPr>
        <w:t>:</w:t>
      </w:r>
    </w:p>
    <w:p w14:paraId="70AD48F9"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proofErr w:type="spellStart"/>
      <w:r w:rsidRPr="003307A5">
        <w:rPr>
          <w:rFonts w:ascii="Tahoma" w:hAnsi="Tahoma" w:cs="Tahoma"/>
          <w:sz w:val="20"/>
          <w:lang w:val="it-IT"/>
        </w:rPr>
        <w:t>Khách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quyền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tối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đa</w:t>
      </w:r>
      <w:proofErr w:type="spellEnd"/>
      <w:r w:rsidRPr="003307A5">
        <w:rPr>
          <w:rFonts w:ascii="Tahoma" w:hAnsi="Tahoma" w:cs="Tahoma"/>
          <w:sz w:val="20"/>
          <w:lang w:val="it-IT"/>
        </w:rPr>
        <w:t xml:space="preserve"> 02 (hai) </w:t>
      </w:r>
      <w:proofErr w:type="spellStart"/>
      <w:r w:rsidRPr="003307A5">
        <w:rPr>
          <w:rFonts w:ascii="Tahoma" w:hAnsi="Tahoma" w:cs="Tahoma"/>
          <w:sz w:val="20"/>
          <w:lang w:val="it-IT"/>
        </w:rPr>
        <w:t>trong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số</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các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nội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dung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sau</w:t>
      </w:r>
      <w:proofErr w:type="spellEnd"/>
      <w:r w:rsidRPr="003307A5">
        <w:rPr>
          <w:rFonts w:ascii="Tahoma" w:hAnsi="Tahoma" w:cs="Tahoma"/>
          <w:sz w:val="20"/>
          <w:lang w:val="it-IT"/>
        </w:rPr>
        <w:t xml:space="preserve"> (i) ghi </w:t>
      </w:r>
      <w:proofErr w:type="spellStart"/>
      <w:r w:rsidRPr="003307A5">
        <w:rPr>
          <w:rFonts w:ascii="Tahoma" w:hAnsi="Tahoma" w:cs="Tahoma"/>
          <w:sz w:val="20"/>
          <w:lang w:val="it-IT"/>
        </w:rPr>
        <w:t>chú</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bắt</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buộc</w:t>
      </w:r>
      <w:proofErr w:type="spellEnd"/>
      <w:r w:rsidRPr="003307A5">
        <w:rPr>
          <w:rFonts w:ascii="Tahoma" w:hAnsi="Tahoma" w:cs="Tahoma"/>
          <w:sz w:val="20"/>
          <w:lang w:val="it-IT"/>
        </w:rPr>
        <w:t xml:space="preserve">, (ii) </w:t>
      </w:r>
      <w:proofErr w:type="spellStart"/>
      <w:r w:rsidRPr="003307A5">
        <w:rPr>
          <w:rFonts w:ascii="Tahoma" w:hAnsi="Tahoma" w:cs="Tahoma"/>
          <w:sz w:val="20"/>
          <w:lang w:val="it-IT"/>
        </w:rPr>
        <w:t>tên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(iii) </w:t>
      </w:r>
      <w:proofErr w:type="spellStart"/>
      <w:r w:rsidRPr="003307A5">
        <w:rPr>
          <w:rFonts w:ascii="Tahoma" w:hAnsi="Tahoma" w:cs="Tahoma"/>
          <w:sz w:val="20"/>
          <w:lang w:val="it-IT"/>
        </w:rPr>
        <w:t>số</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điện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thoại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(iv) </w:t>
      </w:r>
      <w:proofErr w:type="spellStart"/>
      <w:r w:rsidRPr="003307A5">
        <w:rPr>
          <w:rFonts w:ascii="Tahoma" w:hAnsi="Tahoma" w:cs="Tahoma"/>
          <w:sz w:val="20"/>
          <w:lang w:val="it-IT"/>
        </w:rPr>
        <w:t>địa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chỉ</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hoặc</w:t>
      </w:r>
      <w:proofErr w:type="spellEnd"/>
      <w:r w:rsidRPr="003307A5">
        <w:rPr>
          <w:rFonts w:ascii="Tahoma" w:hAnsi="Tahoma" w:cs="Tahoma"/>
          <w:sz w:val="20"/>
          <w:lang w:val="it-IT"/>
        </w:rPr>
        <w:t xml:space="preserve"> (v) </w:t>
      </w:r>
      <w:proofErr w:type="spellStart"/>
      <w:r w:rsidRPr="003307A5">
        <w:rPr>
          <w:rFonts w:ascii="Tahoma" w:hAnsi="Tahoma" w:cs="Tahoma"/>
          <w:sz w:val="20"/>
          <w:lang w:val="it-IT"/>
        </w:rPr>
        <w:t>khu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vực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
    <w:p w14:paraId="42D57D28"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proofErr w:type="spellStart"/>
      <w:r w:rsidRPr="003307A5">
        <w:rPr>
          <w:rFonts w:ascii="Tahoma" w:hAnsi="Tahoma" w:cs="Tahoma"/>
          <w:sz w:val="20"/>
          <w:lang w:val="it-IT"/>
        </w:rPr>
        <w:t>Việc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theo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Điểm</w:t>
      </w:r>
      <w:proofErr w:type="spellEnd"/>
      <w:r w:rsidRPr="003307A5">
        <w:rPr>
          <w:rFonts w:ascii="Tahoma" w:hAnsi="Tahoma" w:cs="Tahoma"/>
          <w:sz w:val="20"/>
          <w:lang w:val="it-IT"/>
        </w:rPr>
        <w:t xml:space="preserve"> (a) </w:t>
      </w:r>
      <w:proofErr w:type="spellStart"/>
      <w:r w:rsidRPr="003307A5">
        <w:rPr>
          <w:rFonts w:ascii="Tahoma" w:hAnsi="Tahoma" w:cs="Tahoma"/>
          <w:sz w:val="20"/>
          <w:lang w:val="it-IT"/>
        </w:rPr>
        <w:t>trên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chỉ</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áp</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dụng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chưa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kết</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thúc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Toàn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trình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và</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bị</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tịch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hoặc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tiêu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hủy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theo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quy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định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của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pháp</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luật</w:t>
      </w:r>
      <w:proofErr w:type="spellEnd"/>
      <w:r w:rsidRPr="003307A5">
        <w:rPr>
          <w:rFonts w:ascii="Tahoma" w:hAnsi="Tahoma" w:cs="Tahoma"/>
          <w:sz w:val="20"/>
          <w:lang w:val="it-IT"/>
        </w:rPr>
        <w:t>.</w:t>
      </w:r>
    </w:p>
    <w:p w14:paraId="132F3563"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 xml:space="preserve">GHN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hỗ</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họ</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địa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chỉ</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trong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trường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hợp</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do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tiền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cước</w:t>
      </w:r>
      <w:proofErr w:type="spellEnd"/>
      <w:r w:rsidRPr="003307A5">
        <w:rPr>
          <w:rFonts w:ascii="Tahoma" w:hAnsi="Tahoma" w:cs="Tahoma"/>
          <w:sz w:val="20"/>
          <w:lang w:val="it-IT"/>
        </w:rPr>
        <w:t xml:space="preserve">. </w:t>
      </w:r>
    </w:p>
    <w:p w14:paraId="151FBFE1"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proofErr w:type="spellStart"/>
      <w:r w:rsidRPr="003307A5">
        <w:rPr>
          <w:rFonts w:ascii="Tahoma" w:hAnsi="Tahoma" w:cs="Tahoma"/>
          <w:sz w:val="20"/>
          <w:lang w:val="it-IT"/>
        </w:rPr>
        <w:t>Việc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sẽ</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làm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Cước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phí</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Dịch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vụ</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và</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Toàn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trình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dự</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kiến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sẽ</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muộn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từ</w:t>
      </w:r>
      <w:proofErr w:type="spellEnd"/>
      <w:r w:rsidRPr="003307A5">
        <w:rPr>
          <w:rFonts w:ascii="Tahoma" w:hAnsi="Tahoma" w:cs="Tahoma"/>
          <w:sz w:val="20"/>
          <w:lang w:val="it-IT"/>
        </w:rPr>
        <w:t xml:space="preserve"> 01 (</w:t>
      </w:r>
      <w:proofErr w:type="spellStart"/>
      <w:r w:rsidRPr="003307A5">
        <w:rPr>
          <w:rFonts w:ascii="Tahoma" w:hAnsi="Tahoma" w:cs="Tahoma"/>
          <w:sz w:val="20"/>
          <w:lang w:val="it-IT"/>
        </w:rPr>
        <w:t>một</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đến</w:t>
      </w:r>
      <w:proofErr w:type="spellEnd"/>
      <w:r w:rsidRPr="003307A5">
        <w:rPr>
          <w:rFonts w:ascii="Tahoma" w:hAnsi="Tahoma" w:cs="Tahoma"/>
          <w:sz w:val="20"/>
          <w:lang w:val="it-IT"/>
        </w:rPr>
        <w:t xml:space="preserve"> 05 (</w:t>
      </w:r>
      <w:proofErr w:type="spellStart"/>
      <w:r w:rsidRPr="003307A5">
        <w:rPr>
          <w:rFonts w:ascii="Tahoma" w:hAnsi="Tahoma" w:cs="Tahoma"/>
          <w:sz w:val="20"/>
          <w:lang w:val="it-IT"/>
        </w:rPr>
        <w:t>năm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ngày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tính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từ</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điểm</w:t>
      </w:r>
      <w:proofErr w:type="spellEnd"/>
      <w:r w:rsidRPr="003307A5">
        <w:rPr>
          <w:rFonts w:ascii="Tahoma" w:hAnsi="Tahoma" w:cs="Tahoma"/>
          <w:sz w:val="20"/>
          <w:lang w:val="it-IT"/>
        </w:rPr>
        <w:t xml:space="preserve"> GHN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mới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tùy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theo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loại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hình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gói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dịch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vụ</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mà</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Khách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w:t>
      </w:r>
    </w:p>
    <w:p w14:paraId="7E10D4F4" w14:textId="77777777" w:rsidR="000374CD" w:rsidRPr="003307A5" w:rsidRDefault="000374CD" w:rsidP="00E54C45">
      <w:pPr>
        <w:numPr>
          <w:ilvl w:val="0"/>
          <w:numId w:val="31"/>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 xml:space="preserve">GHN </w:t>
      </w:r>
      <w:proofErr w:type="spellStart"/>
      <w:r w:rsidRPr="003307A5">
        <w:rPr>
          <w:rFonts w:ascii="Tahoma" w:hAnsi="Tahoma" w:cs="Tahoma"/>
          <w:sz w:val="20"/>
          <w:lang w:val="it-IT"/>
        </w:rPr>
        <w:t>hỗ</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giá</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trị</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Tiền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hộ</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tính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phí</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trước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chuyển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sang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trạng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thái</w:t>
      </w:r>
      <w:proofErr w:type="spellEnd"/>
      <w:r w:rsidRPr="003307A5">
        <w:rPr>
          <w:rFonts w:ascii="Tahoma" w:hAnsi="Tahoma" w:cs="Tahoma"/>
          <w:sz w:val="20"/>
          <w:lang w:val="it-IT"/>
        </w:rPr>
        <w:t xml:space="preserve"> “</w:t>
      </w:r>
      <w:proofErr w:type="spellStart"/>
      <w:r w:rsidRPr="003307A5">
        <w:rPr>
          <w:rFonts w:ascii="Tahoma" w:hAnsi="Tahoma" w:cs="Tahoma"/>
          <w:b/>
          <w:sz w:val="20"/>
          <w:lang w:val="it-IT"/>
        </w:rPr>
        <w:t>Đã</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lấy</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Hệ</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thống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Quy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định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tại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điều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khoản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này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áp</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dụng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với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khách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là </w:t>
      </w:r>
      <w:proofErr w:type="spellStart"/>
      <w:r w:rsidRPr="003307A5">
        <w:rPr>
          <w:rFonts w:ascii="Tahoma" w:hAnsi="Tahoma" w:cs="Tahoma"/>
          <w:sz w:val="20"/>
          <w:lang w:val="it-IT"/>
        </w:rPr>
        <w:t>các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Sàn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dịch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Thương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mại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Điện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tử</w:t>
      </w:r>
      <w:proofErr w:type="spellEnd"/>
      <w:r w:rsidRPr="003307A5">
        <w:rPr>
          <w:rFonts w:ascii="Tahoma" w:hAnsi="Tahoma" w:cs="Tahoma"/>
          <w:sz w:val="20"/>
          <w:lang w:val="it-IT"/>
        </w:rPr>
        <w:t>.</w:t>
      </w:r>
    </w:p>
    <w:p w14:paraId="66C69A03" w14:textId="77777777" w:rsidR="000374CD" w:rsidRPr="003307A5" w:rsidRDefault="000374CD" w:rsidP="000374CD">
      <w:pPr>
        <w:pStyle w:val="ListParagraph"/>
        <w:numPr>
          <w:ilvl w:val="0"/>
          <w:numId w:val="8"/>
        </w:numPr>
        <w:spacing w:before="120" w:after="120" w:line="276" w:lineRule="auto"/>
        <w:ind w:left="1134" w:hanging="567"/>
        <w:contextualSpacing w:val="0"/>
        <w:jc w:val="both"/>
        <w:rPr>
          <w:rFonts w:ascii="Tahoma" w:hAnsi="Tahoma" w:cs="Tahoma"/>
          <w:b/>
          <w:sz w:val="20"/>
          <w:lang w:val="it-IT"/>
        </w:rPr>
      </w:pPr>
      <w:proofErr w:type="spellStart"/>
      <w:r w:rsidRPr="003307A5">
        <w:rPr>
          <w:rFonts w:ascii="Tahoma" w:hAnsi="Tahoma" w:cs="Tahoma"/>
          <w:b/>
          <w:sz w:val="20"/>
          <w:lang w:val="it-IT"/>
        </w:rPr>
        <w:t>Để</w:t>
      </w:r>
      <w:proofErr w:type="spellEnd"/>
      <w:r w:rsidRPr="003307A5">
        <w:rPr>
          <w:rFonts w:ascii="Tahoma" w:hAnsi="Tahoma" w:cs="Tahoma"/>
          <w:b/>
          <w:sz w:val="20"/>
          <w:lang w:val="it-IT"/>
        </w:rPr>
        <w:t xml:space="preserve"> </w:t>
      </w:r>
      <w:r w:rsidRPr="003307A5">
        <w:rPr>
          <w:rFonts w:ascii="Tahoma" w:hAnsi="Tahoma" w:cs="Tahoma"/>
          <w:b/>
          <w:sz w:val="20"/>
        </w:rPr>
        <w:t>tránh</w:t>
      </w:r>
      <w:r w:rsidRPr="003307A5">
        <w:rPr>
          <w:rFonts w:ascii="Tahoma" w:hAnsi="Tahoma" w:cs="Tahoma"/>
          <w:b/>
          <w:sz w:val="20"/>
          <w:lang w:val="it-IT"/>
        </w:rPr>
        <w:t xml:space="preserve"> </w:t>
      </w:r>
      <w:proofErr w:type="spellStart"/>
      <w:r w:rsidRPr="003307A5">
        <w:rPr>
          <w:rFonts w:ascii="Tahoma" w:hAnsi="Tahoma" w:cs="Tahoma"/>
          <w:b/>
          <w:sz w:val="20"/>
          <w:lang w:val="it-IT"/>
        </w:rPr>
        <w:t>ảnh</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hưởng</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đến</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quyền</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lợi</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của</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Khách</w:t>
      </w:r>
      <w:proofErr w:type="spellEnd"/>
      <w:r w:rsidRPr="003307A5">
        <w:rPr>
          <w:rFonts w:ascii="Tahoma" w:hAnsi="Tahoma" w:cs="Tahoma"/>
          <w:b/>
          <w:sz w:val="20"/>
          <w:lang w:val="it-IT"/>
        </w:rPr>
        <w:t xml:space="preserve"> </w:t>
      </w:r>
      <w:proofErr w:type="spellStart"/>
      <w:r w:rsidRPr="003307A5">
        <w:rPr>
          <w:rFonts w:ascii="Tahoma" w:hAnsi="Tahoma" w:cs="Tahoma"/>
          <w:b/>
          <w:sz w:val="20"/>
          <w:lang w:val="it-IT"/>
        </w:rPr>
        <w:t>hàng</w:t>
      </w:r>
      <w:proofErr w:type="spellEnd"/>
      <w:r w:rsidRPr="003307A5">
        <w:rPr>
          <w:rFonts w:ascii="Tahoma" w:hAnsi="Tahoma" w:cs="Tahoma"/>
          <w:b/>
          <w:sz w:val="20"/>
          <w:lang w:val="it-IT"/>
        </w:rPr>
        <w:t>:</w:t>
      </w:r>
    </w:p>
    <w:p w14:paraId="6C0F4B37" w14:textId="77777777" w:rsidR="000374CD" w:rsidRPr="003307A5" w:rsidRDefault="000374CD" w:rsidP="00E54C45">
      <w:pPr>
        <w:numPr>
          <w:ilvl w:val="0"/>
          <w:numId w:val="32"/>
        </w:numPr>
        <w:spacing w:before="120" w:after="120" w:line="276" w:lineRule="auto"/>
        <w:ind w:left="1701" w:hanging="567"/>
        <w:jc w:val="both"/>
        <w:rPr>
          <w:rFonts w:ascii="Tahoma" w:hAnsi="Tahoma" w:cs="Tahoma"/>
          <w:sz w:val="20"/>
          <w:lang w:val="it-IT"/>
        </w:rPr>
      </w:pPr>
      <w:proofErr w:type="spellStart"/>
      <w:r w:rsidRPr="003307A5">
        <w:rPr>
          <w:rFonts w:ascii="Tahoma" w:hAnsi="Tahoma" w:cs="Tahoma"/>
          <w:sz w:val="20"/>
          <w:lang w:val="it-IT"/>
        </w:rPr>
        <w:t>Việc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các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nêu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tại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Điều</w:t>
      </w:r>
      <w:proofErr w:type="spellEnd"/>
      <w:r w:rsidRPr="003307A5">
        <w:rPr>
          <w:rFonts w:ascii="Tahoma" w:hAnsi="Tahoma" w:cs="Tahoma"/>
          <w:sz w:val="20"/>
          <w:lang w:val="it-IT"/>
        </w:rPr>
        <w:t xml:space="preserve"> 2.1 </w:t>
      </w:r>
      <w:proofErr w:type="spellStart"/>
      <w:r w:rsidRPr="003307A5">
        <w:rPr>
          <w:rFonts w:ascii="Tahoma" w:hAnsi="Tahoma" w:cs="Tahoma"/>
          <w:sz w:val="20"/>
          <w:lang w:val="it-IT"/>
        </w:rPr>
        <w:t>trên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chỉ</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thực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hiện</w:t>
      </w:r>
      <w:proofErr w:type="spellEnd"/>
      <w:r w:rsidRPr="003307A5">
        <w:rPr>
          <w:rFonts w:ascii="Tahoma" w:hAnsi="Tahoma" w:cs="Tahoma"/>
          <w:sz w:val="20"/>
          <w:lang w:val="it-IT"/>
        </w:rPr>
        <w:t xml:space="preserve"> 01 (</w:t>
      </w:r>
      <w:proofErr w:type="spellStart"/>
      <w:r w:rsidRPr="003307A5">
        <w:rPr>
          <w:rFonts w:ascii="Tahoma" w:hAnsi="Tahoma" w:cs="Tahoma"/>
          <w:sz w:val="20"/>
          <w:lang w:val="it-IT"/>
        </w:rPr>
        <w:t>một</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lần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và</w:t>
      </w:r>
      <w:proofErr w:type="spellEnd"/>
    </w:p>
    <w:p w14:paraId="21C56CED" w14:textId="77777777" w:rsidR="000374CD" w:rsidRPr="003307A5" w:rsidRDefault="000374CD" w:rsidP="00E54C45">
      <w:pPr>
        <w:numPr>
          <w:ilvl w:val="0"/>
          <w:numId w:val="32"/>
        </w:numPr>
        <w:spacing w:before="120" w:after="120" w:line="276" w:lineRule="auto"/>
        <w:ind w:left="1701" w:hanging="567"/>
        <w:jc w:val="both"/>
        <w:rPr>
          <w:rFonts w:ascii="Tahoma" w:hAnsi="Tahoma" w:cs="Tahoma"/>
          <w:sz w:val="20"/>
          <w:lang w:val="it-IT"/>
        </w:rPr>
      </w:pPr>
      <w:r w:rsidRPr="003307A5">
        <w:rPr>
          <w:rFonts w:ascii="Tahoma" w:hAnsi="Tahoma" w:cs="Tahoma"/>
          <w:sz w:val="20"/>
          <w:lang w:val="it-IT"/>
        </w:rPr>
        <w:t xml:space="preserve">GHN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hỗ</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thay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đổi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tin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nếu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Đơn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đó</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sử</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dụng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giảm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giá</w:t>
      </w:r>
      <w:proofErr w:type="spellEnd"/>
      <w:r w:rsidRPr="003307A5">
        <w:rPr>
          <w:rFonts w:ascii="Tahoma" w:hAnsi="Tahoma" w:cs="Tahoma"/>
          <w:sz w:val="20"/>
          <w:lang w:val="it-IT"/>
        </w:rPr>
        <w:t>.</w:t>
      </w:r>
    </w:p>
    <w:p w14:paraId="2DF081F6" w14:textId="77777777" w:rsidR="000374CD" w:rsidRPr="008F3CED"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proofErr w:type="spellStart"/>
      <w:r w:rsidRPr="008F3CED">
        <w:rPr>
          <w:rFonts w:ascii="Tahoma" w:eastAsia="Arial" w:hAnsi="Tahoma" w:cs="Tahoma"/>
          <w:b/>
          <w:color w:val="auto"/>
          <w:sz w:val="20"/>
          <w:szCs w:val="20"/>
          <w:lang w:val="it-IT"/>
        </w:rPr>
        <w:t>Quy</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Định</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Liên</w:t>
      </w:r>
      <w:proofErr w:type="spellEnd"/>
      <w:r w:rsidRPr="008F3CED">
        <w:rPr>
          <w:rFonts w:ascii="Tahoma" w:eastAsia="Arial" w:hAnsi="Tahoma" w:cs="Tahoma"/>
          <w:b/>
          <w:color w:val="auto"/>
          <w:sz w:val="20"/>
          <w:szCs w:val="20"/>
          <w:lang w:val="it-IT"/>
        </w:rPr>
        <w:t xml:space="preserve"> Quan </w:t>
      </w:r>
      <w:proofErr w:type="spellStart"/>
      <w:r w:rsidRPr="008F3CED">
        <w:rPr>
          <w:rFonts w:ascii="Tahoma" w:eastAsia="Arial" w:hAnsi="Tahoma" w:cs="Tahoma"/>
          <w:b/>
          <w:color w:val="auto"/>
          <w:sz w:val="20"/>
          <w:szCs w:val="20"/>
          <w:lang w:val="it-IT"/>
        </w:rPr>
        <w:t>Đến</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Bưu</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Gửi</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Giao</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Nhận</w:t>
      </w:r>
      <w:proofErr w:type="spellEnd"/>
      <w:r w:rsidRPr="008F3CED">
        <w:rPr>
          <w:rFonts w:ascii="Tahoma" w:eastAsia="Arial" w:hAnsi="Tahoma" w:cs="Tahoma"/>
          <w:b/>
          <w:color w:val="auto"/>
          <w:sz w:val="20"/>
          <w:szCs w:val="20"/>
          <w:lang w:val="it-IT"/>
        </w:rPr>
        <w:t xml:space="preserve"> </w:t>
      </w:r>
    </w:p>
    <w:p w14:paraId="7EB6873D" w14:textId="77777777" w:rsidR="000374CD" w:rsidRPr="008F3CED" w:rsidRDefault="000374CD" w:rsidP="000374CD">
      <w:pPr>
        <w:spacing w:before="120" w:after="120" w:line="276" w:lineRule="auto"/>
        <w:ind w:left="426" w:firstLine="141"/>
        <w:jc w:val="both"/>
        <w:rPr>
          <w:rFonts w:ascii="Tahoma" w:eastAsia="Arial" w:hAnsi="Tahoma" w:cs="Tahoma"/>
          <w:b/>
          <w:color w:val="auto"/>
          <w:sz w:val="20"/>
          <w:szCs w:val="20"/>
          <w:lang w:val="it-IT"/>
        </w:rPr>
      </w:pPr>
      <w:proofErr w:type="spellStart"/>
      <w:r w:rsidRPr="008F3CED">
        <w:rPr>
          <w:rFonts w:ascii="Tahoma" w:eastAsia="Arial" w:hAnsi="Tahoma" w:cs="Tahoma"/>
          <w:b/>
          <w:color w:val="auto"/>
          <w:sz w:val="20"/>
          <w:szCs w:val="20"/>
          <w:lang w:val="it-IT"/>
        </w:rPr>
        <w:t>Quy</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định</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đối</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với</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Bưu</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gửi</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khi</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gửi</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phải</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đáp</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ứng</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đủ</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các</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điều</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kiện</w:t>
      </w:r>
      <w:proofErr w:type="spellEnd"/>
      <w:r w:rsidRPr="008F3CED">
        <w:rPr>
          <w:rFonts w:ascii="Tahoma" w:eastAsia="Arial" w:hAnsi="Tahoma" w:cs="Tahoma"/>
          <w:b/>
          <w:color w:val="auto"/>
          <w:sz w:val="20"/>
          <w:szCs w:val="20"/>
          <w:lang w:val="it-IT"/>
        </w:rPr>
        <w:t xml:space="preserve"> </w:t>
      </w:r>
      <w:proofErr w:type="spellStart"/>
      <w:r w:rsidRPr="008F3CED">
        <w:rPr>
          <w:rFonts w:ascii="Tahoma" w:eastAsia="Arial" w:hAnsi="Tahoma" w:cs="Tahoma"/>
          <w:b/>
          <w:color w:val="auto"/>
          <w:sz w:val="20"/>
          <w:szCs w:val="20"/>
          <w:lang w:val="it-IT"/>
        </w:rPr>
        <w:t>sau</w:t>
      </w:r>
      <w:proofErr w:type="spellEnd"/>
      <w:r w:rsidRPr="008F3CED">
        <w:rPr>
          <w:rFonts w:ascii="Tahoma" w:eastAsia="Arial" w:hAnsi="Tahoma" w:cs="Tahoma"/>
          <w:b/>
          <w:color w:val="auto"/>
          <w:sz w:val="20"/>
          <w:szCs w:val="20"/>
          <w:lang w:val="it-IT"/>
        </w:rPr>
        <w:t>:</w:t>
      </w:r>
    </w:p>
    <w:p w14:paraId="3B6F3D4D"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 xml:space="preserve">Không thuộc danh mục Bưu gửi bị cấm hoặc hạn chế kinh doanh, vận chuyển theo quy định của pháp luật và </w:t>
      </w:r>
      <w:proofErr w:type="spellStart"/>
      <w:r w:rsidRPr="008F3CED">
        <w:rPr>
          <w:rFonts w:ascii="Tahoma" w:hAnsi="Tahoma" w:cs="Tahoma"/>
          <w:color w:val="auto"/>
          <w:sz w:val="20"/>
          <w:szCs w:val="20"/>
          <w:lang w:val="it-IT"/>
        </w:rPr>
        <w:t>tại</w:t>
      </w:r>
      <w:proofErr w:type="spellEnd"/>
      <w:r w:rsidRPr="008F3CED">
        <w:rPr>
          <w:rFonts w:ascii="Tahoma" w:hAnsi="Tahoma" w:cs="Tahoma"/>
          <w:color w:val="auto"/>
          <w:sz w:val="20"/>
          <w:szCs w:val="20"/>
          <w:lang w:val="it-IT"/>
        </w:rPr>
        <w:t xml:space="preserve"> </w:t>
      </w:r>
      <w:r w:rsidRPr="003307A5">
        <w:rPr>
          <w:rFonts w:ascii="Tahoma" w:hAnsi="Tahoma" w:cs="Tahoma"/>
          <w:color w:val="auto"/>
          <w:sz w:val="20"/>
          <w:szCs w:val="20"/>
        </w:rPr>
        <w:t xml:space="preserve">website </w:t>
      </w:r>
      <w:r>
        <w:fldChar w:fldCharType="begin"/>
      </w:r>
      <w:r>
        <w:instrText>HYPERLINK "https://ghn.vn/"</w:instrText>
      </w:r>
      <w:r>
        <w:fldChar w:fldCharType="separate"/>
      </w:r>
      <w:r w:rsidRPr="003307A5">
        <w:rPr>
          <w:rStyle w:val="Hyperlink"/>
          <w:rFonts w:ascii="Tahoma" w:hAnsi="Tahoma" w:cs="Tahoma"/>
          <w:sz w:val="20"/>
          <w:szCs w:val="20"/>
        </w:rPr>
        <w:t>https://ghn.vn/</w:t>
      </w:r>
      <w:r>
        <w:fldChar w:fldCharType="end"/>
      </w:r>
      <w:r w:rsidRPr="003307A5">
        <w:rPr>
          <w:rFonts w:ascii="Tahoma" w:hAnsi="Tahoma" w:cs="Tahoma"/>
          <w:color w:val="auto"/>
          <w:sz w:val="20"/>
          <w:szCs w:val="20"/>
        </w:rPr>
        <w:t>.</w:t>
      </w:r>
    </w:p>
    <w:p w14:paraId="358F7C7A"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 xml:space="preserve">Bưu gửi không thuộc danh mục Bưu gửi nằm ngoài phạm vi vận chuyển của GHN được quy định tại </w:t>
      </w:r>
      <w:r w:rsidRPr="008F3CED">
        <w:rPr>
          <w:rFonts w:ascii="Tahoma" w:hAnsi="Tahoma" w:cs="Tahoma"/>
          <w:color w:val="auto"/>
          <w:sz w:val="20"/>
          <w:szCs w:val="20"/>
        </w:rPr>
        <w:t>w</w:t>
      </w:r>
      <w:r w:rsidRPr="003307A5">
        <w:rPr>
          <w:rFonts w:ascii="Tahoma" w:hAnsi="Tahoma" w:cs="Tahoma"/>
          <w:color w:val="auto"/>
          <w:sz w:val="20"/>
          <w:szCs w:val="20"/>
        </w:rPr>
        <w:t xml:space="preserve">ebsite </w:t>
      </w:r>
      <w:r>
        <w:fldChar w:fldCharType="begin"/>
      </w:r>
      <w:r>
        <w:instrText>HYPERLINK "https://ghn.vn/"</w:instrText>
      </w:r>
      <w:r>
        <w:fldChar w:fldCharType="separate"/>
      </w:r>
      <w:r w:rsidRPr="003307A5">
        <w:rPr>
          <w:rStyle w:val="Hyperlink"/>
          <w:rFonts w:ascii="Tahoma" w:hAnsi="Tahoma" w:cs="Tahoma"/>
          <w:sz w:val="20"/>
          <w:szCs w:val="20"/>
        </w:rPr>
        <w:t>https://ghn.vn/</w:t>
      </w:r>
      <w:r>
        <w:fldChar w:fldCharType="end"/>
      </w:r>
      <w:r w:rsidRPr="003307A5">
        <w:rPr>
          <w:rFonts w:ascii="Tahoma" w:hAnsi="Tahoma" w:cs="Tahoma"/>
          <w:color w:val="auto"/>
          <w:sz w:val="20"/>
          <w:szCs w:val="20"/>
        </w:rPr>
        <w:t>.</w:t>
      </w:r>
    </w:p>
    <w:p w14:paraId="5CA7356D"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lastRenderedPageBreak/>
        <w:t>Có đầy đủ hóa đơn, chứng từ chứng minh nguồn gốc, xuất xứ theo quy định pháp luật</w:t>
      </w:r>
      <w:r w:rsidRPr="008F3CED">
        <w:rPr>
          <w:rFonts w:ascii="Tahoma" w:hAnsi="Tahoma" w:cs="Tahoma"/>
          <w:color w:val="auto"/>
          <w:sz w:val="20"/>
          <w:szCs w:val="20"/>
        </w:rPr>
        <w:t xml:space="preserve"> khi gửi cho GHN vận chuyển</w:t>
      </w:r>
      <w:r w:rsidRPr="003307A5">
        <w:rPr>
          <w:rFonts w:ascii="Tahoma" w:hAnsi="Tahoma" w:cs="Tahoma"/>
          <w:color w:val="auto"/>
          <w:sz w:val="20"/>
          <w:szCs w:val="20"/>
        </w:rPr>
        <w:t>. Khách hàng cung cấp và chịu trách nhiệm về các giấy tờ có liên quan đến Hàng Hoá và chịu trách nhiệm về tính hợp pháp của Bưu gửi vận chuyển.</w:t>
      </w:r>
    </w:p>
    <w:p w14:paraId="15B98006" w14:textId="77777777" w:rsidR="000374CD" w:rsidRPr="003307A5" w:rsidRDefault="000374CD" w:rsidP="00E54C45">
      <w:pPr>
        <w:pStyle w:val="ListParagraph"/>
        <w:numPr>
          <w:ilvl w:val="0"/>
          <w:numId w:val="33"/>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color w:val="auto"/>
          <w:sz w:val="20"/>
          <w:szCs w:val="20"/>
        </w:rPr>
        <w:t>Được đóng gói đúng quy cách, tính chất của từng mặt hàng</w:t>
      </w:r>
      <w:r w:rsidRPr="008F3CED">
        <w:rPr>
          <w:rFonts w:ascii="Tahoma" w:hAnsi="Tahoma" w:cs="Tahoma"/>
          <w:color w:val="auto"/>
          <w:sz w:val="20"/>
          <w:szCs w:val="20"/>
        </w:rPr>
        <w:t xml:space="preserve"> – bao gồm việc </w:t>
      </w:r>
      <w:r w:rsidRPr="003307A5">
        <w:rPr>
          <w:rFonts w:ascii="Tahoma" w:hAnsi="Tahoma" w:cs="Tahoma"/>
          <w:sz w:val="20"/>
        </w:rPr>
        <w:t>gói, bọc, đóng thùng an toàn đáp ứng điều kiện vận chuyển</w:t>
      </w:r>
      <w:r w:rsidRPr="003307A5">
        <w:rPr>
          <w:rFonts w:ascii="Tahoma" w:hAnsi="Tahoma" w:cs="Tahoma"/>
          <w:color w:val="auto"/>
          <w:sz w:val="20"/>
          <w:szCs w:val="20"/>
        </w:rPr>
        <w:t>.</w:t>
      </w:r>
    </w:p>
    <w:p w14:paraId="08712F77"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8F3CED">
        <w:rPr>
          <w:rFonts w:ascii="Tahoma" w:eastAsia="Arial" w:hAnsi="Tahoma" w:cs="Tahoma"/>
          <w:b/>
          <w:color w:val="auto"/>
          <w:sz w:val="20"/>
          <w:szCs w:val="20"/>
        </w:rPr>
        <w:t>Nguyên Tắc Thực Hiện Dịch Vụ</w:t>
      </w:r>
      <w:r w:rsidRPr="003307A5">
        <w:rPr>
          <w:rFonts w:ascii="Tahoma" w:eastAsia="Arial" w:hAnsi="Tahoma" w:cs="Tahoma"/>
          <w:b/>
          <w:color w:val="auto"/>
          <w:sz w:val="20"/>
          <w:szCs w:val="20"/>
        </w:rPr>
        <w:t>:</w:t>
      </w:r>
    </w:p>
    <w:p w14:paraId="79368E11"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r w:rsidRPr="003307A5">
        <w:rPr>
          <w:rFonts w:ascii="Tahoma" w:hAnsi="Tahoma" w:cs="Tahoma"/>
          <w:b/>
          <w:sz w:val="20"/>
        </w:rPr>
        <w:t xml:space="preserve">Thông tin Bưu gửi: </w:t>
      </w:r>
      <w:r w:rsidRPr="003307A5">
        <w:rPr>
          <w:rFonts w:ascii="Tahoma" w:hAnsi="Tahoma" w:cs="Tahoma"/>
          <w:sz w:val="20"/>
        </w:rPr>
        <w:t>bao gồm các thông tin</w:t>
      </w:r>
      <w:r w:rsidRPr="003307A5">
        <w:rPr>
          <w:rFonts w:ascii="Tahoma" w:hAnsi="Tahoma" w:cs="Tahoma"/>
          <w:b/>
          <w:sz w:val="20"/>
        </w:rPr>
        <w:t xml:space="preserve"> </w:t>
      </w:r>
      <w:r w:rsidRPr="003307A5">
        <w:rPr>
          <w:rFonts w:ascii="Tahoma" w:hAnsi="Tahoma" w:cs="Tahoma"/>
          <w:sz w:val="20"/>
        </w:rPr>
        <w:t xml:space="preserve">về số lượng, khối lượng, kích thước ba (03) chiều (dài-rộng-cao) của Bưu gửi, thông tin Người gửi, Người nhận và thông tin khác được thể hiện trên Phiếu gửi hoặc Đơn hàng đã được </w:t>
      </w:r>
      <w:r w:rsidRPr="008F3CED">
        <w:rPr>
          <w:rFonts w:ascii="Tahoma" w:hAnsi="Tahoma" w:cs="Tahoma"/>
          <w:sz w:val="20"/>
        </w:rPr>
        <w:t>Khách hàng</w:t>
      </w:r>
      <w:r w:rsidRPr="003307A5">
        <w:rPr>
          <w:rFonts w:ascii="Tahoma" w:hAnsi="Tahoma" w:cs="Tahoma"/>
          <w:sz w:val="20"/>
        </w:rPr>
        <w:t xml:space="preserve"> thiết lập trên Hệ thống đã được kết nối giữa các Bên. </w:t>
      </w:r>
    </w:p>
    <w:p w14:paraId="3CF517F7"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8F3CED">
        <w:rPr>
          <w:rFonts w:ascii="Tahoma" w:hAnsi="Tahoma" w:cs="Tahoma"/>
          <w:sz w:val="20"/>
        </w:rPr>
        <w:t xml:space="preserve">Khách hàng </w:t>
      </w:r>
      <w:r w:rsidRPr="003307A5">
        <w:rPr>
          <w:rFonts w:ascii="Tahoma" w:hAnsi="Tahoma" w:cs="Tahoma"/>
          <w:sz w:val="20"/>
        </w:rPr>
        <w:t xml:space="preserve">phải cung cấp </w:t>
      </w:r>
      <w:r w:rsidRPr="008F3CED">
        <w:rPr>
          <w:rFonts w:ascii="Tahoma" w:hAnsi="Tahoma" w:cs="Tahoma"/>
          <w:sz w:val="20"/>
        </w:rPr>
        <w:t xml:space="preserve">và bổ sung </w:t>
      </w:r>
      <w:r w:rsidRPr="003307A5">
        <w:rPr>
          <w:rFonts w:ascii="Tahoma" w:hAnsi="Tahoma" w:cs="Tahoma"/>
          <w:sz w:val="20"/>
        </w:rPr>
        <w:t>đầy đủ thông tin trên Đơn hàng trước khi chuyển cho GHN. GHN có quyền từ chối nhận đối với những Bưu gửi không đầy đủ thông tin về Người nhận, Người gửi, hoặc các thông tin liên quan đến Bưu gửi (nếu có).</w:t>
      </w:r>
    </w:p>
    <w:p w14:paraId="21A526E3" w14:textId="77777777" w:rsidR="000374CD" w:rsidRPr="003307A5" w:rsidRDefault="000374CD" w:rsidP="000374CD">
      <w:pPr>
        <w:pStyle w:val="ListParagraph"/>
        <w:spacing w:before="120" w:after="120" w:line="276" w:lineRule="auto"/>
        <w:ind w:left="1134"/>
        <w:contextualSpacing w:val="0"/>
        <w:jc w:val="both"/>
        <w:rPr>
          <w:rFonts w:ascii="Tahoma" w:hAnsi="Tahoma" w:cs="Tahoma"/>
          <w:i/>
          <w:sz w:val="20"/>
        </w:rPr>
      </w:pPr>
      <w:r w:rsidRPr="008F3CED">
        <w:rPr>
          <w:rFonts w:ascii="Tahoma" w:hAnsi="Tahoma" w:cs="Tahoma"/>
          <w:sz w:val="20"/>
        </w:rPr>
        <w:t xml:space="preserve">Khối lượng quy đổi của Bưu gửi dựa trên kích thước 03 (ba) chiều được quy định tại Phụ lục về bảng giá đính kèm. </w:t>
      </w:r>
      <w:r w:rsidRPr="003307A5">
        <w:rPr>
          <w:rFonts w:ascii="Tahoma" w:hAnsi="Tahoma" w:cs="Tahoma"/>
          <w:sz w:val="20"/>
        </w:rPr>
        <w:t>Trường hợp có sự chênh lệch giữa khối lượng thực tế và khối lượng quy đổi thì GHN sẽ áp dụng tính cước đối với khối lượng cao hơn.</w:t>
      </w:r>
    </w:p>
    <w:p w14:paraId="57D1A93B"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proofErr w:type="spellStart"/>
      <w:r w:rsidRPr="003307A5">
        <w:rPr>
          <w:rFonts w:ascii="Tahoma" w:hAnsi="Tahoma" w:cs="Tahoma"/>
          <w:b/>
          <w:sz w:val="20"/>
          <w:lang w:val="en-US"/>
        </w:rPr>
        <w:t>Nhận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Bưu</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gửi</w:t>
      </w:r>
      <w:proofErr w:type="spellEnd"/>
      <w:r w:rsidRPr="003307A5">
        <w:rPr>
          <w:rFonts w:ascii="Tahoma" w:hAnsi="Tahoma" w:cs="Tahoma"/>
          <w:b/>
          <w:sz w:val="20"/>
          <w:lang w:val="en-US"/>
        </w:rPr>
        <w:t>:</w:t>
      </w:r>
    </w:p>
    <w:p w14:paraId="21562350" w14:textId="77777777" w:rsidR="000374CD" w:rsidRPr="003307A5" w:rsidRDefault="000374CD" w:rsidP="00E54C45">
      <w:pPr>
        <w:pStyle w:val="ListParagraph"/>
        <w:numPr>
          <w:ilvl w:val="0"/>
          <w:numId w:val="35"/>
        </w:numPr>
        <w:spacing w:before="120" w:after="120" w:line="276" w:lineRule="auto"/>
        <w:ind w:left="1701" w:hanging="567"/>
        <w:contextualSpacing w:val="0"/>
        <w:jc w:val="both"/>
        <w:rPr>
          <w:rFonts w:ascii="Tahoma" w:hAnsi="Tahoma" w:cs="Tahoma"/>
          <w:sz w:val="20"/>
        </w:rPr>
      </w:pPr>
      <w:r w:rsidRPr="003307A5">
        <w:rPr>
          <w:rFonts w:ascii="Tahoma" w:hAnsi="Tahoma" w:cs="Tahoma"/>
          <w:b/>
          <w:sz w:val="20"/>
        </w:rPr>
        <w:t>Địa điểm nhận Bưu gửi:</w:t>
      </w:r>
      <w:r w:rsidRPr="003307A5">
        <w:rPr>
          <w:rFonts w:ascii="Tahoma" w:hAnsi="Tahoma" w:cs="Tahoma"/>
          <w:sz w:val="20"/>
        </w:rPr>
        <w:t xml:space="preserve"> Thực hiện theo chỉ định của K</w:t>
      </w:r>
      <w:r w:rsidRPr="008F3CED">
        <w:rPr>
          <w:rFonts w:ascii="Tahoma" w:hAnsi="Tahoma" w:cs="Tahoma"/>
          <w:sz w:val="20"/>
        </w:rPr>
        <w:t>hách hàng</w:t>
      </w:r>
      <w:r w:rsidRPr="003307A5">
        <w:rPr>
          <w:rFonts w:ascii="Tahoma" w:hAnsi="Tahoma" w:cs="Tahoma"/>
          <w:sz w:val="20"/>
        </w:rPr>
        <w:t xml:space="preserve"> hoặc Người gửi nhưng không nằm ngoài Phạm vi Cung ứng Dịch vụ của GHN. GHN thực hiện mọi thủ tục liên quan đến quá trình cung ứng Dịch vụ giao nhận, đảm bảo Bưu gửi đến đúng địa chỉ, đúng Người nhận trong Phạm vi Cung ứng Dịch vụ. </w:t>
      </w:r>
    </w:p>
    <w:p w14:paraId="0095769A" w14:textId="77777777" w:rsidR="000374CD" w:rsidRPr="003307A5" w:rsidRDefault="000374CD" w:rsidP="00E54C45">
      <w:pPr>
        <w:pStyle w:val="ListParagraph"/>
        <w:numPr>
          <w:ilvl w:val="0"/>
          <w:numId w:val="35"/>
        </w:numPr>
        <w:spacing w:before="120" w:after="120" w:line="276" w:lineRule="auto"/>
        <w:ind w:left="1701" w:hanging="567"/>
        <w:contextualSpacing w:val="0"/>
        <w:jc w:val="both"/>
        <w:rPr>
          <w:rFonts w:ascii="Tahoma" w:hAnsi="Tahoma" w:cs="Tahoma"/>
          <w:sz w:val="20"/>
        </w:rPr>
      </w:pPr>
      <w:r w:rsidRPr="003307A5">
        <w:rPr>
          <w:rFonts w:ascii="Tahoma" w:hAnsi="Tahoma" w:cs="Tahoma"/>
          <w:b/>
          <w:sz w:val="20"/>
        </w:rPr>
        <w:t>Nhận Bưu gửi:</w:t>
      </w:r>
      <w:r w:rsidRPr="003307A5">
        <w:rPr>
          <w:rFonts w:ascii="Tahoma" w:hAnsi="Tahoma" w:cs="Tahoma"/>
          <w:sz w:val="20"/>
        </w:rPr>
        <w:t xml:space="preserve"> GHN nhận, kiểm tra tình trạng đóng gói bên ngoài của Bưu gửi và chứng từ đính kèm có chứng nhận của </w:t>
      </w:r>
      <w:r w:rsidRPr="008F3CED">
        <w:rPr>
          <w:rFonts w:ascii="Tahoma" w:hAnsi="Tahoma" w:cs="Tahoma"/>
          <w:sz w:val="20"/>
        </w:rPr>
        <w:t>Khách hàng</w:t>
      </w:r>
      <w:r w:rsidRPr="003307A5">
        <w:rPr>
          <w:rFonts w:ascii="Tahoma" w:hAnsi="Tahoma" w:cs="Tahoma"/>
          <w:sz w:val="20"/>
        </w:rPr>
        <w:t xml:space="preserve"> hoặc Người gửi (nếu có). </w:t>
      </w:r>
      <w:r w:rsidRPr="008F3CED">
        <w:rPr>
          <w:rFonts w:ascii="Tahoma" w:hAnsi="Tahoma" w:cs="Tahoma"/>
          <w:sz w:val="20"/>
        </w:rPr>
        <w:t>C</w:t>
      </w:r>
      <w:r w:rsidRPr="003307A5">
        <w:rPr>
          <w:rFonts w:ascii="Tahoma" w:hAnsi="Tahoma" w:cs="Tahoma"/>
          <w:sz w:val="20"/>
        </w:rPr>
        <w:t>ác Bên ký xác nhận vào danh sách các Đơn hàng K</w:t>
      </w:r>
      <w:r w:rsidRPr="008F3CED">
        <w:rPr>
          <w:rFonts w:ascii="Tahoma" w:hAnsi="Tahoma" w:cs="Tahoma"/>
          <w:sz w:val="20"/>
        </w:rPr>
        <w:t>hách hàng</w:t>
      </w:r>
      <w:r w:rsidRPr="003307A5">
        <w:rPr>
          <w:rFonts w:ascii="Tahoma" w:hAnsi="Tahoma" w:cs="Tahoma"/>
          <w:sz w:val="20"/>
        </w:rPr>
        <w:t xml:space="preserve"> đã chuyển giao cho GHN do Người gửi chuẩn bị trước và được giữ bởi </w:t>
      </w:r>
      <w:r w:rsidRPr="008F3CED">
        <w:rPr>
          <w:rFonts w:ascii="Tahoma" w:hAnsi="Tahoma" w:cs="Tahoma"/>
          <w:sz w:val="20"/>
        </w:rPr>
        <w:t>mỗi</w:t>
      </w:r>
      <w:r w:rsidRPr="003307A5">
        <w:rPr>
          <w:rFonts w:ascii="Tahoma" w:hAnsi="Tahoma" w:cs="Tahoma"/>
          <w:sz w:val="20"/>
        </w:rPr>
        <w:t xml:space="preserve"> Bên.</w:t>
      </w:r>
    </w:p>
    <w:p w14:paraId="00F3B0D0" w14:textId="64F3073D" w:rsidR="000374CD" w:rsidRPr="008F3CED" w:rsidRDefault="000374CD" w:rsidP="000374CD">
      <w:pPr>
        <w:pStyle w:val="ListParagraph"/>
        <w:tabs>
          <w:tab w:val="left" w:pos="1560"/>
        </w:tabs>
        <w:spacing w:before="120" w:after="120" w:line="276" w:lineRule="auto"/>
        <w:ind w:left="1134"/>
        <w:contextualSpacing w:val="0"/>
        <w:jc w:val="both"/>
        <w:rPr>
          <w:rFonts w:ascii="Tahoma" w:hAnsi="Tahoma" w:cs="Tahoma"/>
          <w:sz w:val="20"/>
        </w:rPr>
      </w:pPr>
      <w:r w:rsidRPr="003307A5">
        <w:rPr>
          <w:rFonts w:ascii="Tahoma" w:hAnsi="Tahoma" w:cs="Tahoma"/>
          <w:sz w:val="20"/>
        </w:rPr>
        <w:t xml:space="preserve">Trong trường hợp Khách hàng có nhu cầu, GHN sẽ đồng kiểm </w:t>
      </w:r>
      <w:r w:rsidRPr="008F3CED">
        <w:rPr>
          <w:rFonts w:ascii="Tahoma" w:hAnsi="Tahoma" w:cs="Tahoma"/>
          <w:sz w:val="20"/>
        </w:rPr>
        <w:t xml:space="preserve">Bưu gửi với Người gửi. Tuy nhiên, </w:t>
      </w:r>
      <w:r w:rsidRPr="003307A5">
        <w:rPr>
          <w:rFonts w:ascii="Tahoma" w:hAnsi="Tahoma" w:cs="Tahoma"/>
          <w:sz w:val="20"/>
        </w:rPr>
        <w:t>GHN chỉ đồng kiểm về số lượng đơn vị sản phẩm trong mỗi Đơn hàng mà không đồng kiểm về tình trạng bên ngoài cũng như chất lượng</w:t>
      </w:r>
      <w:r w:rsidR="00DF7398" w:rsidRPr="008F3CED">
        <w:rPr>
          <w:rFonts w:ascii="Tahoma" w:hAnsi="Tahoma" w:cs="Tahoma"/>
          <w:sz w:val="20"/>
        </w:rPr>
        <w:t xml:space="preserve"> </w:t>
      </w:r>
      <w:r w:rsidRPr="008F3CED">
        <w:rPr>
          <w:rFonts w:ascii="Tahoma" w:hAnsi="Tahoma" w:cs="Tahoma"/>
          <w:sz w:val="20"/>
        </w:rPr>
        <w:t>s</w:t>
      </w:r>
      <w:r w:rsidRPr="003307A5">
        <w:rPr>
          <w:rFonts w:ascii="Tahoma" w:hAnsi="Tahoma" w:cs="Tahoma"/>
          <w:sz w:val="20"/>
        </w:rPr>
        <w:t>ản phẩm.</w:t>
      </w:r>
    </w:p>
    <w:p w14:paraId="1FD2DE41" w14:textId="77777777" w:rsidR="000374CD" w:rsidRPr="003307A5" w:rsidRDefault="000374CD" w:rsidP="00E54C45">
      <w:pPr>
        <w:pStyle w:val="ListParagraph"/>
        <w:numPr>
          <w:ilvl w:val="0"/>
          <w:numId w:val="34"/>
        </w:numPr>
        <w:spacing w:before="120" w:after="120" w:line="276" w:lineRule="auto"/>
        <w:ind w:left="1134" w:hanging="567"/>
        <w:contextualSpacing w:val="0"/>
        <w:jc w:val="both"/>
        <w:rPr>
          <w:rFonts w:ascii="Tahoma" w:hAnsi="Tahoma" w:cs="Tahoma"/>
          <w:sz w:val="20"/>
        </w:rPr>
      </w:pPr>
      <w:r w:rsidRPr="003307A5">
        <w:rPr>
          <w:rFonts w:ascii="Tahoma" w:hAnsi="Tahoma" w:cs="Tahoma"/>
          <w:b/>
          <w:sz w:val="20"/>
          <w:lang w:val="en-US"/>
        </w:rPr>
        <w:t>Giao</w:t>
      </w:r>
      <w:r w:rsidRPr="003307A5">
        <w:rPr>
          <w:rFonts w:ascii="Tahoma" w:hAnsi="Tahoma" w:cs="Tahoma"/>
          <w:b/>
          <w:sz w:val="20"/>
        </w:rPr>
        <w:t xml:space="preserve"> Bưu </w:t>
      </w:r>
      <w:proofErr w:type="spellStart"/>
      <w:r w:rsidRPr="003307A5">
        <w:rPr>
          <w:rFonts w:ascii="Tahoma" w:hAnsi="Tahoma" w:cs="Tahoma"/>
          <w:b/>
          <w:sz w:val="20"/>
          <w:lang w:val="en-US"/>
        </w:rPr>
        <w:t>gửi</w:t>
      </w:r>
      <w:proofErr w:type="spellEnd"/>
      <w:r w:rsidRPr="003307A5">
        <w:rPr>
          <w:rFonts w:ascii="Tahoma" w:hAnsi="Tahoma" w:cs="Tahoma"/>
          <w:b/>
          <w:sz w:val="20"/>
        </w:rPr>
        <w:t>:</w:t>
      </w:r>
    </w:p>
    <w:p w14:paraId="77A5158C" w14:textId="77777777" w:rsidR="000374CD" w:rsidRPr="003307A5" w:rsidRDefault="000374CD" w:rsidP="00E54C45">
      <w:pPr>
        <w:pStyle w:val="ListParagraph"/>
        <w:numPr>
          <w:ilvl w:val="0"/>
          <w:numId w:val="36"/>
        </w:numPr>
        <w:spacing w:before="120" w:after="120" w:line="276" w:lineRule="auto"/>
        <w:ind w:left="1701" w:hanging="567"/>
        <w:contextualSpacing w:val="0"/>
        <w:jc w:val="both"/>
        <w:rPr>
          <w:rFonts w:ascii="Tahoma" w:hAnsi="Tahoma" w:cs="Tahoma"/>
          <w:sz w:val="20"/>
        </w:rPr>
      </w:pPr>
      <w:r w:rsidRPr="008F3CED">
        <w:rPr>
          <w:rFonts w:ascii="Tahoma" w:hAnsi="Tahoma" w:cs="Tahoma"/>
          <w:b/>
          <w:sz w:val="20"/>
        </w:rPr>
        <w:t xml:space="preserve">Giao Bưu gửi </w:t>
      </w:r>
      <w:r w:rsidRPr="003307A5">
        <w:rPr>
          <w:rFonts w:ascii="Tahoma" w:hAnsi="Tahoma" w:cs="Tahoma"/>
          <w:b/>
          <w:sz w:val="20"/>
        </w:rPr>
        <w:t>đến Người nhận:</w:t>
      </w:r>
      <w:r w:rsidRPr="003307A5">
        <w:rPr>
          <w:rFonts w:ascii="Tahoma" w:hAnsi="Tahoma" w:cs="Tahoma"/>
          <w:sz w:val="20"/>
        </w:rPr>
        <w:t xml:space="preserve"> Nhân viên GHN có trách nhiệm hướng dẫn Người nhận kiểm tra tình trạng bên ngoài của Bưu gửi và giám sát đến khi Người nhận đồng ý ký nhận Bưu gửi (nếu có). </w:t>
      </w:r>
    </w:p>
    <w:p w14:paraId="13389AAE" w14:textId="77777777" w:rsidR="000374CD" w:rsidRPr="003307A5" w:rsidRDefault="000374CD" w:rsidP="00E54C45">
      <w:pPr>
        <w:pStyle w:val="ListParagraph"/>
        <w:numPr>
          <w:ilvl w:val="0"/>
          <w:numId w:val="36"/>
        </w:numPr>
        <w:spacing w:before="120" w:after="120" w:line="276" w:lineRule="auto"/>
        <w:ind w:left="1701" w:hanging="567"/>
        <w:contextualSpacing w:val="0"/>
        <w:jc w:val="both"/>
        <w:rPr>
          <w:rFonts w:ascii="Tahoma" w:hAnsi="Tahoma" w:cs="Tahoma"/>
          <w:b/>
          <w:sz w:val="20"/>
        </w:rPr>
      </w:pPr>
      <w:r w:rsidRPr="008F3CED">
        <w:rPr>
          <w:rFonts w:ascii="Tahoma" w:hAnsi="Tahoma" w:cs="Tahoma"/>
          <w:b/>
          <w:sz w:val="20"/>
        </w:rPr>
        <w:t xml:space="preserve">Nguyên tắc </w:t>
      </w:r>
      <w:r w:rsidRPr="003307A5">
        <w:rPr>
          <w:rFonts w:ascii="Tahoma" w:hAnsi="Tahoma" w:cs="Tahoma"/>
          <w:b/>
          <w:sz w:val="20"/>
        </w:rPr>
        <w:t xml:space="preserve">giao Bưu gửi đến tay Người nhận: </w:t>
      </w:r>
    </w:p>
    <w:p w14:paraId="7D92B5FC" w14:textId="77777777" w:rsidR="000374CD" w:rsidRPr="003307A5" w:rsidRDefault="000374CD" w:rsidP="00E54C45">
      <w:pPr>
        <w:numPr>
          <w:ilvl w:val="0"/>
          <w:numId w:val="37"/>
        </w:numPr>
        <w:spacing w:before="120" w:after="120" w:line="276" w:lineRule="auto"/>
        <w:ind w:left="2268" w:hanging="567"/>
        <w:jc w:val="both"/>
        <w:rPr>
          <w:rFonts w:ascii="Tahoma" w:hAnsi="Tahoma" w:cs="Tahoma"/>
          <w:sz w:val="20"/>
          <w:lang w:val="it-IT"/>
        </w:rPr>
      </w:pPr>
      <w:r w:rsidRPr="003307A5">
        <w:rPr>
          <w:rFonts w:ascii="Tahoma" w:hAnsi="Tahoma" w:cs="Tahoma"/>
          <w:sz w:val="20"/>
          <w:lang w:val="it-IT"/>
        </w:rPr>
        <w:t xml:space="preserve">GHN </w:t>
      </w:r>
      <w:proofErr w:type="spellStart"/>
      <w:r w:rsidRPr="003307A5">
        <w:rPr>
          <w:rFonts w:ascii="Tahoma" w:hAnsi="Tahoma" w:cs="Tahoma"/>
          <w:sz w:val="20"/>
          <w:lang w:val="it-IT"/>
        </w:rPr>
        <w:t>giao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theo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nguyên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tắc</w:t>
      </w:r>
      <w:proofErr w:type="spellEnd"/>
      <w:r w:rsidRPr="003307A5">
        <w:rPr>
          <w:rFonts w:ascii="Tahoma" w:hAnsi="Tahoma" w:cs="Tahoma"/>
          <w:sz w:val="20"/>
          <w:lang w:val="it-IT"/>
        </w:rPr>
        <w:t xml:space="preserve"> “</w:t>
      </w:r>
      <w:proofErr w:type="spellStart"/>
      <w:r w:rsidRPr="003307A5">
        <w:rPr>
          <w:rFonts w:ascii="Tahoma" w:hAnsi="Tahoma" w:cs="Tahoma"/>
          <w:b/>
          <w:i/>
          <w:sz w:val="20"/>
          <w:lang w:val="it-IT"/>
        </w:rPr>
        <w:t>nguyên</w:t>
      </w:r>
      <w:proofErr w:type="spellEnd"/>
      <w:r w:rsidRPr="003307A5">
        <w:rPr>
          <w:rFonts w:ascii="Tahoma" w:hAnsi="Tahoma" w:cs="Tahoma"/>
          <w:b/>
          <w:i/>
          <w:sz w:val="20"/>
          <w:lang w:val="it-IT"/>
        </w:rPr>
        <w:t xml:space="preserve"> </w:t>
      </w:r>
      <w:proofErr w:type="spellStart"/>
      <w:r w:rsidRPr="003307A5">
        <w:rPr>
          <w:rFonts w:ascii="Tahoma" w:hAnsi="Tahoma" w:cs="Tahoma"/>
          <w:b/>
          <w:i/>
          <w:sz w:val="20"/>
          <w:lang w:val="it-IT"/>
        </w:rPr>
        <w:t>đai</w:t>
      </w:r>
      <w:proofErr w:type="spellEnd"/>
      <w:r w:rsidRPr="003307A5">
        <w:rPr>
          <w:rFonts w:ascii="Tahoma" w:hAnsi="Tahoma" w:cs="Tahoma"/>
          <w:b/>
          <w:i/>
          <w:sz w:val="20"/>
          <w:lang w:val="it-IT"/>
        </w:rPr>
        <w:t xml:space="preserve">, </w:t>
      </w:r>
      <w:proofErr w:type="spellStart"/>
      <w:r w:rsidRPr="003307A5">
        <w:rPr>
          <w:rFonts w:ascii="Tahoma" w:hAnsi="Tahoma" w:cs="Tahoma"/>
          <w:b/>
          <w:i/>
          <w:sz w:val="20"/>
          <w:lang w:val="it-IT"/>
        </w:rPr>
        <w:t>nguyên</w:t>
      </w:r>
      <w:proofErr w:type="spellEnd"/>
      <w:r w:rsidRPr="003307A5">
        <w:rPr>
          <w:rFonts w:ascii="Tahoma" w:hAnsi="Tahoma" w:cs="Tahoma"/>
          <w:b/>
          <w:i/>
          <w:sz w:val="20"/>
          <w:lang w:val="it-IT"/>
        </w:rPr>
        <w:t xml:space="preserve"> </w:t>
      </w:r>
      <w:proofErr w:type="spellStart"/>
      <w:r w:rsidRPr="003307A5">
        <w:rPr>
          <w:rFonts w:ascii="Tahoma" w:hAnsi="Tahoma" w:cs="Tahoma"/>
          <w:b/>
          <w:i/>
          <w:sz w:val="20"/>
          <w:lang w:val="it-IT"/>
        </w:rPr>
        <w:t>kiện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như</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tình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trạng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từ</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Để</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tránh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hiểu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lầm</w:t>
      </w:r>
      <w:proofErr w:type="spellEnd"/>
      <w:r w:rsidRPr="003307A5">
        <w:rPr>
          <w:rFonts w:ascii="Tahoma" w:hAnsi="Tahoma" w:cs="Tahoma"/>
          <w:sz w:val="20"/>
          <w:lang w:val="it-IT"/>
        </w:rPr>
        <w:t xml:space="preserve">, GHN </w:t>
      </w:r>
      <w:proofErr w:type="spellStart"/>
      <w:r w:rsidRPr="003307A5">
        <w:rPr>
          <w:rFonts w:ascii="Tahoma" w:hAnsi="Tahoma" w:cs="Tahoma"/>
          <w:sz w:val="20"/>
          <w:lang w:val="it-IT"/>
        </w:rPr>
        <w:t>sẽ</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hỗ</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trợ</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mở</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để</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kiểm</w:t>
      </w:r>
      <w:proofErr w:type="spellEnd"/>
      <w:r w:rsidRPr="003307A5">
        <w:rPr>
          <w:rFonts w:ascii="Tahoma" w:hAnsi="Tahoma" w:cs="Tahoma"/>
          <w:sz w:val="20"/>
          <w:lang w:val="it-IT"/>
        </w:rPr>
        <w:t xml:space="preserve"> tra/ </w:t>
      </w:r>
      <w:proofErr w:type="spellStart"/>
      <w:r w:rsidRPr="003307A5">
        <w:rPr>
          <w:rFonts w:ascii="Tahoma" w:hAnsi="Tahoma" w:cs="Tahoma"/>
          <w:sz w:val="20"/>
          <w:lang w:val="it-IT"/>
        </w:rPr>
        <w:t>xem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nội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dung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trong</w:t>
      </w:r>
      <w:proofErr w:type="spellEnd"/>
      <w:r w:rsidRPr="003307A5">
        <w:rPr>
          <w:rFonts w:ascii="Tahoma" w:hAnsi="Tahoma" w:cs="Tahoma"/>
          <w:sz w:val="20"/>
          <w:lang w:val="it-IT"/>
        </w:rPr>
        <w:t xml:space="preserve">. </w:t>
      </w:r>
    </w:p>
    <w:p w14:paraId="005C8E45" w14:textId="77777777" w:rsidR="000374CD" w:rsidRPr="003307A5" w:rsidRDefault="000374CD" w:rsidP="00E54C45">
      <w:pPr>
        <w:numPr>
          <w:ilvl w:val="0"/>
          <w:numId w:val="37"/>
        </w:numPr>
        <w:spacing w:before="120" w:after="120" w:line="276" w:lineRule="auto"/>
        <w:ind w:left="2268" w:hanging="567"/>
        <w:jc w:val="both"/>
        <w:rPr>
          <w:rFonts w:ascii="Tahoma" w:hAnsi="Tahoma" w:cs="Tahoma"/>
          <w:sz w:val="20"/>
          <w:lang w:val="it-IT"/>
        </w:rPr>
      </w:pPr>
      <w:r w:rsidRPr="003307A5">
        <w:rPr>
          <w:rFonts w:ascii="Tahoma" w:hAnsi="Tahoma" w:cs="Tahoma"/>
          <w:sz w:val="20"/>
          <w:lang w:val="it-IT"/>
        </w:rPr>
        <w:t xml:space="preserve">Trong </w:t>
      </w:r>
      <w:proofErr w:type="spellStart"/>
      <w:r w:rsidRPr="003307A5">
        <w:rPr>
          <w:rFonts w:ascii="Tahoma" w:hAnsi="Tahoma" w:cs="Tahoma"/>
          <w:sz w:val="20"/>
          <w:lang w:val="it-IT"/>
        </w:rPr>
        <w:t>trường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hợp</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có</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yêu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cầu</w:t>
      </w:r>
      <w:proofErr w:type="spellEnd"/>
      <w:r w:rsidRPr="003307A5">
        <w:rPr>
          <w:rFonts w:ascii="Tahoma" w:hAnsi="Tahoma" w:cs="Tahoma"/>
          <w:sz w:val="20"/>
          <w:lang w:val="it-IT"/>
        </w:rPr>
        <w:t xml:space="preserve">, GHN </w:t>
      </w:r>
      <w:proofErr w:type="spellStart"/>
      <w:r w:rsidRPr="003307A5">
        <w:rPr>
          <w:rFonts w:ascii="Tahoma" w:hAnsi="Tahoma" w:cs="Tahoma"/>
          <w:sz w:val="20"/>
          <w:lang w:val="it-IT"/>
        </w:rPr>
        <w:t>sẽ</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đồng</w:t>
      </w:r>
      <w:proofErr w:type="spellEnd"/>
      <w:r w:rsidRPr="003307A5">
        <w:rPr>
          <w:rFonts w:ascii="Tahoma" w:hAnsi="Tahoma" w:cs="Tahoma"/>
          <w:sz w:val="20"/>
          <w:lang w:val="it-IT"/>
        </w:rPr>
        <w:t xml:space="preserve"> ý </w:t>
      </w:r>
      <w:proofErr w:type="spellStart"/>
      <w:r w:rsidRPr="003307A5">
        <w:rPr>
          <w:rFonts w:ascii="Tahoma" w:hAnsi="Tahoma" w:cs="Tahoma"/>
          <w:sz w:val="20"/>
          <w:lang w:val="it-IT"/>
        </w:rPr>
        <w:t>cho</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Người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kiểm</w:t>
      </w:r>
      <w:proofErr w:type="spellEnd"/>
      <w:r w:rsidRPr="003307A5">
        <w:rPr>
          <w:rFonts w:ascii="Tahoma" w:hAnsi="Tahoma" w:cs="Tahoma"/>
          <w:sz w:val="20"/>
          <w:lang w:val="it-IT"/>
        </w:rPr>
        <w:t xml:space="preserve"> tra </w:t>
      </w:r>
      <w:proofErr w:type="spellStart"/>
      <w:r w:rsidRPr="003307A5">
        <w:rPr>
          <w:rFonts w:ascii="Tahoma" w:hAnsi="Tahoma" w:cs="Tahoma"/>
          <w:sz w:val="20"/>
          <w:lang w:val="it-IT"/>
        </w:rPr>
        <w:t>hàng</w:t>
      </w:r>
      <w:proofErr w:type="spellEnd"/>
      <w:r w:rsidRPr="003307A5">
        <w:rPr>
          <w:rFonts w:ascii="Tahoma" w:hAnsi="Tahoma" w:cs="Tahoma"/>
          <w:sz w:val="20"/>
          <w:lang w:val="it-IT"/>
        </w:rPr>
        <w:t>/</w:t>
      </w:r>
      <w:proofErr w:type="spellStart"/>
      <w:r w:rsidRPr="003307A5">
        <w:rPr>
          <w:rFonts w:ascii="Tahoma" w:hAnsi="Tahoma" w:cs="Tahoma"/>
          <w:sz w:val="20"/>
          <w:lang w:val="it-IT"/>
        </w:rPr>
        <w:t>xem</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hàng</w:t>
      </w:r>
      <w:proofErr w:type="spellEnd"/>
      <w:r w:rsidRPr="003307A5">
        <w:rPr>
          <w:rFonts w:ascii="Tahoma" w:hAnsi="Tahoma" w:cs="Tahoma"/>
          <w:sz w:val="20"/>
          <w:lang w:val="it-IT"/>
        </w:rPr>
        <w:t>.</w:t>
      </w:r>
    </w:p>
    <w:p w14:paraId="79CA9B25" w14:textId="77777777" w:rsidR="000374CD" w:rsidRPr="003307A5" w:rsidRDefault="000374CD" w:rsidP="000374CD">
      <w:pPr>
        <w:spacing w:before="120" w:after="120" w:line="276" w:lineRule="auto"/>
        <w:ind w:left="1701"/>
        <w:jc w:val="both"/>
        <w:rPr>
          <w:rFonts w:ascii="Tahoma" w:hAnsi="Tahoma" w:cs="Tahoma"/>
          <w:sz w:val="20"/>
        </w:rPr>
      </w:pPr>
      <w:r w:rsidRPr="003307A5">
        <w:rPr>
          <w:rFonts w:ascii="Tahoma" w:hAnsi="Tahoma" w:cs="Tahoma"/>
          <w:sz w:val="20"/>
        </w:rPr>
        <w:t xml:space="preserve">Trường hợp Người nhận không nhận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rPr>
        <w:t xml:space="preserve"> sau khi đã kiểm tra/xem </w:t>
      </w:r>
      <w:proofErr w:type="spellStart"/>
      <w:r w:rsidRPr="003307A5">
        <w:rPr>
          <w:rFonts w:ascii="Tahoma" w:hAnsi="Tahoma" w:cs="Tahoma"/>
          <w:sz w:val="20"/>
          <w:lang w:val="it-IT"/>
        </w:rPr>
        <w:t>nội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dung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bên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trong</w:t>
      </w:r>
      <w:proofErr w:type="spellEnd"/>
      <w:r w:rsidRPr="003307A5">
        <w:rPr>
          <w:rFonts w:ascii="Tahoma" w:hAnsi="Tahoma" w:cs="Tahoma"/>
          <w:sz w:val="20"/>
          <w:lang w:val="it-IT"/>
        </w:rPr>
        <w:t xml:space="preserve"> </w:t>
      </w:r>
      <w:r w:rsidRPr="003307A5">
        <w:rPr>
          <w:rFonts w:ascii="Tahoma" w:hAnsi="Tahoma" w:cs="Tahoma"/>
          <w:sz w:val="20"/>
        </w:rPr>
        <w:t xml:space="preserve">vì bất kỳ lý do gì, thì GHN sẽ hoàn trả Bưu gửi cho Người gửi </w:t>
      </w:r>
      <w:proofErr w:type="spellStart"/>
      <w:r w:rsidRPr="008F3CED">
        <w:rPr>
          <w:rFonts w:ascii="Tahoma" w:hAnsi="Tahoma" w:cs="Tahoma"/>
          <w:sz w:val="20"/>
          <w:lang w:val="it-IT"/>
        </w:rPr>
        <w:t>nội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dung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đơn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hàng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lastRenderedPageBreak/>
        <w:t>như</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tình</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trạng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Người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nhận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kiểm</w:t>
      </w:r>
      <w:proofErr w:type="spellEnd"/>
      <w:r w:rsidRPr="008F3CED">
        <w:rPr>
          <w:rFonts w:ascii="Tahoma" w:hAnsi="Tahoma" w:cs="Tahoma"/>
          <w:sz w:val="20"/>
          <w:lang w:val="it-IT"/>
        </w:rPr>
        <w:t xml:space="preserve"> tra. Trong </w:t>
      </w:r>
      <w:proofErr w:type="spellStart"/>
      <w:r w:rsidRPr="008F3CED">
        <w:rPr>
          <w:rFonts w:ascii="Tahoma" w:hAnsi="Tahoma" w:cs="Tahoma"/>
          <w:sz w:val="20"/>
          <w:lang w:val="it-IT"/>
        </w:rPr>
        <w:t>mọi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trường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hợp</w:t>
      </w:r>
      <w:proofErr w:type="spellEnd"/>
      <w:r w:rsidRPr="008F3CED">
        <w:rPr>
          <w:rFonts w:ascii="Tahoma" w:hAnsi="Tahoma" w:cs="Tahoma"/>
          <w:sz w:val="20"/>
          <w:lang w:val="it-IT"/>
        </w:rPr>
        <w:t xml:space="preserve"> </w:t>
      </w:r>
      <w:r w:rsidRPr="003307A5">
        <w:rPr>
          <w:rFonts w:ascii="Tahoma" w:hAnsi="Tahoma" w:cs="Tahoma"/>
          <w:sz w:val="20"/>
        </w:rPr>
        <w:t>GHN không chịu trách nhiệm</w:t>
      </w:r>
      <w:r w:rsidRPr="008F3CED">
        <w:rPr>
          <w:rFonts w:ascii="Tahoma" w:hAnsi="Tahoma" w:cs="Tahoma"/>
          <w:sz w:val="20"/>
          <w:lang w:val="it-IT"/>
        </w:rPr>
        <w:t xml:space="preserve"> </w:t>
      </w:r>
      <w:proofErr w:type="spellStart"/>
      <w:r w:rsidRPr="008F3CED">
        <w:rPr>
          <w:rFonts w:ascii="Tahoma" w:hAnsi="Tahoma" w:cs="Tahoma"/>
          <w:sz w:val="20"/>
          <w:lang w:val="it-IT"/>
        </w:rPr>
        <w:t>bồi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thường</w:t>
      </w:r>
      <w:proofErr w:type="spellEnd"/>
      <w:r w:rsidRPr="003307A5">
        <w:rPr>
          <w:rFonts w:ascii="Tahoma" w:hAnsi="Tahoma" w:cs="Tahoma"/>
          <w:sz w:val="20"/>
        </w:rPr>
        <w:t xml:space="preserve"> </w:t>
      </w:r>
      <w:proofErr w:type="spellStart"/>
      <w:r w:rsidRPr="008F3CED">
        <w:rPr>
          <w:rFonts w:ascii="Tahoma" w:hAnsi="Tahoma" w:cs="Tahoma"/>
          <w:sz w:val="20"/>
          <w:lang w:val="it-IT"/>
        </w:rPr>
        <w:t>nếu</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Người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gửi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thông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báo</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về</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việc</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có</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sự</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khác</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biệt</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giữa</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nội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dung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Đơn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hàng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khi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bàn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giao</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cho</w:t>
      </w:r>
      <w:proofErr w:type="spellEnd"/>
      <w:r w:rsidRPr="008F3CED">
        <w:rPr>
          <w:rFonts w:ascii="Tahoma" w:hAnsi="Tahoma" w:cs="Tahoma"/>
          <w:sz w:val="20"/>
          <w:lang w:val="it-IT"/>
        </w:rPr>
        <w:t xml:space="preserve"> GHN </w:t>
      </w:r>
      <w:proofErr w:type="spellStart"/>
      <w:r w:rsidRPr="008F3CED">
        <w:rPr>
          <w:rFonts w:ascii="Tahoma" w:hAnsi="Tahoma" w:cs="Tahoma"/>
          <w:sz w:val="20"/>
          <w:lang w:val="it-IT"/>
        </w:rPr>
        <w:t>và</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khi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nhận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về</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trừ</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trường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hợp</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Khách</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hàng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hoặc</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Người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gửi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chứng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minh</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được</w:t>
      </w:r>
      <w:proofErr w:type="spellEnd"/>
      <w:r w:rsidRPr="008F3CED">
        <w:rPr>
          <w:rFonts w:ascii="Tahoma" w:hAnsi="Tahoma" w:cs="Tahoma"/>
          <w:sz w:val="20"/>
          <w:lang w:val="it-IT"/>
        </w:rPr>
        <w:t xml:space="preserve"> bao </w:t>
      </w:r>
      <w:proofErr w:type="spellStart"/>
      <w:r w:rsidRPr="008F3CED">
        <w:rPr>
          <w:rFonts w:ascii="Tahoma" w:hAnsi="Tahoma" w:cs="Tahoma"/>
          <w:sz w:val="20"/>
          <w:lang w:val="it-IT"/>
        </w:rPr>
        <w:t>bì</w:t>
      </w:r>
      <w:proofErr w:type="spellEnd"/>
      <w:r w:rsidRPr="008F3CED">
        <w:rPr>
          <w:rFonts w:ascii="Tahoma" w:hAnsi="Tahoma" w:cs="Tahoma"/>
          <w:sz w:val="20"/>
          <w:lang w:val="it-IT"/>
        </w:rPr>
        <w:t>/</w:t>
      </w:r>
      <w:proofErr w:type="spellStart"/>
      <w:r w:rsidRPr="008F3CED">
        <w:rPr>
          <w:rFonts w:ascii="Tahoma" w:hAnsi="Tahoma" w:cs="Tahoma"/>
          <w:sz w:val="20"/>
          <w:lang w:val="it-IT"/>
        </w:rPr>
        <w:t>tình</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trạng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đóng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gói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bên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ngoài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Bưu</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gửi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không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giống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tại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thời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điểm</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bàn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giao</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cho</w:t>
      </w:r>
      <w:proofErr w:type="spellEnd"/>
      <w:r w:rsidRPr="008F3CED">
        <w:rPr>
          <w:rFonts w:ascii="Tahoma" w:hAnsi="Tahoma" w:cs="Tahoma"/>
          <w:sz w:val="20"/>
          <w:lang w:val="it-IT"/>
        </w:rPr>
        <w:t xml:space="preserve"> GHN </w:t>
      </w:r>
      <w:proofErr w:type="spellStart"/>
      <w:r w:rsidRPr="008F3CED">
        <w:rPr>
          <w:rFonts w:ascii="Tahoma" w:hAnsi="Tahoma" w:cs="Tahoma"/>
          <w:sz w:val="20"/>
          <w:lang w:val="it-IT"/>
        </w:rPr>
        <w:t>và</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khi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Người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nhận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kiểm</w:t>
      </w:r>
      <w:proofErr w:type="spellEnd"/>
      <w:r w:rsidRPr="008F3CED">
        <w:rPr>
          <w:rFonts w:ascii="Tahoma" w:hAnsi="Tahoma" w:cs="Tahoma"/>
          <w:sz w:val="20"/>
          <w:lang w:val="it-IT"/>
        </w:rPr>
        <w:t xml:space="preserve"> tra</w:t>
      </w:r>
      <w:r w:rsidRPr="003307A5">
        <w:rPr>
          <w:rFonts w:ascii="Tahoma" w:hAnsi="Tahoma" w:cs="Tahoma"/>
          <w:sz w:val="20"/>
        </w:rPr>
        <w:t>.</w:t>
      </w:r>
    </w:p>
    <w:p w14:paraId="6CAECF7A"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Thời Gian</w:t>
      </w:r>
      <w:r w:rsidRPr="008F3CED">
        <w:rPr>
          <w:rFonts w:ascii="Tahoma" w:eastAsia="Arial" w:hAnsi="Tahoma" w:cs="Tahoma"/>
          <w:b/>
          <w:color w:val="auto"/>
          <w:sz w:val="20"/>
          <w:szCs w:val="20"/>
        </w:rPr>
        <w:t>,</w:t>
      </w:r>
      <w:r w:rsidRPr="003307A5">
        <w:rPr>
          <w:rFonts w:ascii="Tahoma" w:eastAsia="Arial" w:hAnsi="Tahoma" w:cs="Tahoma"/>
          <w:b/>
          <w:color w:val="auto"/>
          <w:sz w:val="20"/>
          <w:szCs w:val="20"/>
        </w:rPr>
        <w:t xml:space="preserve"> </w:t>
      </w:r>
      <w:r w:rsidRPr="008F3CED">
        <w:rPr>
          <w:rFonts w:ascii="Tahoma" w:eastAsia="Arial" w:hAnsi="Tahoma" w:cs="Tahoma"/>
          <w:b/>
          <w:color w:val="auto"/>
          <w:sz w:val="20"/>
          <w:szCs w:val="20"/>
        </w:rPr>
        <w:t>Phạm</w:t>
      </w:r>
      <w:r w:rsidRPr="003307A5">
        <w:rPr>
          <w:rFonts w:ascii="Tahoma" w:eastAsia="Arial" w:hAnsi="Tahoma" w:cs="Tahoma"/>
          <w:b/>
          <w:color w:val="auto"/>
          <w:sz w:val="20"/>
          <w:szCs w:val="20"/>
        </w:rPr>
        <w:t xml:space="preserve"> Vi</w:t>
      </w:r>
      <w:r w:rsidRPr="008F3CED">
        <w:rPr>
          <w:rFonts w:ascii="Tahoma" w:eastAsia="Arial" w:hAnsi="Tahoma" w:cs="Tahoma"/>
          <w:b/>
          <w:color w:val="auto"/>
          <w:sz w:val="20"/>
          <w:szCs w:val="20"/>
        </w:rPr>
        <w:t xml:space="preserve">, Quy Trình </w:t>
      </w:r>
      <w:r w:rsidRPr="003307A5">
        <w:rPr>
          <w:rFonts w:ascii="Tahoma" w:eastAsia="Arial" w:hAnsi="Tahoma" w:cs="Tahoma"/>
          <w:b/>
          <w:color w:val="auto"/>
          <w:sz w:val="20"/>
          <w:szCs w:val="20"/>
        </w:rPr>
        <w:t>Thực Hiện Dịch Vụ</w:t>
      </w:r>
      <w:r w:rsidRPr="008F3CED">
        <w:rPr>
          <w:rFonts w:ascii="Tahoma" w:eastAsia="Arial" w:hAnsi="Tahoma" w:cs="Tahoma"/>
          <w:b/>
          <w:color w:val="auto"/>
          <w:sz w:val="20"/>
          <w:szCs w:val="20"/>
        </w:rPr>
        <w:t xml:space="preserve"> Và Quy Trình Xử Lý Khiếu Nại</w:t>
      </w:r>
    </w:p>
    <w:p w14:paraId="095A7F46" w14:textId="77777777" w:rsidR="000374CD" w:rsidRPr="008F3CED"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b/>
          <w:sz w:val="20"/>
        </w:rPr>
        <w:t>Thời</w:t>
      </w:r>
      <w:r w:rsidRPr="008F3CED">
        <w:rPr>
          <w:rFonts w:ascii="Tahoma" w:hAnsi="Tahoma" w:cs="Tahoma"/>
          <w:b/>
          <w:color w:val="auto"/>
          <w:sz w:val="20"/>
          <w:szCs w:val="20"/>
        </w:rPr>
        <w:t xml:space="preserve"> gian thực hiện Dịch vụ:</w:t>
      </w:r>
      <w:r w:rsidRPr="008F3CED">
        <w:rPr>
          <w:rFonts w:ascii="Tahoma" w:hAnsi="Tahoma" w:cs="Tahoma"/>
          <w:color w:val="auto"/>
          <w:sz w:val="20"/>
          <w:szCs w:val="20"/>
        </w:rPr>
        <w:t xml:space="preserve"> được xác định theo từng gói Dịch vụ mà Khách hàng sử dụng – được quy định tại Phụ lục về Bảng Cước phí Dịch vụ kèm theo.</w:t>
      </w:r>
    </w:p>
    <w:p w14:paraId="6FD14EF5"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3307A5">
        <w:rPr>
          <w:rFonts w:ascii="Tahoma" w:hAnsi="Tahoma" w:cs="Tahoma"/>
          <w:b/>
          <w:sz w:val="20"/>
        </w:rPr>
        <w:t>Phạm</w:t>
      </w:r>
      <w:r w:rsidRPr="008F3CED">
        <w:rPr>
          <w:rFonts w:ascii="Tahoma" w:hAnsi="Tahoma" w:cs="Tahoma"/>
          <w:b/>
          <w:color w:val="auto"/>
          <w:sz w:val="20"/>
          <w:szCs w:val="20"/>
        </w:rPr>
        <w:t xml:space="preserve"> vi Cung ứng Dịch vụ</w:t>
      </w:r>
      <w:r w:rsidRPr="008F3CED">
        <w:rPr>
          <w:rFonts w:ascii="Tahoma" w:hAnsi="Tahoma" w:cs="Tahoma"/>
          <w:color w:val="auto"/>
          <w:sz w:val="20"/>
          <w:szCs w:val="20"/>
        </w:rPr>
        <w:t xml:space="preserve">: được quy định tại website </w:t>
      </w:r>
      <w:r>
        <w:fldChar w:fldCharType="begin"/>
      </w:r>
      <w:r>
        <w:instrText>HYPERLINK "https://ghn.vn/"</w:instrText>
      </w:r>
      <w:r>
        <w:fldChar w:fldCharType="separate"/>
      </w:r>
      <w:r w:rsidRPr="003307A5">
        <w:rPr>
          <w:rStyle w:val="Hyperlink"/>
          <w:rFonts w:ascii="Tahoma" w:hAnsi="Tahoma" w:cs="Tahoma"/>
          <w:sz w:val="20"/>
          <w:szCs w:val="20"/>
        </w:rPr>
        <w:t>https://ghn.vn/</w:t>
      </w:r>
      <w:r>
        <w:fldChar w:fldCharType="end"/>
      </w:r>
      <w:r w:rsidRPr="003307A5">
        <w:rPr>
          <w:rFonts w:ascii="Tahoma" w:hAnsi="Tahoma" w:cs="Tahoma"/>
          <w:color w:val="auto"/>
          <w:sz w:val="20"/>
          <w:szCs w:val="20"/>
        </w:rPr>
        <w:t>.</w:t>
      </w:r>
      <w:r w:rsidRPr="008F3CED">
        <w:rPr>
          <w:rFonts w:ascii="Tahoma" w:hAnsi="Tahoma" w:cs="Tahoma"/>
          <w:color w:val="auto"/>
          <w:sz w:val="20"/>
          <w:szCs w:val="20"/>
        </w:rPr>
        <w:t xml:space="preserve"> </w:t>
      </w:r>
    </w:p>
    <w:p w14:paraId="4BCF057D"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Style w:val="Hyperlink"/>
          <w:rFonts w:ascii="Tahoma" w:hAnsi="Tahoma" w:cs="Tahoma"/>
          <w:color w:val="auto"/>
          <w:sz w:val="20"/>
          <w:szCs w:val="20"/>
        </w:rPr>
      </w:pPr>
      <w:r w:rsidRPr="008F3CED">
        <w:rPr>
          <w:rFonts w:ascii="Tahoma" w:hAnsi="Tahoma" w:cs="Tahoma"/>
          <w:b/>
          <w:sz w:val="20"/>
        </w:rPr>
        <w:t>Quy trình thực hiện Dịch vụ</w:t>
      </w:r>
      <w:r w:rsidRPr="003307A5">
        <w:rPr>
          <w:rFonts w:ascii="Tahoma" w:hAnsi="Tahoma" w:cs="Tahoma"/>
          <w:color w:val="auto"/>
          <w:sz w:val="20"/>
          <w:szCs w:val="20"/>
        </w:rPr>
        <w:t>:</w:t>
      </w:r>
      <w:r w:rsidRPr="008F3CED">
        <w:rPr>
          <w:rFonts w:ascii="Tahoma" w:hAnsi="Tahoma" w:cs="Tahoma"/>
          <w:color w:val="auto"/>
          <w:sz w:val="20"/>
          <w:szCs w:val="20"/>
        </w:rPr>
        <w:t xml:space="preserve"> được quy định tại website </w:t>
      </w:r>
      <w:r>
        <w:fldChar w:fldCharType="begin"/>
      </w:r>
      <w:r>
        <w:instrText>HYPERLINK "https://ghn.vn/pages/quy-trinh-gui-hang"</w:instrText>
      </w:r>
      <w:r>
        <w:fldChar w:fldCharType="separate"/>
      </w:r>
      <w:r w:rsidRPr="003307A5">
        <w:rPr>
          <w:rStyle w:val="Hyperlink"/>
          <w:rFonts w:ascii="Tahoma" w:hAnsi="Tahoma" w:cs="Tahoma"/>
          <w:sz w:val="20"/>
          <w:szCs w:val="20"/>
        </w:rPr>
        <w:t>https://ghn.vn/pages/quy-trinh-gui-hang</w:t>
      </w:r>
      <w:r>
        <w:fldChar w:fldCharType="end"/>
      </w:r>
      <w:r w:rsidRPr="008F3CED">
        <w:rPr>
          <w:rStyle w:val="Hyperlink"/>
          <w:rFonts w:ascii="Tahoma" w:hAnsi="Tahoma" w:cs="Tahoma"/>
          <w:sz w:val="20"/>
          <w:szCs w:val="20"/>
        </w:rPr>
        <w:t>.</w:t>
      </w:r>
    </w:p>
    <w:p w14:paraId="6012693F" w14:textId="77777777" w:rsidR="000374CD" w:rsidRPr="003307A5" w:rsidRDefault="000374CD" w:rsidP="00E54C45">
      <w:pPr>
        <w:pStyle w:val="ListParagraph"/>
        <w:numPr>
          <w:ilvl w:val="0"/>
          <w:numId w:val="38"/>
        </w:numPr>
        <w:spacing w:before="120" w:after="120" w:line="276" w:lineRule="auto"/>
        <w:ind w:left="1134" w:hanging="567"/>
        <w:contextualSpacing w:val="0"/>
        <w:jc w:val="both"/>
        <w:rPr>
          <w:rFonts w:ascii="Tahoma" w:hAnsi="Tahoma" w:cs="Tahoma"/>
          <w:color w:val="auto"/>
          <w:sz w:val="20"/>
          <w:szCs w:val="20"/>
        </w:rPr>
      </w:pPr>
      <w:r w:rsidRPr="008F3CED">
        <w:rPr>
          <w:rFonts w:ascii="Tahoma" w:hAnsi="Tahoma" w:cs="Tahoma"/>
          <w:b/>
          <w:sz w:val="20"/>
        </w:rPr>
        <w:t xml:space="preserve">Quy trình xử lý khiếu nại: </w:t>
      </w:r>
      <w:r w:rsidRPr="008F3CED">
        <w:rPr>
          <w:rFonts w:ascii="Tahoma" w:hAnsi="Tahoma" w:cs="Tahoma"/>
          <w:sz w:val="20"/>
        </w:rPr>
        <w:t>được quy định tại Website</w:t>
      </w:r>
      <w:r w:rsidRPr="008F3CED">
        <w:rPr>
          <w:rFonts w:ascii="Tahoma" w:hAnsi="Tahoma" w:cs="Tahoma"/>
          <w:b/>
          <w:sz w:val="20"/>
        </w:rPr>
        <w:t xml:space="preserve"> </w:t>
      </w:r>
      <w:hyperlink r:id="rId10" w:history="1">
        <w:r w:rsidRPr="003307A5">
          <w:rPr>
            <w:rStyle w:val="Hyperlink"/>
            <w:rFonts w:ascii="Tahoma" w:hAnsi="Tahoma" w:cs="Tahoma"/>
            <w:sz w:val="20"/>
            <w:szCs w:val="20"/>
          </w:rPr>
          <w:t>https://ghn.vn/pages/quy-dinh-ve-khieu-nai-cua-ghn</w:t>
        </w:r>
      </w:hyperlink>
      <w:r w:rsidRPr="008F3CED">
        <w:rPr>
          <w:rStyle w:val="Hyperlink"/>
          <w:rFonts w:ascii="Tahoma" w:hAnsi="Tahoma" w:cs="Tahoma"/>
          <w:sz w:val="20"/>
          <w:szCs w:val="20"/>
        </w:rPr>
        <w:t>.</w:t>
      </w:r>
    </w:p>
    <w:p w14:paraId="3D5C71C0" w14:textId="77777777" w:rsidR="000374CD" w:rsidRPr="003307A5" w:rsidRDefault="000374CD" w:rsidP="000374CD">
      <w:pPr>
        <w:pStyle w:val="ListParagraph"/>
        <w:spacing w:before="120" w:after="120" w:line="276" w:lineRule="auto"/>
        <w:ind w:left="567"/>
        <w:contextualSpacing w:val="0"/>
        <w:jc w:val="both"/>
        <w:rPr>
          <w:rFonts w:ascii="Tahoma" w:hAnsi="Tahoma" w:cs="Tahoma"/>
          <w:color w:val="auto"/>
          <w:sz w:val="20"/>
          <w:szCs w:val="20"/>
        </w:rPr>
      </w:pPr>
      <w:r w:rsidRPr="003307A5">
        <w:rPr>
          <w:rFonts w:ascii="Tahoma" w:hAnsi="Tahoma" w:cs="Tahoma"/>
          <w:color w:val="auto"/>
          <w:sz w:val="20"/>
          <w:szCs w:val="20"/>
        </w:rPr>
        <w:t xml:space="preserve">Trường hợp có sự thay đổi các nội dung liên quan, GHN sẽ gửi thông báo bằng văn bản cho Khách hàng trước 07 (bảy) </w:t>
      </w:r>
      <w:r w:rsidRPr="008F3CED">
        <w:rPr>
          <w:rFonts w:ascii="Tahoma" w:hAnsi="Tahoma" w:cs="Tahoma"/>
          <w:color w:val="auto"/>
          <w:sz w:val="20"/>
          <w:szCs w:val="20"/>
        </w:rPr>
        <w:t>N</w:t>
      </w:r>
      <w:r w:rsidRPr="003307A5">
        <w:rPr>
          <w:rFonts w:ascii="Tahoma" w:hAnsi="Tahoma" w:cs="Tahoma"/>
          <w:color w:val="auto"/>
          <w:sz w:val="20"/>
          <w:szCs w:val="20"/>
        </w:rPr>
        <w:t>gày làm việc.</w:t>
      </w:r>
    </w:p>
    <w:p w14:paraId="1E84A0C1"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rPr>
      </w:pPr>
      <w:r w:rsidRPr="003307A5">
        <w:rPr>
          <w:rFonts w:ascii="Tahoma" w:eastAsia="Arial" w:hAnsi="Tahoma" w:cs="Tahoma"/>
          <w:b/>
          <w:color w:val="auto"/>
          <w:sz w:val="20"/>
          <w:szCs w:val="20"/>
        </w:rPr>
        <w:t xml:space="preserve">Các Trường Hợp </w:t>
      </w:r>
      <w:r w:rsidRPr="008F3CED">
        <w:rPr>
          <w:rFonts w:ascii="Tahoma" w:eastAsia="Arial" w:hAnsi="Tahoma" w:cs="Tahoma"/>
          <w:b/>
          <w:color w:val="auto"/>
          <w:sz w:val="20"/>
          <w:szCs w:val="20"/>
        </w:rPr>
        <w:t>GHN</w:t>
      </w:r>
      <w:r w:rsidRPr="003307A5">
        <w:rPr>
          <w:rFonts w:ascii="Tahoma" w:eastAsia="Arial" w:hAnsi="Tahoma" w:cs="Tahoma"/>
          <w:b/>
          <w:color w:val="auto"/>
          <w:sz w:val="20"/>
          <w:szCs w:val="20"/>
        </w:rPr>
        <w:t xml:space="preserve"> Được Quyền Từ Chối Nhận Bưu Gửi Và Từ Chối Cung Ứng Dịch Vụ</w:t>
      </w:r>
    </w:p>
    <w:p w14:paraId="6117C2F6" w14:textId="77777777" w:rsidR="000374CD" w:rsidRPr="003307A5" w:rsidRDefault="000374CD" w:rsidP="000374CD">
      <w:pPr>
        <w:pStyle w:val="ListParagraph"/>
        <w:spacing w:before="120" w:after="120" w:line="276" w:lineRule="auto"/>
        <w:ind w:left="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GHN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toàn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chối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Dịch</w:t>
      </w:r>
      <w:proofErr w:type="spellEnd"/>
      <w:r w:rsidRPr="003307A5">
        <w:rPr>
          <w:rFonts w:ascii="Tahoma" w:hAnsi="Tahoma" w:cs="Tahoma"/>
          <w:color w:val="auto"/>
          <w:sz w:val="20"/>
          <w:szCs w:val="20"/>
          <w:lang w:val="it-IT"/>
        </w:rPr>
        <w:t xml:space="preserve"> Vụ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xảy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sau</w:t>
      </w:r>
      <w:proofErr w:type="spellEnd"/>
      <w:r w:rsidRPr="003307A5">
        <w:rPr>
          <w:rFonts w:ascii="Tahoma" w:hAnsi="Tahoma" w:cs="Tahoma"/>
          <w:color w:val="auto"/>
          <w:sz w:val="20"/>
          <w:szCs w:val="20"/>
          <w:lang w:val="it-IT"/>
        </w:rPr>
        <w:t xml:space="preserve">: </w:t>
      </w:r>
    </w:p>
    <w:p w14:paraId="679F2FB5"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phạm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pháp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luật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cấm</w:t>
      </w:r>
      <w:proofErr w:type="spellEnd"/>
      <w:r w:rsidRPr="003307A5">
        <w:rPr>
          <w:rFonts w:ascii="Tahoma" w:hAnsi="Tahoma" w:cs="Tahoma"/>
          <w:color w:val="auto"/>
          <w:sz w:val="20"/>
          <w:szCs w:val="20"/>
          <w:lang w:val="it-IT"/>
        </w:rPr>
        <w:t>/</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doanh</w:t>
      </w:r>
      <w:proofErr w:type="spellEnd"/>
      <w:r w:rsidRPr="003307A5">
        <w:rPr>
          <w:rFonts w:ascii="Tahoma" w:hAnsi="Tahoma" w:cs="Tahoma"/>
          <w:color w:val="auto"/>
          <w:sz w:val="20"/>
          <w:szCs w:val="20"/>
          <w:lang w:val="it-IT"/>
        </w:rPr>
        <w:t>/</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
    <w:p w14:paraId="60F61283"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chưa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gói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w:t>
      </w:r>
    </w:p>
    <w:p w14:paraId="5B310AAC"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sống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gây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mùi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dễ</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hỏng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ngắn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lỏng</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cây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riêng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loại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w:t>
      </w:r>
      <w:proofErr w:type="spellEnd"/>
      <w:r w:rsidRPr="003307A5">
        <w:rPr>
          <w:rFonts w:ascii="Tahoma" w:hAnsi="Tahoma" w:cs="Tahoma"/>
          <w:color w:val="auto"/>
          <w:sz w:val="20"/>
          <w:szCs w:val="20"/>
          <w:lang w:val="it-IT"/>
        </w:rPr>
        <w:t>/</w:t>
      </w:r>
      <w:proofErr w:type="spellStart"/>
      <w:r w:rsidRPr="003307A5">
        <w:rPr>
          <w:rFonts w:ascii="Tahoma" w:hAnsi="Tahoma" w:cs="Tahoma"/>
          <w:color w:val="auto"/>
          <w:sz w:val="20"/>
          <w:szCs w:val="20"/>
          <w:lang w:val="it-IT"/>
        </w:rPr>
        <w:t>thịt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dễ</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tan </w:t>
      </w:r>
      <w:proofErr w:type="spellStart"/>
      <w:proofErr w:type="gramStart"/>
      <w:r w:rsidRPr="003307A5">
        <w:rPr>
          <w:rFonts w:ascii="Tahoma" w:hAnsi="Tahoma" w:cs="Tahoma"/>
          <w:color w:val="auto"/>
          <w:sz w:val="20"/>
          <w:szCs w:val="20"/>
          <w:lang w:val="it-IT"/>
        </w:rPr>
        <w:t>chảy</w:t>
      </w:r>
      <w:proofErr w:type="spellEnd"/>
      <w:r w:rsidRPr="003307A5">
        <w:rPr>
          <w:rFonts w:ascii="Tahoma" w:hAnsi="Tahoma" w:cs="Tahoma"/>
          <w:color w:val="auto"/>
          <w:sz w:val="20"/>
          <w:szCs w:val="20"/>
          <w:lang w:val="it-IT"/>
        </w:rPr>
        <w:t>,...</w:t>
      </w:r>
      <w:proofErr w:type="gramEnd"/>
      <w:r w:rsidRPr="003307A5">
        <w:rPr>
          <w:rFonts w:ascii="Tahoma" w:hAnsi="Tahoma" w:cs="Tahoma"/>
          <w:color w:val="auto"/>
          <w:sz w:val="20"/>
          <w:szCs w:val="20"/>
          <w:lang w:val="it-IT"/>
        </w:rPr>
        <w:t>;</w:t>
      </w:r>
    </w:p>
    <w:p w14:paraId="03735596"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bắt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rõ</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ràng</w:t>
      </w:r>
      <w:proofErr w:type="spellEnd"/>
      <w:r w:rsidRPr="003307A5">
        <w:rPr>
          <w:rFonts w:ascii="Tahoma" w:hAnsi="Tahoma" w:cs="Tahoma"/>
          <w:color w:val="auto"/>
          <w:sz w:val="20"/>
          <w:szCs w:val="20"/>
          <w:lang w:val="it-IT"/>
        </w:rPr>
        <w:t xml:space="preserve">; </w:t>
      </w:r>
    </w:p>
    <w:p w14:paraId="7AA6FA96"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số</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tài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khoản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w:t>
      </w:r>
    </w:p>
    <w:p w14:paraId="72E834F1"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ngoài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
    <w:p w14:paraId="5143E37B"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không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được</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đóng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gói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cẩn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thận</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đúng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quy</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cách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tính</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chất</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của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nội</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dung</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của</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Bưu</w:t>
      </w:r>
      <w:proofErr w:type="spellEnd"/>
      <w:r w:rsidRPr="003307A5">
        <w:rPr>
          <w:rFonts w:ascii="Tahoma" w:hAnsi="Tahoma" w:cs="Tahoma"/>
          <w:sz w:val="20"/>
          <w:lang w:val="it-IT"/>
        </w:rPr>
        <w:t xml:space="preserve"> </w:t>
      </w:r>
      <w:proofErr w:type="spellStart"/>
      <w:r w:rsidRPr="003307A5">
        <w:rPr>
          <w:rFonts w:ascii="Tahoma" w:hAnsi="Tahoma" w:cs="Tahoma"/>
          <w:sz w:val="20"/>
          <w:lang w:val="it-IT"/>
        </w:rPr>
        <w:t>gửi</w:t>
      </w:r>
      <w:proofErr w:type="spellEnd"/>
      <w:r w:rsidRPr="003307A5">
        <w:rPr>
          <w:rFonts w:ascii="Tahoma" w:hAnsi="Tahoma" w:cs="Tahoma"/>
          <w:sz w:val="20"/>
          <w:lang w:val="it-IT"/>
        </w:rPr>
        <w:t>;</w:t>
      </w:r>
    </w:p>
    <w:p w14:paraId="347ACF1C"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Xảy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p>
    <w:p w14:paraId="66682E73" w14:textId="77777777" w:rsidR="000374CD" w:rsidRPr="003307A5" w:rsidRDefault="000374CD" w:rsidP="00E54C45">
      <w:pPr>
        <w:pStyle w:val="ListParagraph"/>
        <w:numPr>
          <w:ilvl w:val="0"/>
          <w:numId w:val="39"/>
        </w:numPr>
        <w:spacing w:before="120" w:after="120" w:line="276" w:lineRule="auto"/>
        <w:ind w:left="1134" w:hanging="567"/>
        <w:contextualSpacing w:val="0"/>
        <w:jc w:val="both"/>
        <w:rPr>
          <w:rFonts w:ascii="Tahoma" w:eastAsia="Arial" w:hAnsi="Tahoma" w:cs="Tahoma"/>
          <w:b/>
          <w:color w:val="auto"/>
          <w:sz w:val="20"/>
          <w:szCs w:val="20"/>
          <w:lang w:val="it-IT"/>
        </w:rPr>
      </w:pP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dấu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đảo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vi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w:t>
      </w:r>
    </w:p>
    <w:p w14:paraId="45CAE458"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proofErr w:type="spellStart"/>
      <w:r w:rsidRPr="003307A5">
        <w:rPr>
          <w:rFonts w:ascii="Tahoma" w:eastAsia="Arial" w:hAnsi="Tahoma" w:cs="Tahoma"/>
          <w:b/>
          <w:color w:val="auto"/>
          <w:sz w:val="20"/>
          <w:szCs w:val="20"/>
          <w:lang w:val="it-IT"/>
        </w:rPr>
        <w:t>Quyền</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Và</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Nghĩa</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Vụ</w:t>
      </w:r>
      <w:proofErr w:type="spellEnd"/>
      <w:r w:rsidRPr="003307A5">
        <w:rPr>
          <w:rFonts w:ascii="Tahoma" w:eastAsia="Arial" w:hAnsi="Tahoma" w:cs="Tahoma"/>
          <w:b/>
          <w:color w:val="auto"/>
          <w:sz w:val="20"/>
          <w:szCs w:val="20"/>
          <w:lang w:val="it-IT"/>
        </w:rPr>
        <w:t xml:space="preserve"> Chung </w:t>
      </w:r>
      <w:proofErr w:type="spellStart"/>
      <w:r w:rsidRPr="003307A5">
        <w:rPr>
          <w:rFonts w:ascii="Tahoma" w:eastAsia="Arial" w:hAnsi="Tahoma" w:cs="Tahoma"/>
          <w:b/>
          <w:color w:val="auto"/>
          <w:sz w:val="20"/>
          <w:szCs w:val="20"/>
          <w:lang w:val="it-IT"/>
        </w:rPr>
        <w:t>Của</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Các</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Bên</w:t>
      </w:r>
      <w:proofErr w:type="spellEnd"/>
    </w:p>
    <w:p w14:paraId="13A6D365" w14:textId="77777777" w:rsidR="000374CD" w:rsidRPr="003307A5" w:rsidRDefault="000374CD" w:rsidP="00E54C45">
      <w:pPr>
        <w:pStyle w:val="ListParagraph"/>
        <w:numPr>
          <w:ilvl w:val="0"/>
          <w:numId w:val="40"/>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Tuân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w:t>
      </w:r>
    </w:p>
    <w:p w14:paraId="020891DA" w14:textId="77777777" w:rsidR="000374CD" w:rsidRPr="003307A5" w:rsidRDefault="000374CD" w:rsidP="00E54C45">
      <w:pPr>
        <w:pStyle w:val="ListParagraph"/>
        <w:widowControl w:val="0"/>
        <w:numPr>
          <w:ilvl w:val="0"/>
          <w:numId w:val="40"/>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còn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website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chiến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lastRenderedPageBreak/>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bằng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hiểu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nhầm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hiểu</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nhằm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tự</w:t>
      </w:r>
      <w:proofErr w:type="spellEnd"/>
      <w:r w:rsidRPr="003307A5">
        <w:rPr>
          <w:rFonts w:ascii="Tahoma" w:hAnsi="Tahoma" w:cs="Tahoma"/>
          <w:color w:val="auto"/>
          <w:sz w:val="20"/>
          <w:szCs w:val="20"/>
          <w:lang w:val="it-IT"/>
        </w:rPr>
        <w:t xml:space="preserve"> do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còn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w:t>
      </w:r>
    </w:p>
    <w:p w14:paraId="1DD0089A" w14:textId="77777777" w:rsidR="000374CD" w:rsidRPr="003307A5" w:rsidRDefault="000374CD" w:rsidP="00E54C45">
      <w:pPr>
        <w:pStyle w:val="ListParagraph"/>
        <w:numPr>
          <w:ilvl w:val="0"/>
          <w:numId w:val="40"/>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chấm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dứt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còn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nghĩa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
    <w:p w14:paraId="50E6BC76"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3307A5">
        <w:rPr>
          <w:rFonts w:ascii="Tahoma" w:eastAsia="Arial" w:hAnsi="Tahoma" w:cs="Tahoma"/>
          <w:b/>
          <w:color w:val="auto"/>
          <w:sz w:val="20"/>
          <w:szCs w:val="20"/>
          <w:lang w:val="en-US"/>
        </w:rPr>
        <w:t xml:space="preserve">Nghĩa </w:t>
      </w:r>
      <w:proofErr w:type="spellStart"/>
      <w:r w:rsidRPr="003307A5">
        <w:rPr>
          <w:rFonts w:ascii="Tahoma" w:eastAsia="Arial" w:hAnsi="Tahoma" w:cs="Tahoma"/>
          <w:b/>
          <w:color w:val="auto"/>
          <w:sz w:val="20"/>
          <w:szCs w:val="20"/>
          <w:lang w:val="en-US"/>
        </w:rPr>
        <w:t>vụ</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của</w:t>
      </w:r>
      <w:proofErr w:type="spellEnd"/>
      <w:r w:rsidRPr="003307A5">
        <w:rPr>
          <w:rFonts w:ascii="Tahoma" w:eastAsia="Arial" w:hAnsi="Tahoma" w:cs="Tahoma"/>
          <w:b/>
          <w:color w:val="auto"/>
          <w:sz w:val="20"/>
          <w:szCs w:val="20"/>
          <w:lang w:val="en-US"/>
        </w:rPr>
        <w:t xml:space="preserve"> GHN</w:t>
      </w:r>
    </w:p>
    <w:p w14:paraId="3ED8D468" w14:textId="77777777" w:rsidR="000374CD" w:rsidRPr="003307A5" w:rsidRDefault="000374CD" w:rsidP="000374CD">
      <w:pPr>
        <w:spacing w:before="120" w:after="120" w:line="276" w:lineRule="auto"/>
        <w:ind w:left="426" w:firstLine="141"/>
        <w:jc w:val="both"/>
        <w:rPr>
          <w:rFonts w:ascii="Tahoma" w:hAnsi="Tahoma" w:cs="Tahoma"/>
          <w:color w:val="auto"/>
          <w:sz w:val="20"/>
          <w:szCs w:val="20"/>
        </w:rPr>
      </w:pPr>
      <w:r w:rsidRPr="003307A5">
        <w:rPr>
          <w:rFonts w:ascii="Tahoma" w:eastAsia="Arial" w:hAnsi="Tahoma" w:cs="Tahoma"/>
          <w:b/>
          <w:color w:val="auto"/>
          <w:sz w:val="20"/>
          <w:szCs w:val="20"/>
          <w:lang w:val="en-US"/>
        </w:rPr>
        <w:t xml:space="preserve">Trong </w:t>
      </w:r>
      <w:proofErr w:type="spellStart"/>
      <w:r w:rsidRPr="003307A5">
        <w:rPr>
          <w:rFonts w:ascii="Tahoma" w:eastAsia="Arial" w:hAnsi="Tahoma" w:cs="Tahoma"/>
          <w:b/>
          <w:color w:val="auto"/>
          <w:sz w:val="20"/>
          <w:szCs w:val="20"/>
          <w:lang w:val="en-US"/>
        </w:rPr>
        <w:t>phạm</w:t>
      </w:r>
      <w:proofErr w:type="spellEnd"/>
      <w:r w:rsidRPr="003307A5">
        <w:rPr>
          <w:rFonts w:ascii="Tahoma" w:eastAsia="Arial" w:hAnsi="Tahoma" w:cs="Tahoma"/>
          <w:b/>
          <w:color w:val="auto"/>
          <w:sz w:val="20"/>
          <w:szCs w:val="20"/>
          <w:lang w:val="en-US"/>
        </w:rPr>
        <w:t xml:space="preserve"> vi </w:t>
      </w:r>
      <w:proofErr w:type="spellStart"/>
      <w:r w:rsidRPr="003307A5">
        <w:rPr>
          <w:rFonts w:ascii="Tahoma" w:eastAsia="Arial" w:hAnsi="Tahoma" w:cs="Tahoma"/>
          <w:b/>
          <w:color w:val="auto"/>
          <w:sz w:val="20"/>
          <w:szCs w:val="20"/>
          <w:lang w:val="en-US"/>
        </w:rPr>
        <w:t>thực</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hiện</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Hợp</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đồng</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này</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và</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theo</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quy</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định</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pháp</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luật</w:t>
      </w:r>
      <w:proofErr w:type="spellEnd"/>
      <w:r w:rsidRPr="003307A5">
        <w:rPr>
          <w:rFonts w:ascii="Tahoma" w:eastAsia="Arial" w:hAnsi="Tahoma" w:cs="Tahoma"/>
          <w:b/>
          <w:color w:val="auto"/>
          <w:sz w:val="20"/>
          <w:szCs w:val="20"/>
          <w:lang w:val="en-US"/>
        </w:rPr>
        <w:t xml:space="preserve">, GHN </w:t>
      </w:r>
      <w:proofErr w:type="spellStart"/>
      <w:r w:rsidRPr="003307A5">
        <w:rPr>
          <w:rFonts w:ascii="Tahoma" w:eastAsia="Arial" w:hAnsi="Tahoma" w:cs="Tahoma"/>
          <w:b/>
          <w:color w:val="auto"/>
          <w:sz w:val="20"/>
          <w:szCs w:val="20"/>
          <w:lang w:val="en-US"/>
        </w:rPr>
        <w:t>có</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nghĩa</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vụ</w:t>
      </w:r>
      <w:proofErr w:type="spellEnd"/>
      <w:r w:rsidRPr="003307A5">
        <w:rPr>
          <w:rFonts w:ascii="Tahoma" w:eastAsia="Arial" w:hAnsi="Tahoma" w:cs="Tahoma"/>
          <w:b/>
          <w:color w:val="auto"/>
          <w:sz w:val="20"/>
          <w:szCs w:val="20"/>
          <w:lang w:val="en-US"/>
        </w:rPr>
        <w:t>:</w:t>
      </w:r>
      <w:r w:rsidRPr="003307A5">
        <w:rPr>
          <w:rFonts w:ascii="Tahoma" w:hAnsi="Tahoma" w:cs="Tahoma"/>
          <w:color w:val="auto"/>
          <w:sz w:val="20"/>
          <w:szCs w:val="20"/>
        </w:rPr>
        <w:t xml:space="preserve"> </w:t>
      </w:r>
    </w:p>
    <w:p w14:paraId="1F5975F2"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Tiếp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quyết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hoặc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quyết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mọi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w:t>
      </w:r>
    </w:p>
    <w:p w14:paraId="460E886D"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Thực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nghiêm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túc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cam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kết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vê</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Dịch</w:t>
      </w:r>
      <w:proofErr w:type="spellEnd"/>
      <w:r w:rsidRPr="003307A5">
        <w:rPr>
          <w:rFonts w:ascii="Tahoma" w:hAnsi="Tahoma" w:cs="Tahoma"/>
          <w:color w:val="auto"/>
          <w:sz w:val="20"/>
          <w:szCs w:val="20"/>
          <w:lang w:val="it-IT"/>
        </w:rPr>
        <w:t xml:space="preserve"> vụ </w:t>
      </w:r>
      <w:proofErr w:type="spellStart"/>
      <w:r w:rsidRPr="003307A5">
        <w:rPr>
          <w:rFonts w:ascii="Tahoma" w:hAnsi="Tahoma" w:cs="Tahoma"/>
          <w:color w:val="auto"/>
          <w:sz w:val="20"/>
          <w:szCs w:val="20"/>
          <w:lang w:val="it-IT"/>
        </w:rPr>
        <w:t>như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thỏa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thuận</w:t>
      </w:r>
      <w:proofErr w:type="spellEnd"/>
      <w:r w:rsidRPr="003307A5">
        <w:rPr>
          <w:rFonts w:ascii="Tahoma" w:hAnsi="Tahoma" w:cs="Tahoma"/>
          <w:color w:val="auto"/>
          <w:sz w:val="20"/>
          <w:szCs w:val="20"/>
          <w:lang w:val="it-IT"/>
        </w:rPr>
        <w:t xml:space="preserve">. </w:t>
      </w:r>
    </w:p>
    <w:p w14:paraId="36948A53"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Dịch</w:t>
      </w:r>
      <w:proofErr w:type="spellEnd"/>
      <w:r w:rsidRPr="003307A5">
        <w:rPr>
          <w:rFonts w:ascii="Tahoma" w:hAnsi="Tahoma" w:cs="Tahoma"/>
          <w:color w:val="auto"/>
          <w:sz w:val="20"/>
          <w:szCs w:val="20"/>
          <w:lang w:val="it-IT"/>
        </w:rPr>
        <w:t xml:space="preserve"> vụ </w:t>
      </w:r>
      <w:proofErr w:type="spellStart"/>
      <w:r w:rsidRPr="003307A5">
        <w:rPr>
          <w:rFonts w:ascii="Tahoma" w:hAnsi="Tahoma" w:cs="Tahoma"/>
          <w:color w:val="auto"/>
          <w:sz w:val="20"/>
          <w:szCs w:val="20"/>
          <w:lang w:val="it-IT"/>
        </w:rPr>
        <w:t>đa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và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
    <w:p w14:paraId="7B8B6BFD"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Đảm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thoả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bố</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rõ</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đại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Dịch</w:t>
      </w:r>
      <w:proofErr w:type="spellEnd"/>
      <w:r w:rsidRPr="003307A5">
        <w:rPr>
          <w:rFonts w:ascii="Tahoma" w:hAnsi="Tahoma" w:cs="Tahoma"/>
          <w:color w:val="auto"/>
          <w:sz w:val="20"/>
          <w:szCs w:val="20"/>
          <w:lang w:val="it-IT"/>
        </w:rPr>
        <w:t xml:space="preserve"> vụ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cam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kết</w:t>
      </w:r>
      <w:proofErr w:type="spellEnd"/>
      <w:r w:rsidRPr="003307A5">
        <w:rPr>
          <w:rFonts w:ascii="Tahoma" w:hAnsi="Tahoma" w:cs="Tahoma"/>
          <w:color w:val="auto"/>
          <w:sz w:val="20"/>
          <w:szCs w:val="20"/>
          <w:lang w:val="it-IT"/>
        </w:rPr>
        <w:t>.</w:t>
      </w:r>
    </w:p>
    <w:p w14:paraId="2EBAC0F2"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bù</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làm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thoát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hỏng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4D88DD74" w14:textId="77777777" w:rsidR="000374CD" w:rsidRPr="003307A5" w:rsidRDefault="000374CD" w:rsidP="000374CD">
      <w:pPr>
        <w:pStyle w:val="ListParagraph"/>
        <w:spacing w:before="120" w:after="120" w:line="276" w:lineRule="auto"/>
        <w:ind w:left="1134"/>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nhiên</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miễn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thoát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chỉ</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đánh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đảo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do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hỗ</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w:t>
      </w:r>
    </w:p>
    <w:p w14:paraId="16A4874E"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Đảm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bảo</w:t>
      </w:r>
      <w:proofErr w:type="spellEnd"/>
      <w:r w:rsidRPr="003307A5">
        <w:rPr>
          <w:rFonts w:ascii="Tahoma" w:hAnsi="Tahoma" w:cs="Tahoma"/>
          <w:color w:val="auto"/>
          <w:sz w:val="20"/>
          <w:szCs w:val="20"/>
          <w:lang w:val="it-IT"/>
        </w:rPr>
        <w:t xml:space="preserve"> an </w:t>
      </w:r>
      <w:proofErr w:type="spellStart"/>
      <w:r w:rsidRPr="003307A5">
        <w:rPr>
          <w:rFonts w:ascii="Tahoma" w:hAnsi="Tahoma" w:cs="Tahoma"/>
          <w:color w:val="auto"/>
          <w:sz w:val="20"/>
          <w:szCs w:val="20"/>
          <w:lang w:val="it-IT"/>
        </w:rPr>
        <w:t>toàn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qui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riêng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bố</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website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trang</w:t>
      </w:r>
      <w:proofErr w:type="spellEnd"/>
      <w:r w:rsidRPr="003307A5">
        <w:rPr>
          <w:rFonts w:ascii="Tahoma" w:hAnsi="Tahoma" w:cs="Tahoma"/>
          <w:color w:val="auto"/>
          <w:sz w:val="20"/>
          <w:szCs w:val="20"/>
          <w:lang w:val="it-IT"/>
        </w:rPr>
        <w:t xml:space="preserve"> web </w:t>
      </w:r>
      <w:proofErr w:type="spellStart"/>
      <w:r w:rsidRPr="003307A5">
        <w:rPr>
          <w:rFonts w:ascii="Tahoma" w:hAnsi="Tahoma" w:cs="Tahoma"/>
          <w:color w:val="auto"/>
          <w:sz w:val="20"/>
          <w:szCs w:val="20"/>
          <w:lang w:val="it-IT"/>
        </w:rPr>
        <w:t>nào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w:t>
      </w:r>
    </w:p>
    <w:p w14:paraId="40E77ED9"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Đảm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bảo</w:t>
      </w:r>
      <w:proofErr w:type="spellEnd"/>
      <w:r w:rsidRPr="003307A5">
        <w:rPr>
          <w:rFonts w:ascii="Tahoma" w:hAnsi="Tahoma" w:cs="Tahoma"/>
          <w:color w:val="auto"/>
          <w:sz w:val="20"/>
          <w:szCs w:val="20"/>
          <w:lang w:val="it-IT"/>
        </w:rPr>
        <w:t xml:space="preserve"> an </w:t>
      </w:r>
      <w:proofErr w:type="spellStart"/>
      <w:r w:rsidRPr="003307A5">
        <w:rPr>
          <w:rFonts w:ascii="Tahoma" w:hAnsi="Tahoma" w:cs="Tahoma"/>
          <w:color w:val="auto"/>
          <w:sz w:val="20"/>
          <w:szCs w:val="20"/>
          <w:lang w:val="it-IT"/>
        </w:rPr>
        <w:t>toàn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bóc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mở</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đổi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nội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thỏa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w:t>
      </w:r>
    </w:p>
    <w:p w14:paraId="0BFA1790"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Hoàn</w:t>
      </w:r>
      <w:proofErr w:type="spellEnd"/>
      <w:r w:rsidRPr="003307A5">
        <w:rPr>
          <w:rFonts w:ascii="Tahoma" w:hAnsi="Tahoma" w:cs="Tahoma"/>
          <w:color w:val="auto"/>
          <w:sz w:val="20"/>
          <w:szCs w:val="20"/>
          <w:lang w:val="it-IT"/>
        </w:rPr>
        <w:t xml:space="preserve"> trả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gửi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(i)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cầu</w:t>
      </w:r>
      <w:proofErr w:type="spellEnd"/>
      <w:r w:rsidRPr="003307A5">
        <w:rPr>
          <w:rFonts w:ascii="Tahoma" w:hAnsi="Tahoma" w:cs="Tahoma"/>
          <w:color w:val="auto"/>
          <w:sz w:val="20"/>
          <w:szCs w:val="20"/>
          <w:lang w:val="it-IT"/>
        </w:rPr>
        <w:t xml:space="preserve">, (ii)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hoặc</w:t>
      </w:r>
      <w:proofErr w:type="spellEnd"/>
      <w:r w:rsidRPr="003307A5">
        <w:rPr>
          <w:rFonts w:ascii="Tahoma" w:hAnsi="Tahoma" w:cs="Tahoma"/>
          <w:color w:val="auto"/>
          <w:sz w:val="20"/>
          <w:szCs w:val="20"/>
          <w:lang w:val="it-IT"/>
        </w:rPr>
        <w:t xml:space="preserve"> (iii)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mặc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Trong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vẫn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biểu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w:t>
      </w:r>
    </w:p>
    <w:p w14:paraId="1466A2CB"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hoàn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thỏa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w:t>
      </w:r>
    </w:p>
    <w:p w14:paraId="407FF10E" w14:textId="77777777" w:rsidR="000374CD" w:rsidRPr="003307A5" w:rsidRDefault="000374CD" w:rsidP="00E54C45">
      <w:pPr>
        <w:pStyle w:val="ListParagraph"/>
        <w:numPr>
          <w:ilvl w:val="0"/>
          <w:numId w:val="41"/>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Trong </w:t>
      </w:r>
      <w:proofErr w:type="spellStart"/>
      <w:r w:rsidRPr="003307A5">
        <w:rPr>
          <w:rFonts w:ascii="Tahoma" w:hAnsi="Tahoma" w:cs="Tahoma"/>
          <w:color w:val="auto"/>
          <w:sz w:val="20"/>
          <w:szCs w:val="20"/>
          <w:lang w:val="it-IT"/>
        </w:rPr>
        <w:t>khả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năng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thuê</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nhiên</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phải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chịu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thoát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w:t>
      </w:r>
      <w:proofErr w:type="spellEnd"/>
      <w:r w:rsidRPr="003307A5">
        <w:rPr>
          <w:rFonts w:ascii="Tahoma" w:hAnsi="Tahoma" w:cs="Tahoma"/>
          <w:color w:val="auto"/>
          <w:sz w:val="20"/>
          <w:szCs w:val="20"/>
          <w:lang w:val="it-IT"/>
        </w:rPr>
        <w:t>.</w:t>
      </w:r>
    </w:p>
    <w:p w14:paraId="074F7F7B"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it-IT"/>
        </w:rPr>
      </w:pPr>
      <w:proofErr w:type="spellStart"/>
      <w:r w:rsidRPr="003307A5">
        <w:rPr>
          <w:rFonts w:ascii="Tahoma" w:eastAsia="Arial" w:hAnsi="Tahoma" w:cs="Tahoma"/>
          <w:b/>
          <w:color w:val="auto"/>
          <w:sz w:val="20"/>
          <w:szCs w:val="20"/>
          <w:lang w:val="it-IT"/>
        </w:rPr>
        <w:t>Nghĩa</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en-US"/>
        </w:rPr>
        <w:t>Vụ</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Khách</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hàng</w:t>
      </w:r>
      <w:proofErr w:type="spellEnd"/>
    </w:p>
    <w:p w14:paraId="0FDA398C" w14:textId="77777777" w:rsidR="000374CD" w:rsidRPr="003307A5" w:rsidRDefault="000374CD" w:rsidP="000374CD">
      <w:pPr>
        <w:spacing w:before="120" w:after="120" w:line="276" w:lineRule="auto"/>
        <w:ind w:left="567"/>
        <w:jc w:val="both"/>
        <w:rPr>
          <w:rFonts w:ascii="Tahoma" w:eastAsia="Arial" w:hAnsi="Tahoma" w:cs="Tahoma"/>
          <w:b/>
          <w:color w:val="auto"/>
          <w:sz w:val="20"/>
          <w:szCs w:val="20"/>
          <w:lang w:val="it-IT"/>
        </w:rPr>
      </w:pPr>
      <w:r w:rsidRPr="003307A5">
        <w:rPr>
          <w:rFonts w:ascii="Tahoma" w:eastAsia="Arial" w:hAnsi="Tahoma" w:cs="Tahoma"/>
          <w:b/>
          <w:color w:val="auto"/>
          <w:sz w:val="20"/>
          <w:szCs w:val="20"/>
          <w:lang w:val="it-IT"/>
        </w:rPr>
        <w:t xml:space="preserve">Trong </w:t>
      </w:r>
      <w:proofErr w:type="spellStart"/>
      <w:r w:rsidRPr="003307A5">
        <w:rPr>
          <w:rFonts w:ascii="Tahoma" w:eastAsia="Arial" w:hAnsi="Tahoma" w:cs="Tahoma"/>
          <w:b/>
          <w:color w:val="auto"/>
          <w:sz w:val="20"/>
          <w:szCs w:val="20"/>
          <w:lang w:val="it-IT"/>
        </w:rPr>
        <w:t>phạm</w:t>
      </w:r>
      <w:proofErr w:type="spellEnd"/>
      <w:r w:rsidRPr="003307A5">
        <w:rPr>
          <w:rFonts w:ascii="Tahoma" w:eastAsia="Arial" w:hAnsi="Tahoma" w:cs="Tahoma"/>
          <w:b/>
          <w:color w:val="auto"/>
          <w:sz w:val="20"/>
          <w:szCs w:val="20"/>
          <w:lang w:val="it-IT"/>
        </w:rPr>
        <w:t xml:space="preserve"> vi </w:t>
      </w:r>
      <w:proofErr w:type="spellStart"/>
      <w:r w:rsidRPr="003307A5">
        <w:rPr>
          <w:rFonts w:ascii="Tahoma" w:eastAsia="Arial" w:hAnsi="Tahoma" w:cs="Tahoma"/>
          <w:b/>
          <w:color w:val="auto"/>
          <w:sz w:val="20"/>
          <w:szCs w:val="20"/>
          <w:lang w:val="it-IT"/>
        </w:rPr>
        <w:t>thực</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hiện</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Hợp</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đồng</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này</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và</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theo</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quy</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định</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pháp</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luật</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Khách</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hàng</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có</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nghĩa</w:t>
      </w:r>
      <w:proofErr w:type="spellEnd"/>
      <w:r w:rsidRPr="003307A5">
        <w:rPr>
          <w:rFonts w:ascii="Tahoma" w:eastAsia="Arial" w:hAnsi="Tahoma" w:cs="Tahoma"/>
          <w:b/>
          <w:color w:val="auto"/>
          <w:sz w:val="20"/>
          <w:szCs w:val="20"/>
          <w:lang w:val="it-IT"/>
        </w:rPr>
        <w:t xml:space="preserve"> </w:t>
      </w:r>
      <w:proofErr w:type="spellStart"/>
      <w:r w:rsidRPr="003307A5">
        <w:rPr>
          <w:rFonts w:ascii="Tahoma" w:eastAsia="Arial" w:hAnsi="Tahoma" w:cs="Tahoma"/>
          <w:b/>
          <w:color w:val="auto"/>
          <w:sz w:val="20"/>
          <w:szCs w:val="20"/>
          <w:lang w:val="it-IT"/>
        </w:rPr>
        <w:t>vụ</w:t>
      </w:r>
      <w:proofErr w:type="spellEnd"/>
      <w:r w:rsidRPr="003307A5">
        <w:rPr>
          <w:rFonts w:ascii="Tahoma" w:eastAsia="Arial" w:hAnsi="Tahoma" w:cs="Tahoma"/>
          <w:b/>
          <w:color w:val="auto"/>
          <w:sz w:val="20"/>
          <w:szCs w:val="20"/>
          <w:lang w:val="it-IT"/>
        </w:rPr>
        <w:t xml:space="preserve">: </w:t>
      </w:r>
    </w:p>
    <w:p w14:paraId="41DE7B9D"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lastRenderedPageBreak/>
        <w:t>Bô</w:t>
      </w:r>
      <w:proofErr w:type="spellEnd"/>
      <w:r w:rsidRPr="003307A5">
        <w:rPr>
          <w:rFonts w:ascii="Tahoma" w:hAnsi="Tahoma" w:cs="Tahoma"/>
          <w:color w:val="auto"/>
          <w:sz w:val="20"/>
          <w:szCs w:val="20"/>
          <w:lang w:val="it-IT"/>
        </w:rPr>
        <w:t xml:space="preserve">́ trí, </w:t>
      </w:r>
      <w:proofErr w:type="spellStart"/>
      <w:r w:rsidRPr="003307A5">
        <w:rPr>
          <w:rFonts w:ascii="Tahoma" w:hAnsi="Tahoma" w:cs="Tahoma"/>
          <w:color w:val="auto"/>
          <w:sz w:val="20"/>
          <w:szCs w:val="20"/>
          <w:lang w:val="it-IT"/>
        </w:rPr>
        <w:t>sắp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xếp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việc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Đối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soát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hạn</w:t>
      </w:r>
      <w:proofErr w:type="spellEnd"/>
      <w:r w:rsidRPr="003307A5">
        <w:rPr>
          <w:rFonts w:ascii="Tahoma" w:hAnsi="Tahoma" w:cs="Tahoma"/>
          <w:color w:val="auto"/>
          <w:sz w:val="20"/>
          <w:szCs w:val="20"/>
          <w:lang w:val="it-IT"/>
        </w:rPr>
        <w:t>.</w:t>
      </w:r>
    </w:p>
    <w:p w14:paraId="0F390204"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Tuyệt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đối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gửi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chưa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w:t>
      </w:r>
      <w:proofErr w:type="spellStart"/>
      <w:r w:rsidRPr="003307A5">
        <w:rPr>
          <w:rFonts w:ascii="Tahoma" w:hAnsi="Tahoma" w:cs="Tahoma"/>
          <w:color w:val="auto"/>
          <w:sz w:val="20"/>
          <w:szCs w:val="20"/>
          <w:lang w:val="it-IT"/>
        </w:rPr>
        <w:t>kinh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doanh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doanh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giấy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phép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
    <w:p w14:paraId="190F0DFA"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Phối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kiểm</w:t>
      </w:r>
      <w:proofErr w:type="spellEnd"/>
      <w:r w:rsidRPr="003307A5">
        <w:rPr>
          <w:rFonts w:ascii="Tahoma" w:hAnsi="Tahoma" w:cs="Tahoma"/>
          <w:color w:val="auto"/>
          <w:sz w:val="20"/>
          <w:szCs w:val="20"/>
          <w:lang w:val="it-IT"/>
        </w:rPr>
        <w:t xml:space="preserve"> tra </w:t>
      </w:r>
      <w:proofErr w:type="spellStart"/>
      <w:r w:rsidRPr="003307A5">
        <w:rPr>
          <w:rFonts w:ascii="Tahoma" w:hAnsi="Tahoma" w:cs="Tahoma"/>
          <w:color w:val="auto"/>
          <w:sz w:val="20"/>
          <w:szCs w:val="20"/>
          <w:lang w:val="it-IT"/>
        </w:rPr>
        <w:t>nội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7197DDF9"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Chịu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trước</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nội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nguồn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gốc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xuất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gửi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w:t>
      </w:r>
    </w:p>
    <w:p w14:paraId="6A2B9576"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Chịu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làm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w:t>
      </w:r>
    </w:p>
    <w:p w14:paraId="2511C163"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T</w:t>
      </w:r>
      <w:r w:rsidRPr="003307A5">
        <w:rPr>
          <w:rFonts w:ascii="Tahoma" w:hAnsi="Tahoma" w:cs="Tahoma"/>
          <w:sz w:val="20"/>
        </w:rPr>
        <w:t xml:space="preserve">rong trường hợp </w:t>
      </w:r>
      <w:proofErr w:type="spellStart"/>
      <w:r w:rsidRPr="008F3CED">
        <w:rPr>
          <w:rFonts w:ascii="Tahoma" w:hAnsi="Tahoma" w:cs="Tahoma"/>
          <w:sz w:val="20"/>
          <w:lang w:val="it-IT"/>
        </w:rPr>
        <w:t>Bưu</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gửi</w:t>
      </w:r>
      <w:proofErr w:type="spellEnd"/>
      <w:r w:rsidRPr="003307A5">
        <w:rPr>
          <w:rFonts w:ascii="Tahoma" w:hAnsi="Tahoma" w:cs="Tahoma"/>
          <w:sz w:val="20"/>
        </w:rPr>
        <w:t xml:space="preserve"> huộc danh mục kinh doanh/vận chuyển có điều kiện (bao gồm nhưng không giới hạn thuốc, thực phẩm chức năng…) </w:t>
      </w:r>
      <w:proofErr w:type="spellStart"/>
      <w:r w:rsidRPr="008F3CED">
        <w:rPr>
          <w:rFonts w:ascii="Tahoma" w:hAnsi="Tahoma" w:cs="Tahoma"/>
          <w:sz w:val="20"/>
          <w:lang w:val="it-IT"/>
        </w:rPr>
        <w:t>thì</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Khách</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hàng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phải</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cung</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cấp</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cho</w:t>
      </w:r>
      <w:proofErr w:type="spellEnd"/>
      <w:r w:rsidRPr="008F3CED">
        <w:rPr>
          <w:rFonts w:ascii="Tahoma" w:hAnsi="Tahoma" w:cs="Tahoma"/>
          <w:sz w:val="20"/>
          <w:lang w:val="it-IT"/>
        </w:rPr>
        <w:t xml:space="preserve"> GHN </w:t>
      </w:r>
      <w:r w:rsidRPr="003307A5">
        <w:rPr>
          <w:rFonts w:ascii="Tahoma" w:hAnsi="Tahoma" w:cs="Tahoma"/>
          <w:sz w:val="20"/>
        </w:rPr>
        <w:t xml:space="preserve">giấy phép lưu hành của </w:t>
      </w:r>
      <w:proofErr w:type="spellStart"/>
      <w:r w:rsidRPr="008F3CED">
        <w:rPr>
          <w:rFonts w:ascii="Tahoma" w:hAnsi="Tahoma" w:cs="Tahoma"/>
          <w:sz w:val="20"/>
          <w:lang w:val="it-IT"/>
        </w:rPr>
        <w:t>Bưu</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gửi</w:t>
      </w:r>
      <w:proofErr w:type="spellEnd"/>
      <w:r w:rsidRPr="003307A5">
        <w:rPr>
          <w:rFonts w:ascii="Tahoma" w:hAnsi="Tahoma" w:cs="Tahoma"/>
          <w:sz w:val="20"/>
        </w:rPr>
        <w:t xml:space="preserve"> trên thị trường Việt Nam </w:t>
      </w:r>
      <w:proofErr w:type="spellStart"/>
      <w:r w:rsidRPr="008F3CED">
        <w:rPr>
          <w:rFonts w:ascii="Tahoma" w:hAnsi="Tahoma" w:cs="Tahoma"/>
          <w:sz w:val="20"/>
          <w:lang w:val="it-IT"/>
        </w:rPr>
        <w:t>và</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các</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giấy</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phép</w:t>
      </w:r>
      <w:proofErr w:type="spellEnd"/>
      <w:r w:rsidRPr="008F3CED">
        <w:rPr>
          <w:rFonts w:ascii="Tahoma" w:hAnsi="Tahoma" w:cs="Tahoma"/>
          <w:sz w:val="20"/>
          <w:lang w:val="it-IT"/>
        </w:rPr>
        <w:t xml:space="preserve"> con </w:t>
      </w:r>
      <w:proofErr w:type="spellStart"/>
      <w:r w:rsidRPr="008F3CED">
        <w:rPr>
          <w:rFonts w:ascii="Tahoma" w:hAnsi="Tahoma" w:cs="Tahoma"/>
          <w:sz w:val="20"/>
          <w:lang w:val="it-IT"/>
        </w:rPr>
        <w:t>liên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quan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đến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việc</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kinh</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doanh</w:t>
      </w:r>
      <w:proofErr w:type="spellEnd"/>
      <w:r w:rsidRPr="008F3CED">
        <w:rPr>
          <w:rFonts w:ascii="Tahoma" w:hAnsi="Tahoma" w:cs="Tahoma"/>
          <w:sz w:val="20"/>
          <w:lang w:val="it-IT"/>
        </w:rPr>
        <w:t>/</w:t>
      </w:r>
      <w:proofErr w:type="spellStart"/>
      <w:r w:rsidRPr="008F3CED">
        <w:rPr>
          <w:rFonts w:ascii="Tahoma" w:hAnsi="Tahoma" w:cs="Tahoma"/>
          <w:sz w:val="20"/>
          <w:lang w:val="it-IT"/>
        </w:rPr>
        <w:t>vận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chuyển</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Bưu</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gửi</w:t>
      </w:r>
      <w:proofErr w:type="spellEnd"/>
      <w:r w:rsidRPr="008F3CED">
        <w:rPr>
          <w:rFonts w:ascii="Tahoma" w:hAnsi="Tahoma" w:cs="Tahoma"/>
          <w:sz w:val="20"/>
          <w:lang w:val="it-IT"/>
        </w:rPr>
        <w:t xml:space="preserve"> </w:t>
      </w:r>
      <w:r w:rsidRPr="003307A5">
        <w:rPr>
          <w:rFonts w:ascii="Tahoma" w:hAnsi="Tahoma" w:cs="Tahoma"/>
          <w:sz w:val="20"/>
        </w:rPr>
        <w:t>theo quy định của pháp luật.</w:t>
      </w:r>
    </w:p>
    <w:p w14:paraId="3534AD8F" w14:textId="77777777" w:rsidR="000374CD" w:rsidRPr="003307A5" w:rsidRDefault="000374CD" w:rsidP="000374CD">
      <w:pPr>
        <w:pStyle w:val="ListParagraph"/>
        <w:spacing w:before="120" w:after="120" w:line="276" w:lineRule="auto"/>
        <w:ind w:left="1134"/>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miễn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toàn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do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tài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giấy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phép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Nam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w:t>
      </w:r>
    </w:p>
    <w:p w14:paraId="40F32270"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Đóng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gói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gửi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kích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mặt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Bửu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mặt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dễ</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vỡ</w:t>
      </w:r>
      <w:proofErr w:type="spellEnd"/>
      <w:r w:rsidRPr="003307A5">
        <w:rPr>
          <w:rFonts w:ascii="Tahoma" w:hAnsi="Tahoma" w:cs="Tahoma"/>
          <w:color w:val="auto"/>
          <w:sz w:val="20"/>
          <w:szCs w:val="20"/>
          <w:lang w:val="it-IT"/>
        </w:rPr>
        <w:t xml:space="preserve">. </w:t>
      </w:r>
    </w:p>
    <w:p w14:paraId="4A7CF436"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cấp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đầy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chỉ</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dẫn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sắp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xếp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36B18712"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xảy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proofErr w:type="gramStart"/>
      <w:r w:rsidRPr="003307A5">
        <w:rPr>
          <w:rFonts w:ascii="Tahoma" w:hAnsi="Tahoma" w:cs="Tahoma"/>
          <w:color w:val="auto"/>
          <w:sz w:val="20"/>
          <w:szCs w:val="20"/>
          <w:lang w:val="it-IT"/>
        </w:rPr>
        <w:t>phát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w:t>
      </w:r>
      <w:proofErr w:type="spellEnd"/>
      <w:r w:rsidRPr="003307A5">
        <w:rPr>
          <w:rFonts w:ascii="Tahoma" w:hAnsi="Tahoma" w:cs="Tahoma"/>
          <w:color w:val="auto"/>
          <w:sz w:val="20"/>
          <w:szCs w:val="20"/>
          <w:lang w:val="it-IT"/>
        </w:rPr>
        <w:t>̀</w:t>
      </w:r>
      <w:proofErr w:type="gram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w:t>
      </w:r>
    </w:p>
    <w:p w14:paraId="53979401"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Chịu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mọi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xảy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sai </w:t>
      </w:r>
      <w:proofErr w:type="spellStart"/>
      <w:r w:rsidRPr="003307A5">
        <w:rPr>
          <w:rFonts w:ascii="Tahoma" w:hAnsi="Tahoma" w:cs="Tahoma"/>
          <w:color w:val="auto"/>
          <w:sz w:val="20"/>
          <w:szCs w:val="20"/>
          <w:lang w:val="it-IT"/>
        </w:rPr>
        <w:t>sót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thì</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vẫn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dựa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w:t>
      </w:r>
    </w:p>
    <w:p w14:paraId="7915DBBA"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Bằng</w:t>
      </w:r>
      <w:proofErr w:type="spellEnd"/>
      <w:r w:rsidRPr="003307A5">
        <w:rPr>
          <w:rFonts w:ascii="Tahoma" w:hAnsi="Tahoma" w:cs="Tahoma"/>
          <w:color w:val="auto"/>
          <w:sz w:val="20"/>
          <w:szCs w:val="20"/>
          <w:lang w:val="it-IT"/>
        </w:rPr>
        <w:t xml:space="preserve"> chi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chịu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vấn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(i) </w:t>
      </w:r>
      <w:proofErr w:type="spellStart"/>
      <w:r w:rsidRPr="003307A5">
        <w:rPr>
          <w:rFonts w:ascii="Tahoma" w:hAnsi="Tahoma" w:cs="Tahoma"/>
          <w:color w:val="auto"/>
          <w:sz w:val="20"/>
          <w:szCs w:val="20"/>
          <w:lang w:val="it-IT"/>
        </w:rPr>
        <w:t>tranh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sở</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hữu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nguồn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gốc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(ii)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lỗi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
    <w:p w14:paraId="569B67F4"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nghĩa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bằng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w:t>
      </w:r>
    </w:p>
    <w:p w14:paraId="22EFDF5F" w14:textId="77777777" w:rsidR="000374CD" w:rsidRPr="003307A5" w:rsidRDefault="000374CD" w:rsidP="00E54C45">
      <w:pPr>
        <w:pStyle w:val="ListParagraph"/>
        <w:numPr>
          <w:ilvl w:val="0"/>
          <w:numId w:val="42"/>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ngừng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thì</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toán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Cước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03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trước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tháng</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w:t>
      </w:r>
    </w:p>
    <w:p w14:paraId="67591048" w14:textId="77777777" w:rsidR="000374CD" w:rsidRPr="003307A5" w:rsidRDefault="000374CD" w:rsidP="000374CD">
      <w:pPr>
        <w:numPr>
          <w:ilvl w:val="0"/>
          <w:numId w:val="6"/>
        </w:numPr>
        <w:spacing w:before="120" w:after="120" w:line="276" w:lineRule="auto"/>
        <w:ind w:left="567" w:hanging="567"/>
        <w:jc w:val="both"/>
        <w:rPr>
          <w:rFonts w:ascii="Tahoma" w:eastAsia="Arial" w:hAnsi="Tahoma" w:cs="Tahoma"/>
          <w:b/>
          <w:color w:val="auto"/>
          <w:sz w:val="20"/>
          <w:szCs w:val="20"/>
          <w:lang w:val="en-US"/>
        </w:rPr>
      </w:pPr>
      <w:proofErr w:type="spellStart"/>
      <w:r w:rsidRPr="003307A5">
        <w:rPr>
          <w:rFonts w:ascii="Tahoma" w:eastAsia="Arial" w:hAnsi="Tahoma" w:cs="Tahoma"/>
          <w:b/>
          <w:color w:val="auto"/>
          <w:sz w:val="20"/>
          <w:szCs w:val="20"/>
          <w:lang w:val="en-US"/>
        </w:rPr>
        <w:t>Miễn</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trừ</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trách</w:t>
      </w:r>
      <w:proofErr w:type="spellEnd"/>
      <w:r w:rsidRPr="003307A5">
        <w:rPr>
          <w:rFonts w:ascii="Tahoma" w:eastAsia="Arial" w:hAnsi="Tahoma" w:cs="Tahoma"/>
          <w:b/>
          <w:color w:val="auto"/>
          <w:sz w:val="20"/>
          <w:szCs w:val="20"/>
          <w:lang w:val="en-US"/>
        </w:rPr>
        <w:t xml:space="preserve"> </w:t>
      </w:r>
      <w:proofErr w:type="spellStart"/>
      <w:r w:rsidRPr="003307A5">
        <w:rPr>
          <w:rFonts w:ascii="Tahoma" w:eastAsia="Arial" w:hAnsi="Tahoma" w:cs="Tahoma"/>
          <w:b/>
          <w:color w:val="auto"/>
          <w:sz w:val="20"/>
          <w:szCs w:val="20"/>
          <w:lang w:val="en-US"/>
        </w:rPr>
        <w:t>nhiệm</w:t>
      </w:r>
      <w:proofErr w:type="spellEnd"/>
    </w:p>
    <w:p w14:paraId="5ED29304" w14:textId="77777777" w:rsidR="000374CD" w:rsidRPr="003307A5" w:rsidRDefault="000374CD" w:rsidP="000374CD">
      <w:pPr>
        <w:spacing w:before="120" w:after="120" w:line="276" w:lineRule="auto"/>
        <w:ind w:left="567"/>
        <w:jc w:val="both"/>
        <w:rPr>
          <w:rFonts w:ascii="Tahoma" w:hAnsi="Tahoma" w:cs="Tahoma"/>
          <w:color w:val="auto"/>
          <w:sz w:val="20"/>
          <w:szCs w:val="20"/>
        </w:rPr>
      </w:pPr>
      <w:proofErr w:type="spellStart"/>
      <w:r w:rsidRPr="003307A5">
        <w:rPr>
          <w:rFonts w:ascii="Tahoma" w:hAnsi="Tahoma" w:cs="Tahoma"/>
          <w:color w:val="auto"/>
          <w:sz w:val="20"/>
          <w:szCs w:val="20"/>
          <w:lang w:val="en-US"/>
        </w:rPr>
        <w:lastRenderedPageBreak/>
        <w:t>Khách</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hàng</w:t>
      </w:r>
      <w:proofErr w:type="spellEnd"/>
      <w:r w:rsidRPr="003307A5">
        <w:rPr>
          <w:rFonts w:ascii="Tahoma" w:hAnsi="Tahoma" w:cs="Tahoma"/>
          <w:color w:val="auto"/>
          <w:sz w:val="20"/>
          <w:szCs w:val="20"/>
        </w:rPr>
        <w:t xml:space="preserve"> thừa nhận và đồng ý GHN sẽ được miễn trừ </w:t>
      </w:r>
      <w:proofErr w:type="spellStart"/>
      <w:r w:rsidRPr="003307A5">
        <w:rPr>
          <w:rFonts w:ascii="Tahoma" w:hAnsi="Tahoma" w:cs="Tahoma"/>
          <w:color w:val="auto"/>
          <w:sz w:val="20"/>
          <w:szCs w:val="20"/>
          <w:lang w:val="en-US"/>
        </w:rPr>
        <w:t>toàn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bộ</w:t>
      </w:r>
      <w:proofErr w:type="spellEnd"/>
      <w:r w:rsidRPr="003307A5">
        <w:rPr>
          <w:rFonts w:ascii="Tahoma" w:hAnsi="Tahoma" w:cs="Tahoma"/>
          <w:color w:val="auto"/>
          <w:sz w:val="20"/>
          <w:szCs w:val="20"/>
          <w:lang w:val="en-US"/>
        </w:rPr>
        <w:t xml:space="preserve"> </w:t>
      </w:r>
      <w:r w:rsidRPr="003307A5">
        <w:rPr>
          <w:rFonts w:ascii="Tahoma" w:hAnsi="Tahoma" w:cs="Tahoma"/>
          <w:color w:val="auto"/>
          <w:sz w:val="20"/>
          <w:szCs w:val="20"/>
        </w:rPr>
        <w:t xml:space="preserve">trách nhiệm và sẽ vô can đối với bất kỳ và mọi thiệt hại, tổn thất, mất mát, hư hỏng, bồi thường, chậm trễ, yêu cầu, trách nhiệm, khiếu kiện, hành động của </w:t>
      </w:r>
      <w:proofErr w:type="spellStart"/>
      <w:r w:rsidRPr="003307A5">
        <w:rPr>
          <w:rFonts w:ascii="Tahoma" w:hAnsi="Tahoma" w:cs="Tahoma"/>
          <w:color w:val="auto"/>
          <w:sz w:val="20"/>
          <w:szCs w:val="20"/>
          <w:lang w:val="en-US"/>
        </w:rPr>
        <w:t>Khách</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hàng</w:t>
      </w:r>
      <w:proofErr w:type="spellEnd"/>
      <w:r w:rsidRPr="003307A5">
        <w:rPr>
          <w:rFonts w:ascii="Tahoma" w:hAnsi="Tahoma" w:cs="Tahoma"/>
          <w:color w:val="auto"/>
          <w:sz w:val="20"/>
          <w:szCs w:val="20"/>
          <w:lang w:val="en-US"/>
        </w:rPr>
        <w:t xml:space="preserve"> </w:t>
      </w:r>
      <w:r w:rsidRPr="003307A5">
        <w:rPr>
          <w:rFonts w:ascii="Tahoma" w:hAnsi="Tahoma" w:cs="Tahoma"/>
          <w:color w:val="auto"/>
          <w:sz w:val="20"/>
          <w:szCs w:val="20"/>
        </w:rPr>
        <w:t xml:space="preserve">và/hoặc </w:t>
      </w:r>
      <w:r w:rsidRPr="003307A5">
        <w:rPr>
          <w:rFonts w:ascii="Tahoma" w:hAnsi="Tahoma" w:cs="Tahoma"/>
          <w:color w:val="auto"/>
          <w:sz w:val="20"/>
          <w:szCs w:val="20"/>
          <w:lang w:val="en-US"/>
        </w:rPr>
        <w:t>C</w:t>
      </w:r>
      <w:r w:rsidRPr="003307A5">
        <w:rPr>
          <w:rFonts w:ascii="Tahoma" w:hAnsi="Tahoma" w:cs="Tahoma"/>
          <w:color w:val="auto"/>
          <w:sz w:val="20"/>
          <w:szCs w:val="20"/>
        </w:rPr>
        <w:t>ơ quan có thẩm quyền có thể được đưa ra chống lại hoặc phải gánh chịu bởi GHN và các Bên được bồi thường của GHN liên quan đến Bưu gửi được gây ra bởi, phát sinh từ, hoặc liên quan đến:</w:t>
      </w:r>
    </w:p>
    <w:p w14:paraId="4F5ED9C4"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tuân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nguồn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gốc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kiểm</w:t>
      </w:r>
      <w:proofErr w:type="spellEnd"/>
      <w:r w:rsidRPr="003307A5">
        <w:rPr>
          <w:rFonts w:ascii="Tahoma" w:hAnsi="Tahoma" w:cs="Tahoma"/>
          <w:color w:val="auto"/>
          <w:sz w:val="20"/>
          <w:szCs w:val="20"/>
          <w:lang w:val="it-IT"/>
        </w:rPr>
        <w:t xml:space="preserve"> tra, </w:t>
      </w:r>
      <w:proofErr w:type="spellStart"/>
      <w:r w:rsidRPr="003307A5">
        <w:rPr>
          <w:rFonts w:ascii="Tahoma" w:hAnsi="Tahoma" w:cs="Tahoma"/>
          <w:color w:val="auto"/>
          <w:sz w:val="20"/>
          <w:szCs w:val="20"/>
          <w:lang w:val="it-IT"/>
        </w:rPr>
        <w:t>tịch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điṇh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an </w:t>
      </w:r>
      <w:proofErr w:type="spellStart"/>
      <w:r w:rsidRPr="003307A5">
        <w:rPr>
          <w:rFonts w:ascii="Tahoma" w:hAnsi="Tahoma" w:cs="Tahoma"/>
          <w:color w:val="auto"/>
          <w:sz w:val="20"/>
          <w:szCs w:val="20"/>
          <w:lang w:val="it-IT"/>
        </w:rPr>
        <w:t>ninh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bay</w:t>
      </w:r>
      <w:proofErr w:type="spellEnd"/>
      <w:r w:rsidRPr="003307A5">
        <w:rPr>
          <w:rFonts w:ascii="Tahoma" w:hAnsi="Tahoma" w:cs="Tahoma"/>
          <w:color w:val="auto"/>
          <w:sz w:val="20"/>
          <w:szCs w:val="20"/>
          <w:lang w:val="it-IT"/>
        </w:rPr>
        <w:t>);</w:t>
      </w:r>
    </w:p>
    <w:p w14:paraId="04D521D4"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Sự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tuân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thỏa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nằm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ngoài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địa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chỉ</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thuộc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qua </w:t>
      </w:r>
      <w:proofErr w:type="spellStart"/>
      <w:r w:rsidRPr="003307A5">
        <w:rPr>
          <w:rFonts w:ascii="Tahoma" w:hAnsi="Tahoma" w:cs="Tahoma"/>
          <w:color w:val="auto"/>
          <w:sz w:val="20"/>
          <w:szCs w:val="20"/>
          <w:lang w:val="it-IT"/>
        </w:rPr>
        <w:t>đường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giải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tranh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w:t>
      </w:r>
    </w:p>
    <w:p w14:paraId="7F7F6B86"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dù</w:t>
      </w:r>
      <w:proofErr w:type="spellEnd"/>
      <w:r w:rsidRPr="003307A5">
        <w:rPr>
          <w:rFonts w:ascii="Tahoma" w:hAnsi="Tahoma" w:cs="Tahoma"/>
          <w:color w:val="auto"/>
          <w:sz w:val="20"/>
          <w:szCs w:val="20"/>
          <w:lang w:val="it-IT"/>
        </w:rPr>
        <w:t xml:space="preserve"> là do </w:t>
      </w:r>
      <w:proofErr w:type="spellStart"/>
      <w:r w:rsidRPr="003307A5">
        <w:rPr>
          <w:rFonts w:ascii="Tahoma" w:hAnsi="Tahoma" w:cs="Tahoma"/>
          <w:color w:val="auto"/>
          <w:sz w:val="20"/>
          <w:szCs w:val="20"/>
          <w:lang w:val="it-IT"/>
        </w:rPr>
        <w:t>lỗi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cẩu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cố</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làm</w:t>
      </w:r>
      <w:proofErr w:type="spellEnd"/>
      <w:r w:rsidRPr="003307A5">
        <w:rPr>
          <w:rFonts w:ascii="Tahoma" w:hAnsi="Tahoma" w:cs="Tahoma"/>
          <w:color w:val="auto"/>
          <w:sz w:val="20"/>
          <w:szCs w:val="20"/>
          <w:lang w:val="it-IT"/>
        </w:rPr>
        <w:t xml:space="preserve"> sai,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dối</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kê</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khai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sót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gói</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bọc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phù</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tuân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thủ</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hướng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dẫn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gói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nhà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hay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sót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hỏng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minh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w:t>
      </w:r>
    </w:p>
    <w:p w14:paraId="564CE5A5"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dù</w:t>
      </w:r>
      <w:proofErr w:type="spellEnd"/>
      <w:r w:rsidRPr="003307A5">
        <w:rPr>
          <w:rFonts w:ascii="Tahoma" w:hAnsi="Tahoma" w:cs="Tahoma"/>
          <w:color w:val="auto"/>
          <w:sz w:val="20"/>
          <w:szCs w:val="20"/>
          <w:lang w:val="it-IT"/>
        </w:rPr>
        <w:t xml:space="preserve"> là do </w:t>
      </w:r>
      <w:proofErr w:type="spellStart"/>
      <w:r w:rsidRPr="003307A5">
        <w:rPr>
          <w:rFonts w:ascii="Tahoma" w:hAnsi="Tahoma" w:cs="Tahoma"/>
          <w:color w:val="auto"/>
          <w:sz w:val="20"/>
          <w:szCs w:val="20"/>
          <w:lang w:val="it-IT"/>
        </w:rPr>
        <w:t>lỗi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cẩu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cố</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làm</w:t>
      </w:r>
      <w:proofErr w:type="spellEnd"/>
      <w:r w:rsidRPr="003307A5">
        <w:rPr>
          <w:rFonts w:ascii="Tahoma" w:hAnsi="Tahoma" w:cs="Tahoma"/>
          <w:color w:val="auto"/>
          <w:sz w:val="20"/>
          <w:szCs w:val="20"/>
          <w:lang w:val="it-IT"/>
        </w:rPr>
        <w:t xml:space="preserve"> sai,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dối</w:t>
      </w:r>
      <w:proofErr w:type="spellEnd"/>
      <w:r w:rsidRPr="003307A5" w:rsidDel="00D720FB">
        <w:rPr>
          <w:rFonts w:ascii="Tahoma" w:hAnsi="Tahoma" w:cs="Tahoma"/>
          <w:color w:val="auto"/>
          <w:sz w:val="20"/>
          <w:szCs w:val="20"/>
          <w:lang w:val="it-IT"/>
        </w:rPr>
        <w:t xml:space="preserve"> </w:t>
      </w:r>
      <w:r w:rsidRPr="003307A5">
        <w:rPr>
          <w:rFonts w:ascii="Tahoma" w:hAnsi="Tahoma" w:cs="Tahoma"/>
          <w:color w:val="auto"/>
          <w:sz w:val="20"/>
          <w:szCs w:val="20"/>
          <w:lang w:val="it-IT"/>
        </w:rPr>
        <w:t xml:space="preserve">(bao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chế</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cướp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hư</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hỏng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gây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lượng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cách</w:t>
      </w:r>
      <w:proofErr w:type="spellEnd"/>
      <w:r w:rsidRPr="003307A5">
        <w:rPr>
          <w:rFonts w:ascii="Tahoma" w:hAnsi="Tahoma" w:cs="Tahoma"/>
          <w:color w:val="auto"/>
          <w:sz w:val="20"/>
          <w:szCs w:val="20"/>
          <w:lang w:val="it-IT"/>
        </w:rPr>
        <w:t xml:space="preserve">, bao </w:t>
      </w:r>
      <w:proofErr w:type="spellStart"/>
      <w:r w:rsidRPr="003307A5">
        <w:rPr>
          <w:rFonts w:ascii="Tahoma" w:hAnsi="Tahoma" w:cs="Tahoma"/>
          <w:color w:val="auto"/>
          <w:sz w:val="20"/>
          <w:szCs w:val="20"/>
          <w:lang w:val="it-IT"/>
        </w:rPr>
        <w:t>gồm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nhưng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sắc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kích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liệu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phẩm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đúng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hình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ảnh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cấp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bởi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bay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chậm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trễ</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hủy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chức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năng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kiểm</w:t>
      </w:r>
      <w:proofErr w:type="spellEnd"/>
      <w:r w:rsidRPr="003307A5">
        <w:rPr>
          <w:rFonts w:ascii="Tahoma" w:hAnsi="Tahoma" w:cs="Tahoma"/>
          <w:color w:val="auto"/>
          <w:sz w:val="20"/>
          <w:szCs w:val="20"/>
          <w:lang w:val="it-IT"/>
        </w:rPr>
        <w:t xml:space="preserve"> tra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chuyển</w:t>
      </w:r>
      <w:proofErr w:type="spellEnd"/>
      <w:r w:rsidRPr="003307A5">
        <w:rPr>
          <w:rFonts w:ascii="Tahoma" w:hAnsi="Tahoma" w:cs="Tahoma"/>
          <w:color w:val="auto"/>
          <w:sz w:val="20"/>
          <w:szCs w:val="20"/>
          <w:lang w:val="it-IT"/>
        </w:rPr>
        <w:t xml:space="preserve">); </w:t>
      </w:r>
    </w:p>
    <w:p w14:paraId="5F12CF6B"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Đặc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tự</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khuyết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vốn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nằm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6FAC2BF6"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hoặc</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hệ</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sau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thực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nhất</w:t>
      </w:r>
      <w:proofErr w:type="spellEnd"/>
      <w:r w:rsidRPr="003307A5">
        <w:rPr>
          <w:rFonts w:ascii="Tahoma" w:hAnsi="Tahoma" w:cs="Tahoma"/>
          <w:color w:val="auto"/>
          <w:sz w:val="20"/>
          <w:szCs w:val="20"/>
          <w:lang w:val="it-IT"/>
        </w:rPr>
        <w:t xml:space="preserve"> 03 (</w:t>
      </w:r>
      <w:proofErr w:type="spellStart"/>
      <w:r w:rsidRPr="003307A5">
        <w:rPr>
          <w:rFonts w:ascii="Tahoma" w:hAnsi="Tahoma" w:cs="Tahoma"/>
          <w:color w:val="auto"/>
          <w:sz w:val="20"/>
          <w:szCs w:val="20"/>
          <w:lang w:val="it-IT"/>
        </w:rPr>
        <w:t>ba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lần</w:t>
      </w:r>
      <w:proofErr w:type="spellEnd"/>
      <w:r w:rsidRPr="003307A5">
        <w:rPr>
          <w:rFonts w:ascii="Tahoma" w:hAnsi="Tahoma" w:cs="Tahoma"/>
          <w:color w:val="auto"/>
          <w:sz w:val="20"/>
          <w:szCs w:val="20"/>
          <w:lang w:val="it-IT"/>
        </w:rPr>
        <w:t xml:space="preserve">. Trong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rằng</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giữ</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trong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vòng</w:t>
      </w:r>
      <w:proofErr w:type="spellEnd"/>
      <w:r w:rsidRPr="003307A5">
        <w:rPr>
          <w:rFonts w:ascii="Tahoma" w:hAnsi="Tahoma" w:cs="Tahoma"/>
          <w:color w:val="auto"/>
          <w:sz w:val="20"/>
          <w:szCs w:val="20"/>
          <w:lang w:val="it-IT"/>
        </w:rPr>
        <w:t xml:space="preserve"> 06 (</w:t>
      </w:r>
      <w:proofErr w:type="spellStart"/>
      <w:r w:rsidRPr="003307A5">
        <w:rPr>
          <w:rFonts w:ascii="Tahoma" w:hAnsi="Tahoma" w:cs="Tahoma"/>
          <w:color w:val="auto"/>
          <w:sz w:val="20"/>
          <w:szCs w:val="20"/>
          <w:lang w:val="it-IT"/>
        </w:rPr>
        <w:t>sáu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lần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cuối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cùng</w:t>
      </w:r>
      <w:proofErr w:type="spellEnd"/>
      <w:r w:rsidRPr="003307A5">
        <w:rPr>
          <w:rFonts w:ascii="Tahoma" w:hAnsi="Tahoma" w:cs="Tahoma"/>
          <w:color w:val="auto"/>
          <w:sz w:val="20"/>
          <w:szCs w:val="20"/>
          <w:lang w:val="it-IT"/>
        </w:rPr>
        <w:t xml:space="preserve">. Sau </w:t>
      </w:r>
      <w:proofErr w:type="spellStart"/>
      <w:r w:rsidRPr="003307A5">
        <w:rPr>
          <w:rFonts w:ascii="Tahoma" w:hAnsi="Tahoma" w:cs="Tahoma"/>
          <w:color w:val="auto"/>
          <w:sz w:val="20"/>
          <w:szCs w:val="20"/>
          <w:lang w:val="it-IT"/>
        </w:rPr>
        <w:t>khoảng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rằng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bỏ</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mọi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miễn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khỏi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mọi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khiếu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liên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quan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3B1F7261"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r w:rsidRPr="003307A5">
        <w:rPr>
          <w:rFonts w:ascii="Tahoma" w:hAnsi="Tahoma" w:cs="Tahoma"/>
          <w:color w:val="auto"/>
          <w:sz w:val="20"/>
          <w:szCs w:val="20"/>
          <w:lang w:val="it-IT"/>
        </w:rPr>
        <w:t xml:space="preserve">Trong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phần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tổn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xảy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 xml:space="preserve"> do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vi </w:t>
      </w:r>
      <w:proofErr w:type="spellStart"/>
      <w:r w:rsidRPr="003307A5">
        <w:rPr>
          <w:rFonts w:ascii="Tahoma" w:hAnsi="Tahoma" w:cs="Tahoma"/>
          <w:color w:val="auto"/>
          <w:sz w:val="20"/>
          <w:szCs w:val="20"/>
          <w:lang w:val="it-IT"/>
        </w:rPr>
        <w:t>phạm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thừa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từ</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bỏ</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quyền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yêu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cầu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đối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phần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tổn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tương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ứng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mức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độ</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hại</w:t>
      </w:r>
      <w:proofErr w:type="spellEnd"/>
      <w:r w:rsidRPr="003307A5">
        <w:rPr>
          <w:rFonts w:ascii="Tahoma" w:hAnsi="Tahoma" w:cs="Tahoma"/>
          <w:color w:val="auto"/>
          <w:sz w:val="20"/>
          <w:szCs w:val="20"/>
          <w:lang w:val="it-IT"/>
        </w:rPr>
        <w:t xml:space="preserve"> do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gây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ra</w:t>
      </w:r>
      <w:proofErr w:type="spellEnd"/>
      <w:r w:rsidRPr="003307A5">
        <w:rPr>
          <w:rFonts w:ascii="Tahoma" w:hAnsi="Tahoma" w:cs="Tahoma"/>
          <w:color w:val="auto"/>
          <w:sz w:val="20"/>
          <w:szCs w:val="20"/>
          <w:lang w:val="it-IT"/>
        </w:rPr>
        <w:t>.</w:t>
      </w:r>
    </w:p>
    <w:p w14:paraId="4073D060"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ý </w:t>
      </w:r>
      <w:proofErr w:type="spellStart"/>
      <w:r w:rsidRPr="003307A5">
        <w:rPr>
          <w:rFonts w:ascii="Tahoma" w:hAnsi="Tahoma" w:cs="Tahoma"/>
          <w:color w:val="auto"/>
          <w:sz w:val="20"/>
          <w:szCs w:val="20"/>
          <w:lang w:val="it-IT"/>
        </w:rPr>
        <w:t>kiến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nhận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w:t>
      </w:r>
    </w:p>
    <w:p w14:paraId="360DC440" w14:textId="77777777" w:rsidR="000374CD" w:rsidRPr="003307A5" w:rsidRDefault="000374CD" w:rsidP="00E54C45">
      <w:pPr>
        <w:pStyle w:val="ListParagraph"/>
        <w:numPr>
          <w:ilvl w:val="0"/>
          <w:numId w:val="43"/>
        </w:numPr>
        <w:spacing w:before="120" w:after="120" w:line="276" w:lineRule="auto"/>
        <w:ind w:left="1134" w:hanging="567"/>
        <w:contextualSpacing w:val="0"/>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Luật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Nam</w:t>
      </w:r>
      <w:proofErr w:type="spellEnd"/>
      <w:r w:rsidRPr="003307A5">
        <w:rPr>
          <w:rFonts w:ascii="Tahoma" w:hAnsi="Tahoma" w:cs="Tahoma"/>
          <w:color w:val="auto"/>
          <w:sz w:val="20"/>
          <w:szCs w:val="20"/>
          <w:lang w:val="it-IT"/>
        </w:rPr>
        <w:t>.</w:t>
      </w:r>
    </w:p>
    <w:p w14:paraId="492E88C4" w14:textId="77777777" w:rsidR="000374CD" w:rsidRPr="003307A5" w:rsidRDefault="000374CD" w:rsidP="000374CD">
      <w:pPr>
        <w:spacing w:before="120" w:after="120" w:line="276" w:lineRule="auto"/>
        <w:ind w:left="567"/>
        <w:jc w:val="both"/>
        <w:rPr>
          <w:rFonts w:ascii="Tahoma" w:eastAsia="Arial" w:hAnsi="Tahoma" w:cs="Tahoma"/>
          <w:color w:val="auto"/>
          <w:sz w:val="20"/>
          <w:szCs w:val="20"/>
        </w:rPr>
      </w:pPr>
      <w:r w:rsidRPr="003307A5">
        <w:rPr>
          <w:rFonts w:ascii="Tahoma" w:eastAsia="Arial" w:hAnsi="Tahoma" w:cs="Tahoma"/>
          <w:color w:val="auto"/>
          <w:sz w:val="20"/>
          <w:szCs w:val="20"/>
        </w:rPr>
        <w:lastRenderedPageBreak/>
        <w:t xml:space="preserve">Điều khoản </w:t>
      </w:r>
      <w:proofErr w:type="spellStart"/>
      <w:r w:rsidRPr="008F3CED">
        <w:rPr>
          <w:rFonts w:ascii="Tahoma" w:eastAsia="Arial" w:hAnsi="Tahoma" w:cs="Tahoma"/>
          <w:color w:val="auto"/>
          <w:sz w:val="20"/>
          <w:szCs w:val="20"/>
          <w:lang w:val="it-IT"/>
        </w:rPr>
        <w:t>Sử</w:t>
      </w:r>
      <w:proofErr w:type="spellEnd"/>
      <w:r w:rsidRPr="008F3CED">
        <w:rPr>
          <w:rFonts w:ascii="Tahoma" w:eastAsia="Arial" w:hAnsi="Tahoma" w:cs="Tahoma"/>
          <w:color w:val="auto"/>
          <w:sz w:val="20"/>
          <w:szCs w:val="20"/>
          <w:lang w:val="it-IT"/>
        </w:rPr>
        <w:t xml:space="preserve"> </w:t>
      </w:r>
      <w:proofErr w:type="spellStart"/>
      <w:r w:rsidRPr="008F3CED">
        <w:rPr>
          <w:rFonts w:ascii="Tahoma" w:eastAsia="Arial" w:hAnsi="Tahoma" w:cs="Tahoma"/>
          <w:color w:val="auto"/>
          <w:sz w:val="20"/>
          <w:szCs w:val="20"/>
          <w:lang w:val="it-IT"/>
        </w:rPr>
        <w:t>dụng</w:t>
      </w:r>
      <w:proofErr w:type="spellEnd"/>
      <w:r w:rsidRPr="008F3CED">
        <w:rPr>
          <w:rFonts w:ascii="Tahoma" w:eastAsia="Arial" w:hAnsi="Tahoma" w:cs="Tahoma"/>
          <w:color w:val="auto"/>
          <w:sz w:val="20"/>
          <w:szCs w:val="20"/>
          <w:lang w:val="it-IT"/>
        </w:rPr>
        <w:t xml:space="preserve"> </w:t>
      </w:r>
      <w:proofErr w:type="spellStart"/>
      <w:r w:rsidRPr="008F3CED">
        <w:rPr>
          <w:rFonts w:ascii="Tahoma" w:eastAsia="Arial" w:hAnsi="Tahoma" w:cs="Tahoma"/>
          <w:color w:val="auto"/>
          <w:sz w:val="20"/>
          <w:szCs w:val="20"/>
          <w:lang w:val="it-IT"/>
        </w:rPr>
        <w:t>Dịch</w:t>
      </w:r>
      <w:proofErr w:type="spellEnd"/>
      <w:r w:rsidRPr="008F3CED">
        <w:rPr>
          <w:rFonts w:ascii="Tahoma" w:eastAsia="Arial" w:hAnsi="Tahoma" w:cs="Tahoma"/>
          <w:color w:val="auto"/>
          <w:sz w:val="20"/>
          <w:szCs w:val="20"/>
          <w:lang w:val="it-IT"/>
        </w:rPr>
        <w:t xml:space="preserve"> </w:t>
      </w:r>
      <w:proofErr w:type="spellStart"/>
      <w:r w:rsidRPr="008F3CED">
        <w:rPr>
          <w:rFonts w:ascii="Tahoma" w:eastAsia="Arial" w:hAnsi="Tahoma" w:cs="Tahoma"/>
          <w:color w:val="auto"/>
          <w:sz w:val="20"/>
          <w:szCs w:val="20"/>
          <w:lang w:val="it-IT"/>
        </w:rPr>
        <w:t>vụ</w:t>
      </w:r>
      <w:proofErr w:type="spellEnd"/>
      <w:r w:rsidRPr="003307A5">
        <w:rPr>
          <w:rFonts w:ascii="Tahoma" w:eastAsia="Arial" w:hAnsi="Tahoma" w:cs="Tahoma"/>
          <w:color w:val="auto"/>
          <w:sz w:val="20"/>
          <w:szCs w:val="20"/>
        </w:rPr>
        <w:t xml:space="preserve"> này là một phần không tách rời và được đính kèm theo Hợp đồng. Các nội dung được dẫn chiếu tới cụm từ “</w:t>
      </w:r>
      <w:r w:rsidRPr="003307A5">
        <w:rPr>
          <w:rFonts w:ascii="Tahoma" w:eastAsia="Arial" w:hAnsi="Tahoma" w:cs="Tahoma"/>
          <w:b/>
          <w:color w:val="auto"/>
          <w:sz w:val="20"/>
          <w:szCs w:val="20"/>
        </w:rPr>
        <w:t>Hợp đồng này</w:t>
      </w:r>
      <w:r w:rsidRPr="003307A5">
        <w:rPr>
          <w:rFonts w:ascii="Tahoma" w:eastAsia="Arial" w:hAnsi="Tahoma" w:cs="Tahoma"/>
          <w:color w:val="auto"/>
          <w:sz w:val="20"/>
          <w:szCs w:val="20"/>
        </w:rPr>
        <w:t xml:space="preserve">” tại Điều khoản </w:t>
      </w:r>
      <w:r w:rsidRPr="008F3CED">
        <w:rPr>
          <w:rFonts w:ascii="Tahoma" w:eastAsia="Arial" w:hAnsi="Tahoma" w:cs="Tahoma"/>
          <w:color w:val="auto"/>
          <w:sz w:val="20"/>
          <w:szCs w:val="20"/>
        </w:rPr>
        <w:t>Sử dụng Dịch vụ</w:t>
      </w:r>
      <w:r w:rsidRPr="003307A5">
        <w:rPr>
          <w:rFonts w:ascii="Tahoma" w:eastAsia="Arial" w:hAnsi="Tahoma" w:cs="Tahoma"/>
          <w:color w:val="auto"/>
          <w:sz w:val="20"/>
          <w:szCs w:val="20"/>
        </w:rPr>
        <w:t xml:space="preserve"> sẽ được hiểu riêng là những nội dung được quy định tại Điều khoản </w:t>
      </w:r>
      <w:r w:rsidRPr="008F3CED">
        <w:rPr>
          <w:rFonts w:ascii="Tahoma" w:eastAsia="Arial" w:hAnsi="Tahoma" w:cs="Tahoma"/>
          <w:color w:val="auto"/>
          <w:sz w:val="20"/>
          <w:szCs w:val="20"/>
        </w:rPr>
        <w:t>Sử dụng Dịch vụ</w:t>
      </w:r>
      <w:r w:rsidRPr="003307A5">
        <w:rPr>
          <w:rFonts w:ascii="Tahoma" w:eastAsia="Arial" w:hAnsi="Tahoma" w:cs="Tahoma"/>
          <w:color w:val="auto"/>
          <w:sz w:val="20"/>
          <w:szCs w:val="20"/>
        </w:rPr>
        <w:t>, và được hi</w:t>
      </w:r>
      <w:r w:rsidRPr="008F3CED">
        <w:rPr>
          <w:rFonts w:ascii="Tahoma" w:eastAsia="Arial" w:hAnsi="Tahoma" w:cs="Tahoma"/>
          <w:color w:val="auto"/>
          <w:sz w:val="20"/>
          <w:szCs w:val="20"/>
        </w:rPr>
        <w:t>ể</w:t>
      </w:r>
      <w:r w:rsidRPr="003307A5">
        <w:rPr>
          <w:rFonts w:ascii="Tahoma" w:eastAsia="Arial" w:hAnsi="Tahoma" w:cs="Tahoma"/>
          <w:color w:val="auto"/>
          <w:sz w:val="20"/>
          <w:szCs w:val="20"/>
        </w:rPr>
        <w:t>u chung là những nội dung có liên quan bất kỳ đến toàn bộ Hợp đồng bao gồm cả Điều khoản Tiêu chuẩn</w:t>
      </w:r>
      <w:r w:rsidRPr="008F3CED">
        <w:rPr>
          <w:rFonts w:ascii="Tahoma" w:eastAsia="Arial" w:hAnsi="Tahoma" w:cs="Tahoma"/>
          <w:color w:val="auto"/>
          <w:sz w:val="20"/>
          <w:szCs w:val="20"/>
        </w:rPr>
        <w:t>, Điều khoản Sử dụng Dịch vụ</w:t>
      </w:r>
      <w:r w:rsidRPr="003307A5">
        <w:rPr>
          <w:rFonts w:ascii="Tahoma" w:eastAsia="Arial" w:hAnsi="Tahoma" w:cs="Tahoma"/>
          <w:color w:val="auto"/>
          <w:sz w:val="20"/>
          <w:szCs w:val="20"/>
        </w:rPr>
        <w:t xml:space="preserve"> và các phụ lục, thỏa thuận có liên quan./.</w:t>
      </w:r>
    </w:p>
    <w:tbl>
      <w:tblPr>
        <w:tblW w:w="0" w:type="auto"/>
        <w:tblInd w:w="426" w:type="dxa"/>
        <w:tblBorders>
          <w:top w:val="double" w:sz="4" w:space="0" w:color="auto"/>
          <w:bottom w:val="double" w:sz="4" w:space="0" w:color="auto"/>
          <w:insideH w:val="double" w:sz="4" w:space="0" w:color="auto"/>
          <w:insideV w:val="double" w:sz="4" w:space="0" w:color="auto"/>
        </w:tblBorders>
        <w:tblLook w:val="04A0" w:firstRow="1" w:lastRow="0" w:firstColumn="1" w:lastColumn="0" w:noHBand="0" w:noVBand="1"/>
      </w:tblPr>
      <w:tblGrid>
        <w:gridCol w:w="8929"/>
      </w:tblGrid>
      <w:tr w:rsidR="000374CD" w:rsidRPr="003307A5" w14:paraId="0686CC44" w14:textId="77777777" w:rsidTr="0096254E">
        <w:tc>
          <w:tcPr>
            <w:tcW w:w="9145" w:type="dxa"/>
          </w:tcPr>
          <w:p w14:paraId="1941A5EA" w14:textId="77777777" w:rsidR="000374CD" w:rsidRPr="003307A5" w:rsidRDefault="000374CD" w:rsidP="0096254E">
            <w:pPr>
              <w:spacing w:before="120" w:after="120" w:line="276" w:lineRule="auto"/>
              <w:jc w:val="center"/>
              <w:rPr>
                <w:rFonts w:ascii="Tahoma" w:eastAsia="Arial" w:hAnsi="Tahoma" w:cs="Tahoma"/>
                <w:b/>
                <w:color w:val="auto"/>
                <w:sz w:val="20"/>
                <w:szCs w:val="20"/>
              </w:rPr>
            </w:pPr>
            <w:r w:rsidRPr="003307A5">
              <w:rPr>
                <w:rFonts w:ascii="Tahoma" w:eastAsia="Arial" w:hAnsi="Tahoma" w:cs="Tahoma"/>
                <w:b/>
                <w:color w:val="auto"/>
                <w:sz w:val="20"/>
                <w:szCs w:val="20"/>
              </w:rPr>
              <w:t>HẾT NỘI DUNG ĐIỀU KHOẢN SỬ DỤNG DỊCH VỤ</w:t>
            </w:r>
          </w:p>
        </w:tc>
      </w:tr>
    </w:tbl>
    <w:p w14:paraId="7C570066" w14:textId="77777777" w:rsidR="000374CD" w:rsidRPr="003307A5" w:rsidRDefault="000374CD" w:rsidP="000374CD">
      <w:pPr>
        <w:spacing w:before="120" w:after="120" w:line="276" w:lineRule="auto"/>
        <w:ind w:left="426"/>
        <w:jc w:val="both"/>
        <w:rPr>
          <w:rFonts w:ascii="Tahoma" w:eastAsia="Arial" w:hAnsi="Tahoma" w:cs="Tahoma"/>
          <w:b/>
          <w:color w:val="auto"/>
          <w:sz w:val="20"/>
          <w:szCs w:val="20"/>
        </w:rPr>
      </w:pPr>
    </w:p>
    <w:p w14:paraId="30B755FF" w14:textId="77777777" w:rsidR="000374CD" w:rsidRPr="003307A5" w:rsidRDefault="000374CD" w:rsidP="000374CD">
      <w:pPr>
        <w:spacing w:before="120" w:after="120" w:line="276" w:lineRule="auto"/>
        <w:jc w:val="center"/>
        <w:rPr>
          <w:rFonts w:ascii="Tahoma" w:hAnsi="Tahoma" w:cs="Tahoma"/>
          <w:b/>
          <w:color w:val="auto"/>
          <w:sz w:val="20"/>
          <w:szCs w:val="20"/>
          <w:u w:val="single"/>
        </w:rPr>
      </w:pPr>
      <w:r w:rsidRPr="003307A5">
        <w:rPr>
          <w:rFonts w:ascii="Tahoma" w:hAnsi="Tahoma" w:cs="Tahoma"/>
          <w:b/>
          <w:color w:val="auto"/>
          <w:sz w:val="20"/>
          <w:szCs w:val="20"/>
          <w:u w:val="single"/>
        </w:rPr>
        <w:br w:type="page"/>
      </w:r>
      <w:r w:rsidRPr="003307A5">
        <w:rPr>
          <w:rFonts w:ascii="Tahoma" w:hAnsi="Tahoma" w:cs="Tahoma"/>
          <w:b/>
          <w:color w:val="auto"/>
          <w:sz w:val="20"/>
          <w:szCs w:val="20"/>
          <w:u w:val="single"/>
        </w:rPr>
        <w:lastRenderedPageBreak/>
        <w:t>PHỤ LỤC 01 – ĐỊNH NGHĨA</w:t>
      </w:r>
    </w:p>
    <w:p w14:paraId="046AE4BE" w14:textId="77777777" w:rsidR="000374CD" w:rsidRPr="003307A5" w:rsidRDefault="000374CD" w:rsidP="000374CD">
      <w:pPr>
        <w:widowControl w:val="0"/>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 xml:space="preserve">Các cụm từ, từ ngữ được sử dụng tại Hợp đồng, </w:t>
      </w:r>
      <w:r w:rsidRPr="003307A5">
        <w:rPr>
          <w:rFonts w:ascii="Tahoma" w:hAnsi="Tahoma" w:cs="Tahoma"/>
          <w:b/>
          <w:color w:val="auto"/>
          <w:sz w:val="20"/>
          <w:szCs w:val="20"/>
        </w:rPr>
        <w:t>Điều khoản Tiêu chuẩn, Điều khoản Sử dụng Dịch vụ</w:t>
      </w:r>
      <w:r w:rsidRPr="003307A5">
        <w:rPr>
          <w:rFonts w:ascii="Tahoma" w:hAnsi="Tahoma" w:cs="Tahoma"/>
          <w:color w:val="auto"/>
          <w:sz w:val="20"/>
          <w:szCs w:val="20"/>
        </w:rPr>
        <w:t xml:space="preserve"> được định nghĩa theo quy định dưới đây: </w:t>
      </w:r>
    </w:p>
    <w:p w14:paraId="13D5FCF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 xml:space="preserve"> “</w:t>
      </w:r>
      <w:r w:rsidRPr="003307A5">
        <w:rPr>
          <w:rFonts w:ascii="Tahoma" w:hAnsi="Tahoma" w:cs="Tahoma"/>
          <w:b/>
          <w:iCs/>
          <w:sz w:val="20"/>
        </w:rPr>
        <w:t>Bên</w:t>
      </w:r>
      <w:r w:rsidRPr="003307A5">
        <w:rPr>
          <w:rFonts w:ascii="Tahoma" w:hAnsi="Tahoma" w:cs="Tahoma"/>
          <w:iCs/>
          <w:sz w:val="20"/>
        </w:rPr>
        <w:t>” có nghĩa là GHN hoặc Khách hàng và những người kế thừa và/hoặc những người được chuyển nhượng hợp pháp của họ và “</w:t>
      </w:r>
      <w:r w:rsidRPr="003307A5">
        <w:rPr>
          <w:rFonts w:ascii="Tahoma" w:hAnsi="Tahoma" w:cs="Tahoma"/>
          <w:b/>
          <w:iCs/>
          <w:sz w:val="20"/>
        </w:rPr>
        <w:t>các Bên</w:t>
      </w:r>
      <w:r w:rsidRPr="003307A5">
        <w:rPr>
          <w:rFonts w:ascii="Tahoma" w:hAnsi="Tahoma" w:cs="Tahoma"/>
          <w:iCs/>
          <w:sz w:val="20"/>
        </w:rPr>
        <w:t>” có nghĩa là mỗi và tất cả các Bên.</w:t>
      </w:r>
    </w:p>
    <w:p w14:paraId="1356E641"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Bưu gửi</w:t>
      </w:r>
      <w:r w:rsidRPr="003307A5">
        <w:rPr>
          <w:rFonts w:ascii="Tahoma" w:hAnsi="Tahoma" w:cs="Tahoma"/>
          <w:iCs/>
          <w:sz w:val="20"/>
        </w:rPr>
        <w:t>”</w:t>
      </w:r>
      <w:r w:rsidRPr="003307A5">
        <w:rPr>
          <w:rFonts w:ascii="Tahoma" w:hAnsi="Tahoma" w:cs="Tahoma"/>
          <w:sz w:val="20"/>
        </w:rPr>
        <w:t xml:space="preserve"> có nghĩa là thư, gói, kiện hàng hóa được chấp nhận, vận chuyển và phát hợp pháp.</w:t>
      </w:r>
    </w:p>
    <w:p w14:paraId="07CC0084"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Cơ quan có thẩm quyền</w:t>
      </w:r>
      <w:r w:rsidRPr="003307A5">
        <w:rPr>
          <w:rFonts w:ascii="Tahoma" w:hAnsi="Tahoma" w:cs="Tahoma"/>
          <w:sz w:val="20"/>
        </w:rPr>
        <w:t>” có nghĩa là các cơ quan trực thuộc hệ thống Nhà nước Việt Nam, bất kỳ bộ, sở, ban, ngành hoặc cơ quan có thẩm quyền nào trực tiếp hoặc gián tiếp thuộc quyền quản lý của Nhà nước Việt Nam.</w:t>
      </w:r>
    </w:p>
    <w:p w14:paraId="383C8492"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Cước phí Dịch vụ</w:t>
      </w:r>
      <w:r w:rsidRPr="003307A5">
        <w:rPr>
          <w:rFonts w:ascii="Tahoma" w:hAnsi="Tahoma" w:cs="Tahoma"/>
          <w:iCs/>
          <w:sz w:val="20"/>
        </w:rPr>
        <w:t xml:space="preserve">” có nghĩa là chi phí dịch vụ được tính trên từng Đơn hàng mà GHN đã thực hiện cung cấp </w:t>
      </w:r>
      <w:r w:rsidRPr="003307A5">
        <w:rPr>
          <w:rFonts w:ascii="Tahoma" w:hAnsi="Tahoma" w:cs="Tahoma"/>
          <w:b/>
          <w:iCs/>
          <w:sz w:val="20"/>
        </w:rPr>
        <w:t>Dịch</w:t>
      </w:r>
      <w:r w:rsidRPr="003307A5">
        <w:rPr>
          <w:rFonts w:ascii="Tahoma" w:hAnsi="Tahoma" w:cs="Tahoma"/>
          <w:iCs/>
          <w:sz w:val="20"/>
        </w:rPr>
        <w:t xml:space="preserve"> vụ cho Khách hàng dựa trên Bảng Cước phí Dịch vụ của GHN cung cấp. </w:t>
      </w:r>
    </w:p>
    <w:p w14:paraId="04B6ACDC"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Dịch vụ</w:t>
      </w:r>
      <w:r w:rsidRPr="003307A5">
        <w:rPr>
          <w:rFonts w:ascii="Tahoma" w:hAnsi="Tahoma" w:cs="Tahoma"/>
          <w:iCs/>
          <w:sz w:val="20"/>
        </w:rPr>
        <w:t xml:space="preserve">” có nghĩa là dịch vụ liên quan việc giao nhận Bưu gửi, bao gồm: </w:t>
      </w:r>
      <w:r w:rsidRPr="003307A5">
        <w:rPr>
          <w:rFonts w:ascii="Tahoma" w:hAnsi="Tahoma" w:cs="Tahoma"/>
          <w:sz w:val="20"/>
        </w:rPr>
        <w:t>chấp nhận, vận chuyển và phát Bưu gửi bằng các phương thức từ địa điểm của Khách hàng đến địa điểm của người nhận.</w:t>
      </w:r>
    </w:p>
    <w:p w14:paraId="6F1222E6"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Đối soát Dịch vụ</w:t>
      </w:r>
      <w:r w:rsidRPr="003307A5">
        <w:rPr>
          <w:rFonts w:ascii="Tahoma" w:hAnsi="Tahoma" w:cs="Tahoma"/>
          <w:iCs/>
          <w:sz w:val="20"/>
        </w:rPr>
        <w:t>” có nghĩa là việc Các bên thực hiện việc đối chiếu các Đơn hàng GHN đã thực hiện thành công hoặc không thành công, chi phí thực hiện Dịch vụ –</w:t>
      </w:r>
      <w:r w:rsidRPr="008F3CED">
        <w:rPr>
          <w:rFonts w:ascii="Tahoma" w:hAnsi="Tahoma" w:cs="Tahoma"/>
          <w:iCs/>
          <w:sz w:val="20"/>
        </w:rPr>
        <w:t xml:space="preserve"> </w:t>
      </w:r>
      <w:r w:rsidRPr="003307A5">
        <w:rPr>
          <w:rFonts w:ascii="Tahoma" w:hAnsi="Tahoma" w:cs="Tahoma"/>
          <w:iCs/>
          <w:sz w:val="20"/>
        </w:rPr>
        <w:t xml:space="preserve">bao gồm dịch vụ giao nhận Bưu </w:t>
      </w:r>
      <w:r w:rsidRPr="003307A5">
        <w:rPr>
          <w:rFonts w:ascii="Tahoma" w:hAnsi="Tahoma" w:cs="Tahoma"/>
          <w:b/>
          <w:iCs/>
          <w:sz w:val="20"/>
        </w:rPr>
        <w:t>gửi</w:t>
      </w:r>
      <w:r w:rsidRPr="003307A5">
        <w:rPr>
          <w:rFonts w:ascii="Tahoma" w:hAnsi="Tahoma" w:cs="Tahoma"/>
          <w:iCs/>
          <w:sz w:val="20"/>
        </w:rPr>
        <w:t xml:space="preserve"> và các phụ phí </w:t>
      </w:r>
      <w:r w:rsidRPr="008F3CED">
        <w:rPr>
          <w:rFonts w:ascii="Tahoma" w:hAnsi="Tahoma" w:cs="Tahoma"/>
          <w:iCs/>
          <w:sz w:val="20"/>
        </w:rPr>
        <w:t xml:space="preserve">phát sinh khác </w:t>
      </w:r>
      <w:r w:rsidRPr="003307A5">
        <w:rPr>
          <w:rFonts w:ascii="Tahoma" w:hAnsi="Tahoma" w:cs="Tahoma"/>
          <w:iCs/>
          <w:sz w:val="20"/>
        </w:rPr>
        <w:t>(nếu có).</w:t>
      </w:r>
    </w:p>
    <w:p w14:paraId="25D1CD7D"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sz w:val="20"/>
        </w:rPr>
        <w:t>“</w:t>
      </w:r>
      <w:r w:rsidRPr="003307A5">
        <w:rPr>
          <w:rFonts w:ascii="Tahoma" w:hAnsi="Tahoma" w:cs="Tahoma"/>
          <w:b/>
          <w:sz w:val="20"/>
        </w:rPr>
        <w:t>Đơn hàng</w:t>
      </w:r>
      <w:r w:rsidRPr="003307A5">
        <w:rPr>
          <w:rFonts w:ascii="Tahoma" w:hAnsi="Tahoma" w:cs="Tahoma"/>
          <w:sz w:val="20"/>
        </w:rPr>
        <w:t xml:space="preserve">” có </w:t>
      </w:r>
      <w:r w:rsidRPr="003307A5">
        <w:rPr>
          <w:rFonts w:ascii="Tahoma" w:hAnsi="Tahoma" w:cs="Tahoma"/>
          <w:b/>
          <w:iCs/>
          <w:sz w:val="20"/>
        </w:rPr>
        <w:t>nghĩa</w:t>
      </w:r>
      <w:r w:rsidRPr="003307A5">
        <w:rPr>
          <w:rFonts w:ascii="Tahoma" w:hAnsi="Tahoma" w:cs="Tahoma"/>
          <w:sz w:val="20"/>
        </w:rPr>
        <w:t xml:space="preserve"> là đơn yêu cầu thực hiện Dịch vụ được Khách hàng thiết lập qua Hệ thống hoặc được viết tay dưới dạng Phiếu gửi có đầy đủ thông tin về Bưu gửi.</w:t>
      </w:r>
    </w:p>
    <w:p w14:paraId="7CC4F8A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Hệ thống</w:t>
      </w:r>
      <w:r w:rsidRPr="003307A5">
        <w:rPr>
          <w:rFonts w:ascii="Tahoma" w:hAnsi="Tahoma" w:cs="Tahoma"/>
          <w:iCs/>
          <w:sz w:val="20"/>
        </w:rPr>
        <w:t xml:space="preserve">” có nghĩa là phần mềm hoặc website mà GHN cấp cho Khách hàng về việc </w:t>
      </w:r>
      <w:r w:rsidRPr="003307A5">
        <w:rPr>
          <w:rFonts w:ascii="Tahoma" w:hAnsi="Tahoma" w:cs="Tahoma"/>
          <w:sz w:val="20"/>
        </w:rPr>
        <w:t>quản lý Đơn hàng và quy trình giao hàng của GHN như tạo Đơn hàng, theo dõi tiến trình thực hiện Dịch vụ, đối soát số liệu, thông tin Bưu gửi và các công nợ tồn đọng...</w:t>
      </w:r>
    </w:p>
    <w:p w14:paraId="2B84A42B" w14:textId="4224AD9C"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8F3CED">
        <w:rPr>
          <w:rFonts w:ascii="Tahoma" w:hAnsi="Tahoma" w:cs="Tahoma"/>
          <w:iCs/>
          <w:sz w:val="20"/>
        </w:rPr>
        <w:t>“</w:t>
      </w:r>
      <w:r w:rsidRPr="008F3CED">
        <w:rPr>
          <w:rFonts w:ascii="Tahoma" w:hAnsi="Tahoma" w:cs="Tahoma"/>
          <w:b/>
          <w:bCs/>
          <w:iCs/>
          <w:sz w:val="20"/>
        </w:rPr>
        <w:t>Hóa đơn</w:t>
      </w:r>
      <w:r w:rsidRPr="008F3CED">
        <w:rPr>
          <w:rFonts w:ascii="Tahoma" w:hAnsi="Tahoma" w:cs="Tahoma"/>
          <w:iCs/>
          <w:sz w:val="20"/>
        </w:rPr>
        <w:t xml:space="preserve">” có nghĩa như được quy định tại Mục </w:t>
      </w:r>
      <w:r w:rsidR="006127D8" w:rsidRPr="008F3CED">
        <w:rPr>
          <w:rFonts w:ascii="Tahoma" w:hAnsi="Tahoma" w:cs="Tahoma"/>
          <w:iCs/>
          <w:sz w:val="20"/>
        </w:rPr>
        <w:t>1</w:t>
      </w:r>
      <w:r w:rsidRPr="008F3CED">
        <w:rPr>
          <w:rFonts w:ascii="Tahoma" w:hAnsi="Tahoma" w:cs="Tahoma"/>
          <w:iCs/>
          <w:sz w:val="20"/>
        </w:rPr>
        <w:t>, Phụ lục 0</w:t>
      </w:r>
      <w:r w:rsidR="006127D8" w:rsidRPr="008F3CED">
        <w:rPr>
          <w:rFonts w:ascii="Tahoma" w:hAnsi="Tahoma" w:cs="Tahoma"/>
          <w:iCs/>
          <w:sz w:val="20"/>
        </w:rPr>
        <w:t>3</w:t>
      </w:r>
      <w:r w:rsidRPr="008F3CED">
        <w:rPr>
          <w:rFonts w:ascii="Tahoma" w:hAnsi="Tahoma" w:cs="Tahoma"/>
          <w:iCs/>
          <w:sz w:val="20"/>
        </w:rPr>
        <w:t>.</w:t>
      </w:r>
    </w:p>
    <w:p w14:paraId="1A9ADCC4"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Hợp đồng</w:t>
      </w:r>
      <w:r w:rsidRPr="003307A5">
        <w:rPr>
          <w:rFonts w:ascii="Tahoma" w:hAnsi="Tahoma" w:cs="Tahoma"/>
          <w:iCs/>
          <w:sz w:val="20"/>
        </w:rPr>
        <w:t>” có nghĩa là Hợp đồng Dịch vụ này, các Phụ lục đính kèm Hợp đồng cùng với tất cả các tài liệu liên quan và đi kèm khác, có thể được sửa đổi tại từng thời điểm và được các Bên ký kết bằng văn bản.</w:t>
      </w:r>
    </w:p>
    <w:p w14:paraId="42140832"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Luật Bưu chính</w:t>
      </w:r>
      <w:r w:rsidRPr="003307A5">
        <w:rPr>
          <w:rFonts w:ascii="Tahoma" w:hAnsi="Tahoma" w:cs="Tahoma"/>
          <w:sz w:val="20"/>
        </w:rPr>
        <w:t>” có nghĩa là Luật Bưu chính</w:t>
      </w:r>
      <w:r w:rsidRPr="008F3CED">
        <w:rPr>
          <w:rFonts w:ascii="Tahoma" w:hAnsi="Tahoma" w:cs="Tahoma"/>
          <w:sz w:val="20"/>
        </w:rPr>
        <w:t xml:space="preserve"> hiện hành </w:t>
      </w:r>
      <w:r w:rsidRPr="003307A5">
        <w:rPr>
          <w:rFonts w:ascii="Tahoma" w:hAnsi="Tahoma" w:cs="Tahoma"/>
          <w:sz w:val="20"/>
        </w:rPr>
        <w:t xml:space="preserve">và tất cả các văn bản quy phạm pháp luật, nghị định, quyết định, thông tư, công văn, quy chế, chỉ thị, lệnh, hiệp định, quy định hoặc </w:t>
      </w:r>
      <w:r w:rsidRPr="003307A5">
        <w:rPr>
          <w:rFonts w:ascii="Tahoma" w:hAnsi="Tahoma" w:cs="Tahoma"/>
          <w:b/>
          <w:iCs/>
          <w:sz w:val="20"/>
        </w:rPr>
        <w:t>thông</w:t>
      </w:r>
      <w:r w:rsidRPr="003307A5">
        <w:rPr>
          <w:rFonts w:ascii="Tahoma" w:hAnsi="Tahoma" w:cs="Tahoma"/>
          <w:sz w:val="20"/>
        </w:rPr>
        <w:t xml:space="preserve"> báo nào (như được sửa đổi tại từng thời điểm) hoặc bất kỳ diễn giải có liên quan điều chỉnh các quy định của Luật Bưu chính.</w:t>
      </w:r>
    </w:p>
    <w:p w14:paraId="158B3A76"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Luật Việt Nam</w:t>
      </w:r>
      <w:r w:rsidRPr="003307A5">
        <w:rPr>
          <w:rFonts w:ascii="Tahoma" w:hAnsi="Tahoma" w:cs="Tahoma"/>
          <w:sz w:val="20"/>
        </w:rPr>
        <w:t>” có nghĩa là bất kỳ văn bản quy phạm pháp luật, pháp lệnh, nghị định, quyết định, thông tư, công văn, quy chế, đạo luật, chỉ thị, lệnh, hiệp định, quy định hoặc thông báo nào (như được sửa đổi tại từng thời điểm) hoặc bất kỳ diễn giải nào đối với các văn bản đó do bất kỳ Cơ quan Nhà nước nào công bố, ban hành hoặc thông qua.</w:t>
      </w:r>
    </w:p>
    <w:p w14:paraId="194E819C"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8F3CED">
        <w:rPr>
          <w:rFonts w:ascii="Tahoma" w:hAnsi="Tahoma" w:cs="Tahoma"/>
          <w:iCs/>
          <w:sz w:val="20"/>
        </w:rPr>
        <w:t>“</w:t>
      </w:r>
      <w:r w:rsidRPr="008F3CED">
        <w:rPr>
          <w:rFonts w:ascii="Tahoma" w:hAnsi="Tahoma" w:cs="Tahoma"/>
          <w:b/>
          <w:bCs/>
          <w:iCs/>
          <w:sz w:val="20"/>
        </w:rPr>
        <w:t>Ngày làm việc</w:t>
      </w:r>
      <w:r w:rsidRPr="008F3CED">
        <w:rPr>
          <w:rFonts w:ascii="Tahoma" w:hAnsi="Tahoma" w:cs="Tahoma"/>
          <w:iCs/>
          <w:sz w:val="20"/>
        </w:rPr>
        <w:t xml:space="preserve">” </w:t>
      </w:r>
      <w:r w:rsidRPr="003307A5">
        <w:rPr>
          <w:rFonts w:ascii="Tahoma" w:hAnsi="Tahoma" w:cs="Tahoma"/>
          <w:sz w:val="20"/>
        </w:rPr>
        <w:t>nghĩa là các ngày trong tuần mà các ngân hàng thương mại mở cửa hoạt động tại Việt Nam, không bao gồm Thứ Bảy, Chủ Nhật hoặc ngày lễ</w:t>
      </w:r>
      <w:r w:rsidRPr="008F3CED">
        <w:rPr>
          <w:rFonts w:ascii="Tahoma" w:hAnsi="Tahoma" w:cs="Tahoma"/>
          <w:sz w:val="20"/>
        </w:rPr>
        <w:t>.</w:t>
      </w:r>
    </w:p>
    <w:p w14:paraId="73CEEEBF"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Người gửi</w:t>
      </w:r>
      <w:r w:rsidRPr="003307A5">
        <w:rPr>
          <w:rFonts w:ascii="Tahoma" w:hAnsi="Tahoma" w:cs="Tahoma"/>
          <w:iCs/>
          <w:sz w:val="20"/>
        </w:rPr>
        <w:t>” có nghĩa là tổ chức, cá nhân có đề xuất gửi Bưu gửi và được chính Khách hàng chỉ định.</w:t>
      </w:r>
    </w:p>
    <w:p w14:paraId="64AA149D"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w:t>
      </w:r>
      <w:r w:rsidRPr="003307A5">
        <w:rPr>
          <w:rFonts w:ascii="Tahoma" w:hAnsi="Tahoma" w:cs="Tahoma"/>
          <w:b/>
          <w:iCs/>
          <w:sz w:val="20"/>
        </w:rPr>
        <w:t>Người nhận</w:t>
      </w:r>
      <w:r w:rsidRPr="003307A5">
        <w:rPr>
          <w:rFonts w:ascii="Tahoma" w:hAnsi="Tahoma" w:cs="Tahoma"/>
          <w:iCs/>
          <w:sz w:val="20"/>
        </w:rPr>
        <w:t xml:space="preserve">” có nghĩa là </w:t>
      </w:r>
      <w:r w:rsidRPr="003307A5">
        <w:rPr>
          <w:rFonts w:ascii="Tahoma" w:hAnsi="Tahoma" w:cs="Tahoma"/>
          <w:sz w:val="20"/>
        </w:rPr>
        <w:t xml:space="preserve">tổ chức, cá nhân có tên tại phần ghi thông tin về người nhận trên Bưu gửi/Phiếu gửi/Đơn hàng hoặc </w:t>
      </w:r>
      <w:r w:rsidRPr="003307A5">
        <w:rPr>
          <w:rFonts w:ascii="Tahoma" w:hAnsi="Tahoma" w:cs="Tahoma"/>
          <w:iCs/>
          <w:sz w:val="20"/>
        </w:rPr>
        <w:t>cá nhân được Người nhận ủy quyền nhận Bưu gửi.</w:t>
      </w:r>
    </w:p>
    <w:p w14:paraId="6BE5B55B"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lastRenderedPageBreak/>
        <w:t>“</w:t>
      </w:r>
      <w:r w:rsidRPr="003307A5">
        <w:rPr>
          <w:rFonts w:ascii="Tahoma" w:hAnsi="Tahoma" w:cs="Tahoma"/>
          <w:b/>
          <w:iCs/>
          <w:sz w:val="20"/>
        </w:rPr>
        <w:t>Phạm vi Cung ứng Dịch vụ</w:t>
      </w:r>
      <w:r w:rsidRPr="003307A5">
        <w:rPr>
          <w:rFonts w:ascii="Tahoma" w:hAnsi="Tahoma" w:cs="Tahoma"/>
          <w:iCs/>
          <w:sz w:val="20"/>
        </w:rPr>
        <w:t xml:space="preserve">” có nghĩa là khu vực mà GHN thực hiện </w:t>
      </w:r>
      <w:r w:rsidRPr="003307A5">
        <w:rPr>
          <w:rFonts w:ascii="Tahoma" w:hAnsi="Tahoma" w:cs="Tahoma"/>
          <w:sz w:val="20"/>
        </w:rPr>
        <w:t xml:space="preserve">chấp nhận, vận chuyển và phát Bưu gửi </w:t>
      </w:r>
      <w:r w:rsidRPr="003307A5">
        <w:rPr>
          <w:rFonts w:ascii="Tahoma" w:hAnsi="Tahoma" w:cs="Tahoma"/>
          <w:iCs/>
          <w:sz w:val="20"/>
        </w:rPr>
        <w:t>từ nơi Khách hàng chỉ định đến địa chỉ Người nhận.</w:t>
      </w:r>
    </w:p>
    <w:p w14:paraId="666B5A98" w14:textId="77777777" w:rsidR="000374CD" w:rsidRPr="003307A5" w:rsidRDefault="000374CD" w:rsidP="000374CD">
      <w:pPr>
        <w:numPr>
          <w:ilvl w:val="1"/>
          <w:numId w:val="7"/>
        </w:numPr>
        <w:spacing w:before="120" w:after="120" w:line="276" w:lineRule="auto"/>
        <w:ind w:left="567" w:hanging="567"/>
        <w:jc w:val="both"/>
        <w:rPr>
          <w:rFonts w:ascii="Tahoma" w:hAnsi="Tahoma" w:cs="Tahoma"/>
          <w:iCs/>
          <w:sz w:val="20"/>
        </w:rPr>
      </w:pPr>
      <w:r w:rsidRPr="003307A5">
        <w:rPr>
          <w:rFonts w:ascii="Tahoma" w:hAnsi="Tahoma" w:cs="Tahoma"/>
          <w:iCs/>
          <w:sz w:val="20"/>
        </w:rPr>
        <w:t xml:space="preserve"> “</w:t>
      </w:r>
      <w:r w:rsidRPr="003307A5">
        <w:rPr>
          <w:rFonts w:ascii="Tahoma" w:hAnsi="Tahoma" w:cs="Tahoma"/>
          <w:b/>
          <w:iCs/>
          <w:sz w:val="20"/>
        </w:rPr>
        <w:t>Phiếu gửi</w:t>
      </w:r>
      <w:r w:rsidRPr="003307A5">
        <w:rPr>
          <w:rFonts w:ascii="Tahoma" w:hAnsi="Tahoma" w:cs="Tahoma"/>
          <w:iCs/>
          <w:sz w:val="20"/>
        </w:rPr>
        <w:t>” có nghĩa là mẫu phiếu có thể hiện Logo của GHN, mã số Bưu gửi, loại Bưu gửi, thời gian gửi, thời gian nhận Bưu gửi, thông tin về tên, địa chỉ, điện thoại của Người gửi, Người nhận.</w:t>
      </w:r>
    </w:p>
    <w:p w14:paraId="3F7F60D8"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Phụ phí Gia tăng</w:t>
      </w:r>
      <w:r w:rsidRPr="003307A5">
        <w:rPr>
          <w:rFonts w:ascii="Tahoma" w:hAnsi="Tahoma" w:cs="Tahoma"/>
          <w:iCs/>
          <w:sz w:val="20"/>
        </w:rPr>
        <w:t xml:space="preserve">” là phí các dịch vụ mà GHN thực hiện thêm theo yêu cầu của Khách hàng (nếu có). </w:t>
      </w:r>
    </w:p>
    <w:p w14:paraId="14B32054"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8F3CED">
        <w:rPr>
          <w:rFonts w:ascii="Tahoma" w:hAnsi="Tahoma" w:cs="Tahoma"/>
          <w:sz w:val="20"/>
        </w:rPr>
        <w:t>“</w:t>
      </w:r>
      <w:r w:rsidRPr="008F3CED">
        <w:rPr>
          <w:rFonts w:ascii="Tahoma" w:hAnsi="Tahoma" w:cs="Tahoma"/>
          <w:b/>
          <w:bCs/>
          <w:sz w:val="20"/>
        </w:rPr>
        <w:t>SCommerce</w:t>
      </w:r>
      <w:r w:rsidRPr="008F3CED">
        <w:rPr>
          <w:rFonts w:ascii="Tahoma" w:hAnsi="Tahoma" w:cs="Tahoma"/>
          <w:sz w:val="20"/>
        </w:rPr>
        <w:t xml:space="preserve">” có nghĩa bao gồm Công Ty Cổ Phần Đầu Tư SCommerce, giấy chứng nhận đăng ký doanh nghiệp số 0312724449 và các công ty con, công ty liên kết, hiện có hoặc được thành lập trong tương lai, của Công Ty Cổ Phần Đầu Tư SCommerce. </w:t>
      </w:r>
    </w:p>
    <w:p w14:paraId="36EBF289"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iCs/>
          <w:sz w:val="20"/>
        </w:rPr>
        <w:t>Sự kiện Bất khả kháng</w:t>
      </w:r>
      <w:r w:rsidRPr="003307A5">
        <w:rPr>
          <w:rStyle w:val="SubtleEmphasis"/>
          <w:rFonts w:ascii="Tahoma" w:eastAsia="Calibri" w:hAnsi="Tahoma" w:cs="Tahoma"/>
        </w:rPr>
        <w:t xml:space="preserve">” </w:t>
      </w:r>
      <w:r w:rsidRPr="008F3CED">
        <w:rPr>
          <w:rFonts w:ascii="Tahoma" w:hAnsi="Tahoma" w:cs="Tahoma"/>
          <w:iCs/>
          <w:sz w:val="20"/>
        </w:rPr>
        <w:t>là bất kỳ sự cản trở, chậm trễ hoặc ngừng hoạt động nào xảy ra do dịch bệnh, bãi công, đóng cửa, tranh chấp lao động, thiên tai, chiến tranh, bạo động trong dân chúng, hỏa hoạn hay các sự cố/tai họa khác; những thay đổi trong chính sách của Chính phủ mà vượt quá khả năng kiểm soát hợp lý của một Bên khiến cho Bên đó không thể thực hiện các nghĩa vụ được quy định tại Hợp đồng này</w:t>
      </w:r>
      <w:r w:rsidRPr="008F3CED">
        <w:rPr>
          <w:rFonts w:ascii="Tahoma" w:hAnsi="Tahoma" w:cs="Tahoma"/>
          <w:sz w:val="20"/>
        </w:rPr>
        <w:t>.</w:t>
      </w:r>
    </w:p>
    <w:p w14:paraId="14C43835"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Thời gian Toàn trình</w:t>
      </w:r>
      <w:r w:rsidRPr="003307A5">
        <w:rPr>
          <w:rFonts w:ascii="Tahoma" w:hAnsi="Tahoma" w:cs="Tahoma"/>
          <w:iCs/>
          <w:sz w:val="20"/>
        </w:rPr>
        <w:t>” của Bưu gửi</w:t>
      </w:r>
      <w:r w:rsidRPr="003307A5">
        <w:rPr>
          <w:rFonts w:ascii="Tahoma" w:hAnsi="Tahoma" w:cs="Tahoma"/>
          <w:sz w:val="20"/>
        </w:rPr>
        <w:t xml:space="preserve"> là khoảng thời gian được tính từ khi Bưu gửi được chấp nhận (GHN đến nhận Bưu gửi) cho đến khi Bưu gửi được phát cho Người nhận.</w:t>
      </w:r>
    </w:p>
    <w:p w14:paraId="46ACF2D7"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8F3CED">
        <w:rPr>
          <w:rFonts w:ascii="Tahoma" w:hAnsi="Tahoma" w:cs="Tahoma"/>
          <w:sz w:val="20"/>
        </w:rPr>
        <w:t>“</w:t>
      </w:r>
      <w:r w:rsidRPr="008F3CED">
        <w:rPr>
          <w:rFonts w:ascii="Tahoma" w:hAnsi="Tahoma" w:cs="Tahoma"/>
          <w:b/>
          <w:bCs/>
          <w:sz w:val="20"/>
        </w:rPr>
        <w:t>Thông báo</w:t>
      </w:r>
      <w:r w:rsidRPr="008F3CED">
        <w:rPr>
          <w:rFonts w:ascii="Tahoma" w:hAnsi="Tahoma" w:cs="Tahoma"/>
          <w:sz w:val="20"/>
        </w:rPr>
        <w:t xml:space="preserve">” có nghĩa như được quy định tại Mục 11 của Điều khoản Tiêu Chuẩn. </w:t>
      </w:r>
    </w:p>
    <w:p w14:paraId="73ECF4AC"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w:t>
      </w:r>
      <w:r w:rsidRPr="003307A5">
        <w:rPr>
          <w:rFonts w:ascii="Tahoma" w:hAnsi="Tahoma" w:cs="Tahoma"/>
          <w:b/>
          <w:sz w:val="20"/>
        </w:rPr>
        <w:t>Thông tin Bảo mật</w:t>
      </w:r>
      <w:r w:rsidRPr="003307A5">
        <w:rPr>
          <w:rFonts w:ascii="Tahoma" w:hAnsi="Tahoma" w:cs="Tahoma"/>
          <w:sz w:val="20"/>
        </w:rPr>
        <w:t>” là t</w:t>
      </w:r>
      <w:r w:rsidRPr="008F3CED">
        <w:rPr>
          <w:rFonts w:ascii="Tahoma" w:hAnsi="Tahoma" w:cs="Tahoma"/>
          <w:sz w:val="20"/>
        </w:rPr>
        <w:t xml:space="preserve">ất cả các thông tin dưới hình thức văn bản, chữ viết, lời nói (bao gồm các hình thức hữu hình như văn bản viết tay, tài liệu in ấn, dữ liệu ghi trên băng từ và các loại đĩa mềm, đĩa compact, dữ liệu lưu trữ trên máy tính cá nhân, máy ghi âm và các máy móc thiết bị khác) liên quan đến thông tin sở hữu, thông tin mật và các tài liệu của bên cung cấp thông tin hoặc bất kỳ khách hàng hoặc các Bên bán của bên cung cấp thông tin hoặc các thông tin có tính chất bí mật và bảo mật, trừ </w:t>
      </w:r>
      <w:r w:rsidRPr="003307A5">
        <w:rPr>
          <w:rFonts w:ascii="Tahoma" w:hAnsi="Tahoma" w:cs="Tahoma"/>
          <w:sz w:val="20"/>
        </w:rPr>
        <w:t>các thông tin về tên, địa chỉ, các hoạt động kinh doanh được phép của mỗi Bên và các nội dung khác đã được công bố trên các trang website chính thức hoặc có thể được công chúng tiếp cận vì bất kỳ lý do nào ngoại trừ việc vi phạm Hợp đồng này.</w:t>
      </w:r>
    </w:p>
    <w:p w14:paraId="64737121"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Thông tin Người nhận</w:t>
      </w:r>
      <w:r w:rsidRPr="003307A5">
        <w:rPr>
          <w:rFonts w:ascii="Tahoma" w:hAnsi="Tahoma" w:cs="Tahoma"/>
          <w:iCs/>
          <w:sz w:val="20"/>
        </w:rPr>
        <w:t>”</w:t>
      </w:r>
      <w:r w:rsidRPr="003307A5">
        <w:rPr>
          <w:rFonts w:ascii="Tahoma" w:hAnsi="Tahoma" w:cs="Tahoma"/>
          <w:sz w:val="20"/>
        </w:rPr>
        <w:t xml:space="preserve"> là các thông tin liên quan đến tên, điện thoại, địa chỉ Người nhận.</w:t>
      </w:r>
    </w:p>
    <w:p w14:paraId="3BC7E890"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iCs/>
          <w:sz w:val="20"/>
        </w:rPr>
        <w:t>“</w:t>
      </w:r>
      <w:r w:rsidRPr="003307A5">
        <w:rPr>
          <w:rFonts w:ascii="Tahoma" w:hAnsi="Tahoma" w:cs="Tahoma"/>
          <w:b/>
          <w:iCs/>
          <w:sz w:val="20"/>
        </w:rPr>
        <w:t>Thu hộ</w:t>
      </w:r>
      <w:r w:rsidRPr="003307A5">
        <w:rPr>
          <w:rFonts w:ascii="Tahoma" w:hAnsi="Tahoma" w:cs="Tahoma"/>
          <w:iCs/>
          <w:sz w:val="20"/>
        </w:rPr>
        <w:t>” là việc GHN thực hiện cung ứng Dịch vụ và thay Khách hàng thu tiền từ Người nhận theo ủy quyền của Khách hàng.</w:t>
      </w:r>
    </w:p>
    <w:p w14:paraId="7F31B387" w14:textId="224FAD49"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8F3CED">
        <w:rPr>
          <w:rFonts w:ascii="Tahoma" w:hAnsi="Tahoma" w:cs="Tahoma"/>
          <w:iCs/>
          <w:sz w:val="20"/>
        </w:rPr>
        <w:t>“</w:t>
      </w:r>
      <w:r w:rsidRPr="008F3CED">
        <w:rPr>
          <w:rFonts w:ascii="Tahoma" w:hAnsi="Tahoma" w:cs="Tahoma"/>
          <w:b/>
          <w:bCs/>
          <w:iCs/>
          <w:sz w:val="20"/>
        </w:rPr>
        <w:t>Tiền thu hộ</w:t>
      </w:r>
      <w:r w:rsidRPr="008F3CED">
        <w:rPr>
          <w:rFonts w:ascii="Tahoma" w:hAnsi="Tahoma" w:cs="Tahoma"/>
          <w:iCs/>
          <w:sz w:val="20"/>
        </w:rPr>
        <w:t>” có nghĩa như được quy định tại Mục 1</w:t>
      </w:r>
      <w:r w:rsidR="00F15EC6" w:rsidRPr="008F3CED">
        <w:rPr>
          <w:rFonts w:ascii="Tahoma" w:hAnsi="Tahoma" w:cs="Tahoma"/>
          <w:iCs/>
          <w:sz w:val="20"/>
        </w:rPr>
        <w:t>.3</w:t>
      </w:r>
      <w:r w:rsidRPr="008F3CED">
        <w:rPr>
          <w:rFonts w:ascii="Tahoma" w:hAnsi="Tahoma" w:cs="Tahoma"/>
          <w:iCs/>
          <w:sz w:val="20"/>
        </w:rPr>
        <w:t>, Phụ lục 0</w:t>
      </w:r>
      <w:r w:rsidR="00F15EC6" w:rsidRPr="008F3CED">
        <w:rPr>
          <w:rFonts w:ascii="Tahoma" w:hAnsi="Tahoma" w:cs="Tahoma"/>
          <w:iCs/>
          <w:sz w:val="20"/>
        </w:rPr>
        <w:t>4</w:t>
      </w:r>
      <w:r w:rsidRPr="008F3CED">
        <w:rPr>
          <w:rFonts w:ascii="Tahoma" w:hAnsi="Tahoma" w:cs="Tahoma"/>
          <w:iCs/>
          <w:sz w:val="20"/>
        </w:rPr>
        <w:t xml:space="preserve">. </w:t>
      </w:r>
    </w:p>
    <w:p w14:paraId="30C12C5E" w14:textId="77777777" w:rsidR="000374CD" w:rsidRPr="003307A5" w:rsidRDefault="000374CD" w:rsidP="000374CD">
      <w:pPr>
        <w:numPr>
          <w:ilvl w:val="1"/>
          <w:numId w:val="7"/>
        </w:numPr>
        <w:spacing w:before="120" w:after="120" w:line="276" w:lineRule="auto"/>
        <w:ind w:left="567" w:hanging="567"/>
        <w:jc w:val="both"/>
        <w:rPr>
          <w:rFonts w:ascii="Tahoma" w:hAnsi="Tahoma" w:cs="Tahoma"/>
          <w:sz w:val="20"/>
        </w:rPr>
      </w:pPr>
      <w:r w:rsidRPr="003307A5">
        <w:rPr>
          <w:rFonts w:ascii="Tahoma" w:hAnsi="Tahoma" w:cs="Tahoma"/>
          <w:sz w:val="20"/>
        </w:rPr>
        <w:t xml:space="preserve"> “</w:t>
      </w:r>
      <w:r w:rsidRPr="003307A5">
        <w:rPr>
          <w:rFonts w:ascii="Tahoma" w:hAnsi="Tahoma" w:cs="Tahoma"/>
          <w:b/>
          <w:sz w:val="20"/>
        </w:rPr>
        <w:t>Việt Nam</w:t>
      </w:r>
      <w:r w:rsidRPr="003307A5">
        <w:rPr>
          <w:rFonts w:ascii="Tahoma" w:hAnsi="Tahoma" w:cs="Tahoma"/>
          <w:sz w:val="20"/>
        </w:rPr>
        <w:t>” là nước Cộng hòa Xã hội Chủ nghĩa Việt Nam.</w:t>
      </w:r>
    </w:p>
    <w:p w14:paraId="7DCFE265" w14:textId="77777777" w:rsidR="000374CD" w:rsidRPr="003307A5" w:rsidRDefault="000374CD" w:rsidP="000374CD">
      <w:pPr>
        <w:widowControl w:val="0"/>
        <w:spacing w:before="120" w:after="120" w:line="276" w:lineRule="auto"/>
        <w:jc w:val="both"/>
        <w:rPr>
          <w:rFonts w:ascii="Tahoma" w:hAnsi="Tahoma" w:cs="Tahoma"/>
          <w:color w:val="auto"/>
          <w:sz w:val="20"/>
          <w:szCs w:val="20"/>
        </w:rPr>
      </w:pPr>
      <w:r w:rsidRPr="003307A5">
        <w:rPr>
          <w:rFonts w:ascii="Tahoma" w:hAnsi="Tahoma" w:cs="Tahoma"/>
          <w:color w:val="auto"/>
          <w:sz w:val="20"/>
          <w:szCs w:val="20"/>
        </w:rPr>
        <w:t>Các định nghĩa này không chỉ áp dụng chung cho các nội dung tại Hợp đồng này mà còn áp dụng cho các chính sách trên website và Hệ thống GHN.</w:t>
      </w:r>
    </w:p>
    <w:p w14:paraId="2B2D2B23"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8F3CED">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72FF2553" w14:textId="77777777" w:rsidTr="0096254E">
        <w:tc>
          <w:tcPr>
            <w:tcW w:w="9571" w:type="dxa"/>
          </w:tcPr>
          <w:p w14:paraId="7EDCADA9"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01</w:t>
            </w:r>
          </w:p>
        </w:tc>
      </w:tr>
    </w:tbl>
    <w:p w14:paraId="4147E7F3" w14:textId="77777777" w:rsidR="000374CD" w:rsidRPr="003307A5" w:rsidRDefault="000374CD" w:rsidP="000374CD">
      <w:pPr>
        <w:widowControl w:val="0"/>
        <w:spacing w:before="120" w:after="120" w:line="276" w:lineRule="auto"/>
        <w:jc w:val="both"/>
        <w:rPr>
          <w:rFonts w:ascii="Tahoma" w:hAnsi="Tahoma" w:cs="Tahoma"/>
          <w:color w:val="auto"/>
          <w:sz w:val="20"/>
          <w:szCs w:val="20"/>
        </w:rPr>
      </w:pPr>
    </w:p>
    <w:p w14:paraId="45577C8A" w14:textId="5287B39F" w:rsidR="007E160A" w:rsidRPr="008F3CED" w:rsidRDefault="000374CD" w:rsidP="007E160A">
      <w:pPr>
        <w:spacing w:before="120" w:after="120" w:line="276" w:lineRule="auto"/>
        <w:jc w:val="center"/>
        <w:rPr>
          <w:rFonts w:ascii="Tahoma" w:hAnsi="Tahoma" w:cs="Tahoma"/>
          <w:b/>
          <w:color w:val="auto"/>
          <w:sz w:val="20"/>
          <w:szCs w:val="20"/>
          <w:u w:val="single"/>
        </w:rPr>
      </w:pPr>
      <w:r w:rsidRPr="003307A5">
        <w:rPr>
          <w:rFonts w:ascii="Tahoma" w:hAnsi="Tahoma" w:cs="Tahoma"/>
          <w:color w:val="auto"/>
          <w:sz w:val="20"/>
          <w:szCs w:val="20"/>
        </w:rPr>
        <w:br w:type="page"/>
      </w:r>
      <w:r w:rsidR="007E160A" w:rsidRPr="008F3CED">
        <w:rPr>
          <w:rFonts w:ascii="Tahoma" w:hAnsi="Tahoma" w:cs="Tahoma"/>
          <w:b/>
          <w:color w:val="auto"/>
          <w:sz w:val="20"/>
          <w:szCs w:val="20"/>
          <w:u w:val="single"/>
        </w:rPr>
        <w:lastRenderedPageBreak/>
        <w:t xml:space="preserve">PHỤ LỤC 02 – </w:t>
      </w:r>
      <w:r w:rsidR="004A5021" w:rsidRPr="008F3CED">
        <w:rPr>
          <w:rFonts w:ascii="Tahoma" w:hAnsi="Tahoma" w:cs="Tahoma"/>
          <w:b/>
          <w:color w:val="auto"/>
          <w:sz w:val="20"/>
          <w:szCs w:val="20"/>
          <w:u w:val="single"/>
        </w:rPr>
        <w:t>XUẤT HÓA ĐƠN</w:t>
      </w:r>
      <w:r w:rsidR="007E160A" w:rsidRPr="008F3CED">
        <w:rPr>
          <w:rFonts w:ascii="Tahoma" w:hAnsi="Tahoma" w:cs="Tahoma"/>
          <w:b/>
          <w:color w:val="auto"/>
          <w:sz w:val="20"/>
          <w:szCs w:val="20"/>
          <w:u w:val="single"/>
        </w:rPr>
        <w:t xml:space="preserve"> DỊCH VỤ VÀ THANH TOÁN</w:t>
      </w:r>
    </w:p>
    <w:p w14:paraId="4851A6A1" w14:textId="77777777" w:rsidR="007E160A" w:rsidRPr="008F3CED" w:rsidRDefault="007E160A" w:rsidP="007E160A">
      <w:pPr>
        <w:spacing w:before="120" w:after="120" w:line="276" w:lineRule="auto"/>
        <w:jc w:val="center"/>
        <w:rPr>
          <w:rFonts w:ascii="Tahoma" w:hAnsi="Tahoma" w:cs="Tahoma"/>
          <w:b/>
          <w:color w:val="auto"/>
          <w:sz w:val="20"/>
          <w:szCs w:val="20"/>
          <w:u w:val="single"/>
        </w:rPr>
      </w:pPr>
    </w:p>
    <w:p w14:paraId="7F7248EC" w14:textId="77777777" w:rsidR="007E160A" w:rsidRDefault="007E160A" w:rsidP="007E160A">
      <w:pPr>
        <w:widowControl w:val="0"/>
        <w:numPr>
          <w:ilvl w:val="0"/>
          <w:numId w:val="5"/>
        </w:numPr>
        <w:spacing w:before="120" w:after="120" w:line="276" w:lineRule="auto"/>
        <w:ind w:left="426" w:hanging="425"/>
        <w:jc w:val="both"/>
        <w:rPr>
          <w:rFonts w:ascii="Tahoma" w:hAnsi="Tahoma" w:cs="Tahoma"/>
          <w:sz w:val="20"/>
        </w:rPr>
      </w:pPr>
      <w:r w:rsidRPr="007A20E1">
        <w:rPr>
          <w:rFonts w:ascii="Tahoma" w:hAnsi="Tahoma" w:cs="Tahoma"/>
          <w:b/>
          <w:sz w:val="20"/>
        </w:rPr>
        <w:t xml:space="preserve">Quy định thanh toán: </w:t>
      </w:r>
    </w:p>
    <w:p w14:paraId="5E648F27" w14:textId="51EBF9D1" w:rsidR="007E160A" w:rsidRDefault="007E160A" w:rsidP="007E160A">
      <w:pPr>
        <w:widowControl w:val="0"/>
        <w:spacing w:before="120" w:after="120" w:line="276" w:lineRule="auto"/>
        <w:ind w:left="426"/>
        <w:jc w:val="both"/>
        <w:rPr>
          <w:rFonts w:ascii="Tahoma" w:hAnsi="Tahoma" w:cs="Tahoma"/>
          <w:sz w:val="20"/>
        </w:rPr>
      </w:pPr>
      <w:r w:rsidRPr="008523DD">
        <w:rPr>
          <w:rFonts w:ascii="Tahoma" w:hAnsi="Tahoma" w:cs="Tahoma"/>
          <w:sz w:val="20"/>
        </w:rPr>
        <w:t>Khách hàng thanh toán Cước phí Dịch vụ thông qua việc c</w:t>
      </w:r>
      <w:r w:rsidR="00997026">
        <w:rPr>
          <w:rFonts w:ascii="Tahoma" w:hAnsi="Tahoma" w:cs="Tahoma"/>
          <w:sz w:val="20"/>
        </w:rPr>
        <w:t>ấ</w:t>
      </w:r>
      <w:r w:rsidRPr="008523DD">
        <w:rPr>
          <w:rFonts w:ascii="Tahoma" w:hAnsi="Tahoma" w:cs="Tahoma"/>
          <w:sz w:val="20"/>
        </w:rPr>
        <w:t>n trừ vào Tiền thu hộ (“</w:t>
      </w:r>
      <w:r w:rsidRPr="008523DD">
        <w:rPr>
          <w:rFonts w:ascii="Tahoma" w:hAnsi="Tahoma" w:cs="Tahoma"/>
          <w:b/>
          <w:sz w:val="20"/>
        </w:rPr>
        <w:t>COD</w:t>
      </w:r>
      <w:r w:rsidRPr="008523DD">
        <w:rPr>
          <w:rFonts w:ascii="Tahoma" w:hAnsi="Tahoma" w:cs="Tahoma"/>
          <w:sz w:val="20"/>
        </w:rPr>
        <w:t>”) mà GHN phải chuyển hoàn cho Khách hàng theo quy định tại Phụ lục 04 đính kèm Hợp đồng. Chi tiết như sau:</w:t>
      </w:r>
    </w:p>
    <w:p w14:paraId="52D4AA1A" w14:textId="77777777" w:rsidR="007E160A" w:rsidRPr="008523DD" w:rsidRDefault="007E160A" w:rsidP="007E160A">
      <w:pPr>
        <w:widowControl w:val="0"/>
        <w:spacing w:before="120" w:after="120" w:line="276" w:lineRule="auto"/>
        <w:ind w:left="426"/>
        <w:jc w:val="both"/>
        <w:rPr>
          <w:rFonts w:ascii="Tahoma" w:hAnsi="Tahoma" w:cs="Tahoma"/>
          <w:sz w:val="20"/>
        </w:rPr>
      </w:pPr>
      <w:r w:rsidRPr="008523DD">
        <w:rPr>
          <w:rFonts w:ascii="Tahoma" w:hAnsi="Tahoma" w:cs="Tahoma"/>
          <w:sz w:val="20"/>
        </w:rPr>
        <w:t>Vào các đợt chuyển hoàn COD (“</w:t>
      </w:r>
      <w:r w:rsidRPr="008523DD">
        <w:rPr>
          <w:rFonts w:ascii="Tahoma" w:hAnsi="Tahoma" w:cs="Tahoma"/>
          <w:b/>
          <w:sz w:val="20"/>
        </w:rPr>
        <w:t>Ngày chuyển COD</w:t>
      </w:r>
      <w:r w:rsidRPr="008523DD">
        <w:rPr>
          <w:rFonts w:ascii="Tahoma" w:hAnsi="Tahoma" w:cs="Tahoma"/>
          <w:sz w:val="20"/>
        </w:rPr>
        <w:t>”), hệ thống sẽ tự động cấn trừ Cước phí Dịch vụ đã phát sinh trước Ngày chuyển COD vào số tiền COD mà GHN phải chuyển:</w:t>
      </w:r>
    </w:p>
    <w:p w14:paraId="438E869B" w14:textId="77777777" w:rsidR="007E160A" w:rsidRPr="008523DD" w:rsidRDefault="007E160A" w:rsidP="007E160A">
      <w:pPr>
        <w:pStyle w:val="ListParagraph"/>
        <w:widowControl w:val="0"/>
        <w:numPr>
          <w:ilvl w:val="1"/>
          <w:numId w:val="5"/>
        </w:numPr>
        <w:spacing w:before="120" w:after="120" w:line="276" w:lineRule="auto"/>
        <w:ind w:left="1134" w:hanging="567"/>
        <w:contextualSpacing w:val="0"/>
        <w:jc w:val="both"/>
        <w:rPr>
          <w:rFonts w:ascii="Tahoma" w:hAnsi="Tahoma" w:cs="Tahoma"/>
          <w:sz w:val="20"/>
        </w:rPr>
      </w:pPr>
      <w:r w:rsidRPr="008523DD">
        <w:rPr>
          <w:rFonts w:ascii="Tahoma" w:hAnsi="Tahoma" w:cs="Tahoma"/>
          <w:sz w:val="20"/>
        </w:rPr>
        <w:t>Trường hợp COD lớn hơn Cước phí Dịch vụ thì GHN sẽ chuyển hoàn COD còn lại sau khi cấn trừ vào tài khoản của Khách hàng.</w:t>
      </w:r>
    </w:p>
    <w:p w14:paraId="4DCEB602" w14:textId="77777777" w:rsidR="007E160A" w:rsidRPr="008523DD" w:rsidRDefault="007E160A" w:rsidP="007E160A">
      <w:pPr>
        <w:pStyle w:val="ListParagraph"/>
        <w:widowControl w:val="0"/>
        <w:numPr>
          <w:ilvl w:val="1"/>
          <w:numId w:val="5"/>
        </w:numPr>
        <w:spacing w:before="120" w:after="120" w:line="276" w:lineRule="auto"/>
        <w:ind w:left="1134" w:hanging="567"/>
        <w:contextualSpacing w:val="0"/>
        <w:jc w:val="both"/>
        <w:rPr>
          <w:rFonts w:ascii="Tahoma" w:hAnsi="Tahoma" w:cs="Tahoma"/>
          <w:sz w:val="20"/>
        </w:rPr>
      </w:pPr>
      <w:r w:rsidRPr="008523DD">
        <w:rPr>
          <w:rFonts w:ascii="Tahoma" w:hAnsi="Tahoma" w:cs="Tahoma"/>
          <w:sz w:val="20"/>
        </w:rPr>
        <w:t>Trường hợp COD nhỏ hơn Cước phí Dịch vụ thì Cước phí Dịch vụ còn lại sẽ được tự động cấn trừ vào Ngày chuyển COD tiếp theo.</w:t>
      </w:r>
    </w:p>
    <w:p w14:paraId="0E29526E" w14:textId="77777777" w:rsidR="007E160A" w:rsidRPr="008523DD" w:rsidRDefault="007E160A" w:rsidP="007E160A">
      <w:pPr>
        <w:pStyle w:val="ListParagraph"/>
        <w:widowControl w:val="0"/>
        <w:numPr>
          <w:ilvl w:val="1"/>
          <w:numId w:val="5"/>
        </w:numPr>
        <w:spacing w:before="120" w:after="120" w:line="276" w:lineRule="auto"/>
        <w:ind w:left="1134" w:hanging="567"/>
        <w:contextualSpacing w:val="0"/>
        <w:jc w:val="both"/>
        <w:rPr>
          <w:rFonts w:ascii="Tahoma" w:hAnsi="Tahoma" w:cs="Tahoma"/>
          <w:sz w:val="20"/>
        </w:rPr>
      </w:pPr>
      <w:r w:rsidRPr="008523DD">
        <w:rPr>
          <w:rFonts w:ascii="Tahoma" w:hAnsi="Tahoma" w:cs="Tahoma"/>
          <w:sz w:val="20"/>
        </w:rPr>
        <w:t>Khách hàng có nghĩa vụ thanh toán Cước phí Dịch vụ còn thiếu cho GHN trong thời hạn 03 (ba) ngày làm việc kể từ ngày GHN thông báo trong các trường hợp sau:</w:t>
      </w:r>
    </w:p>
    <w:p w14:paraId="624C086C" w14:textId="78E5FFC8" w:rsidR="007E160A" w:rsidRPr="008523DD" w:rsidRDefault="007E160A" w:rsidP="007E160A">
      <w:pPr>
        <w:pStyle w:val="ListParagraph"/>
        <w:widowControl w:val="0"/>
        <w:numPr>
          <w:ilvl w:val="1"/>
          <w:numId w:val="59"/>
        </w:numPr>
        <w:spacing w:before="120" w:after="120" w:line="276" w:lineRule="auto"/>
        <w:ind w:left="1418"/>
        <w:contextualSpacing w:val="0"/>
        <w:jc w:val="both"/>
        <w:rPr>
          <w:rFonts w:ascii="Tahoma" w:hAnsi="Tahoma" w:cs="Tahoma"/>
          <w:sz w:val="20"/>
        </w:rPr>
      </w:pPr>
      <w:r w:rsidRPr="008523DD">
        <w:rPr>
          <w:rFonts w:ascii="Tahoma" w:hAnsi="Tahoma" w:cs="Tahoma"/>
          <w:sz w:val="20"/>
        </w:rPr>
        <w:t>Khách hàng không phát sinh COD ít nhất 01 (một) kỳ chuyển hoàn hoặc COD cần chuyển hoàn thấp hơn</w:t>
      </w:r>
      <w:r w:rsidRPr="007E160A">
        <w:rPr>
          <w:rFonts w:ascii="Calibri" w:hAnsi="Calibri" w:cs="Calibri"/>
          <w:sz w:val="22"/>
          <w:szCs w:val="22"/>
        </w:rPr>
        <w:t xml:space="preserve"> </w:t>
      </w:r>
      <w:r w:rsidRPr="007E160A">
        <w:rPr>
          <w:rFonts w:ascii="Tahoma" w:hAnsi="Tahoma" w:cs="Tahoma"/>
          <w:sz w:val="20"/>
          <w:szCs w:val="20"/>
        </w:rPr>
        <w:t>{{MINCOD-RETURN}}</w:t>
      </w:r>
      <w:r w:rsidRPr="008F3CED">
        <w:rPr>
          <w:rFonts w:ascii="Calibri" w:hAnsi="Calibri" w:cs="Calibri"/>
          <w:sz w:val="22"/>
          <w:szCs w:val="22"/>
        </w:rPr>
        <w:t xml:space="preserve"> </w:t>
      </w:r>
      <w:r w:rsidRPr="007E160A">
        <w:rPr>
          <w:rFonts w:ascii="Tahoma" w:hAnsi="Tahoma" w:cs="Tahoma"/>
          <w:b/>
          <w:sz w:val="20"/>
        </w:rPr>
        <w:t>VND</w:t>
      </w:r>
      <w:r w:rsidRPr="007E160A">
        <w:rPr>
          <w:rFonts w:ascii="Tahoma" w:hAnsi="Tahoma" w:cs="Tahoma"/>
          <w:sz w:val="20"/>
        </w:rPr>
        <w:t xml:space="preserve"> trong 02 (hai) kỳ chuyển hoàn COD liên tiếp</w:t>
      </w:r>
      <w:r w:rsidRPr="008523DD">
        <w:rPr>
          <w:rFonts w:ascii="Tahoma" w:hAnsi="Tahoma" w:cs="Tahoma"/>
          <w:sz w:val="20"/>
        </w:rPr>
        <w:t>; hoặc</w:t>
      </w:r>
    </w:p>
    <w:p w14:paraId="19EBF57F" w14:textId="77777777" w:rsidR="007E160A" w:rsidRPr="008523DD" w:rsidRDefault="007E160A" w:rsidP="007E160A">
      <w:pPr>
        <w:pStyle w:val="ListParagraph"/>
        <w:widowControl w:val="0"/>
        <w:numPr>
          <w:ilvl w:val="1"/>
          <w:numId w:val="59"/>
        </w:numPr>
        <w:spacing w:before="120" w:after="120" w:line="276" w:lineRule="auto"/>
        <w:ind w:left="1418"/>
        <w:contextualSpacing w:val="0"/>
        <w:jc w:val="both"/>
        <w:rPr>
          <w:rFonts w:ascii="Tahoma" w:hAnsi="Tahoma" w:cs="Tahoma"/>
          <w:sz w:val="20"/>
        </w:rPr>
      </w:pPr>
      <w:r w:rsidRPr="008523DD">
        <w:rPr>
          <w:rFonts w:ascii="Tahoma" w:hAnsi="Tahoma" w:cs="Tahoma"/>
          <w:sz w:val="20"/>
        </w:rPr>
        <w:t>Khách hàng không phát sinh đơn hàng trong vòng 15 (mười lăm) ngày; hoặc</w:t>
      </w:r>
    </w:p>
    <w:p w14:paraId="0C35CFF3" w14:textId="77777777" w:rsidR="007E160A" w:rsidRPr="008523DD" w:rsidRDefault="007E160A" w:rsidP="007E160A">
      <w:pPr>
        <w:pStyle w:val="ListParagraph"/>
        <w:widowControl w:val="0"/>
        <w:numPr>
          <w:ilvl w:val="1"/>
          <w:numId w:val="59"/>
        </w:numPr>
        <w:spacing w:before="120" w:after="120" w:line="276" w:lineRule="auto"/>
        <w:ind w:left="1418"/>
        <w:contextualSpacing w:val="0"/>
        <w:jc w:val="both"/>
        <w:rPr>
          <w:rFonts w:ascii="Tahoma" w:hAnsi="Tahoma" w:cs="Tahoma"/>
          <w:sz w:val="20"/>
        </w:rPr>
      </w:pPr>
      <w:r w:rsidRPr="008523DD">
        <w:rPr>
          <w:rFonts w:ascii="Tahoma" w:hAnsi="Tahoma" w:cs="Tahoma"/>
          <w:sz w:val="20"/>
        </w:rPr>
        <w:t xml:space="preserve">Khách hàng ngừng sử dụng Dịch vụ của GHN. </w:t>
      </w:r>
    </w:p>
    <w:p w14:paraId="07774358" w14:textId="77777777" w:rsidR="007E160A" w:rsidRPr="008523DD" w:rsidRDefault="007E160A" w:rsidP="007E160A">
      <w:pPr>
        <w:widowControl w:val="0"/>
        <w:spacing w:before="120" w:after="120" w:line="276" w:lineRule="auto"/>
        <w:ind w:left="426"/>
        <w:jc w:val="both"/>
        <w:rPr>
          <w:rFonts w:ascii="Tahoma" w:hAnsi="Tahoma" w:cs="Tahoma"/>
          <w:b/>
          <w:sz w:val="20"/>
        </w:rPr>
      </w:pPr>
      <w:r w:rsidRPr="008523DD">
        <w:rPr>
          <w:rFonts w:ascii="Tahoma" w:hAnsi="Tahoma" w:cs="Tahoma"/>
          <w:i/>
          <w:sz w:val="20"/>
        </w:rPr>
        <w:t>Email, thông tin tài khoản ngân hàng của Các Bên được nêu tại Hợp đồng và các phụ lục liên quan</w:t>
      </w:r>
    </w:p>
    <w:p w14:paraId="055F44F0" w14:textId="77777777" w:rsidR="007E160A" w:rsidRDefault="007E160A" w:rsidP="007E160A">
      <w:pPr>
        <w:widowControl w:val="0"/>
        <w:numPr>
          <w:ilvl w:val="0"/>
          <w:numId w:val="5"/>
        </w:numPr>
        <w:spacing w:before="120" w:after="120" w:line="276" w:lineRule="auto"/>
        <w:ind w:left="426" w:hanging="425"/>
        <w:jc w:val="both"/>
        <w:rPr>
          <w:rFonts w:ascii="Tahoma" w:hAnsi="Tahoma" w:cs="Tahoma"/>
          <w:b/>
          <w:sz w:val="20"/>
        </w:rPr>
      </w:pPr>
      <w:r w:rsidRPr="008523DD">
        <w:rPr>
          <w:rFonts w:ascii="Tahoma" w:hAnsi="Tahoma" w:cs="Tahoma"/>
          <w:b/>
          <w:sz w:val="20"/>
        </w:rPr>
        <w:t>Nghĩa vụ của Khách hàng khi Hợp đồng chấm dứt</w:t>
      </w:r>
    </w:p>
    <w:p w14:paraId="32E466FB" w14:textId="77777777" w:rsidR="007E160A" w:rsidRPr="008523DD" w:rsidRDefault="007E160A" w:rsidP="007E160A">
      <w:pPr>
        <w:widowControl w:val="0"/>
        <w:spacing w:before="120" w:after="120" w:line="276" w:lineRule="auto"/>
        <w:ind w:left="426"/>
        <w:jc w:val="both"/>
        <w:rPr>
          <w:rFonts w:ascii="Tahoma" w:hAnsi="Tahoma" w:cs="Tahoma"/>
          <w:b/>
          <w:sz w:val="20"/>
        </w:rPr>
      </w:pPr>
      <w:r w:rsidRPr="008F3CED">
        <w:rPr>
          <w:rFonts w:ascii="Arial" w:hAnsi="Arial" w:cs="Arial"/>
          <w:sz w:val="20"/>
        </w:rPr>
        <w:t>Trường hợp Hợp đồng chấm dứt theo quy định tại Điều khoản Tiêu chuẩn và Khách hàng không còn khoản Tiền thu hộ nào để cấn trừ thì Khách hàng có nghĩa vụ:</w:t>
      </w:r>
    </w:p>
    <w:p w14:paraId="7F4F8312" w14:textId="77777777" w:rsidR="007E160A" w:rsidRPr="002462E0" w:rsidRDefault="007E160A" w:rsidP="007E160A">
      <w:pPr>
        <w:pStyle w:val="ListParagraph"/>
        <w:numPr>
          <w:ilvl w:val="1"/>
          <w:numId w:val="5"/>
        </w:numPr>
        <w:spacing w:before="120" w:after="120" w:line="276" w:lineRule="auto"/>
        <w:ind w:left="1134" w:hanging="567"/>
        <w:contextualSpacing w:val="0"/>
        <w:jc w:val="both"/>
        <w:rPr>
          <w:rFonts w:ascii="Arial" w:eastAsia="Arial" w:hAnsi="Arial" w:cs="Arial"/>
          <w:sz w:val="20"/>
          <w:szCs w:val="20"/>
        </w:rPr>
      </w:pPr>
      <w:r w:rsidRPr="008F3CED">
        <w:rPr>
          <w:rFonts w:ascii="Arial" w:hAnsi="Arial" w:cs="Arial"/>
          <w:sz w:val="20"/>
        </w:rPr>
        <w:t xml:space="preserve">Thanh toán Cước phí Dịch vụ và các khoản nợ còn thiếu khác trong vòng 03 (ba) ngày làm việc kể từ ngày GHN gửi </w:t>
      </w:r>
      <w:r w:rsidRPr="002462E0">
        <w:rPr>
          <w:rFonts w:ascii="Arial" w:eastAsia="Arial" w:hAnsi="Arial" w:cs="Arial"/>
          <w:sz w:val="20"/>
          <w:szCs w:val="20"/>
        </w:rPr>
        <w:t>thông</w:t>
      </w:r>
      <w:r w:rsidRPr="008F3CED">
        <w:rPr>
          <w:rFonts w:ascii="Arial" w:hAnsi="Arial" w:cs="Arial"/>
          <w:sz w:val="20"/>
        </w:rPr>
        <w:t xml:space="preserve"> báo. </w:t>
      </w:r>
    </w:p>
    <w:p w14:paraId="28644C37" w14:textId="64DBA08A" w:rsidR="007E160A" w:rsidRPr="008E621A" w:rsidRDefault="007E160A" w:rsidP="007E160A">
      <w:pPr>
        <w:pStyle w:val="ListParagraph"/>
        <w:numPr>
          <w:ilvl w:val="1"/>
          <w:numId w:val="5"/>
        </w:numPr>
        <w:spacing w:before="120" w:after="120" w:line="276" w:lineRule="auto"/>
        <w:ind w:left="1134" w:hanging="567"/>
        <w:contextualSpacing w:val="0"/>
        <w:jc w:val="both"/>
        <w:rPr>
          <w:rFonts w:ascii="Arial" w:eastAsia="Arial" w:hAnsi="Arial" w:cs="Arial"/>
          <w:sz w:val="20"/>
          <w:szCs w:val="20"/>
        </w:rPr>
      </w:pPr>
      <w:r w:rsidRPr="008E621A">
        <w:rPr>
          <w:rFonts w:ascii="Arial" w:eastAsia="Arial" w:hAnsi="Arial" w:cs="Arial"/>
          <w:sz w:val="20"/>
          <w:szCs w:val="20"/>
        </w:rPr>
        <w:t>Trường hợp Khách hàng vi phạm thời gian thanh toán trên, thì Khách hàng phải thanh toán thêm tiền lãi phát sinh, với mức lãi suất chậm thanh toán là 0,</w:t>
      </w:r>
      <w:r w:rsidR="00997026">
        <w:rPr>
          <w:rFonts w:ascii="Arial" w:eastAsia="Arial" w:hAnsi="Arial" w:cs="Arial"/>
          <w:sz w:val="20"/>
          <w:szCs w:val="20"/>
        </w:rPr>
        <w:t>05</w:t>
      </w:r>
      <w:r w:rsidRPr="008E621A">
        <w:rPr>
          <w:rFonts w:ascii="Arial" w:eastAsia="Arial" w:hAnsi="Arial" w:cs="Arial"/>
          <w:sz w:val="20"/>
          <w:szCs w:val="20"/>
        </w:rPr>
        <w:t>%/công nợ/ngày chậm thanh toán, đồng thời Khách hàng phải bồi thường toàn bộ thiệt hại phát sinh cho GHN.</w:t>
      </w:r>
    </w:p>
    <w:p w14:paraId="2120D7B7" w14:textId="5B896280" w:rsidR="00EC2DE8" w:rsidRPr="008F3CED" w:rsidRDefault="007E160A" w:rsidP="00EC6CF7">
      <w:pPr>
        <w:pStyle w:val="ListParagraph"/>
        <w:spacing w:before="120" w:after="120" w:line="276" w:lineRule="auto"/>
        <w:ind w:left="1134"/>
        <w:contextualSpacing w:val="0"/>
        <w:jc w:val="both"/>
        <w:rPr>
          <w:rFonts w:ascii="Arial" w:eastAsia="Arial" w:hAnsi="Arial" w:cs="Arial"/>
          <w:sz w:val="20"/>
          <w:szCs w:val="20"/>
        </w:rPr>
      </w:pPr>
      <w:r w:rsidRPr="00B14D5B">
        <w:rPr>
          <w:rFonts w:ascii="Arial" w:eastAsia="Arial" w:hAnsi="Arial" w:cs="Arial"/>
          <w:sz w:val="20"/>
          <w:szCs w:val="20"/>
        </w:rPr>
        <w:t>Thời điểm bắt đầu tính tiền lãi: ngày tiếp theo kể từ ngày đến hạn thanh toán.</w:t>
      </w:r>
    </w:p>
    <w:p w14:paraId="08D95F73" w14:textId="77777777" w:rsidR="007E160A" w:rsidRPr="00473919" w:rsidRDefault="007E160A" w:rsidP="007E160A">
      <w:pPr>
        <w:widowControl w:val="0"/>
        <w:numPr>
          <w:ilvl w:val="0"/>
          <w:numId w:val="5"/>
        </w:numPr>
        <w:spacing w:before="120" w:after="120" w:line="276" w:lineRule="auto"/>
        <w:ind w:left="426" w:hanging="425"/>
        <w:jc w:val="both"/>
        <w:rPr>
          <w:rFonts w:ascii="Tahoma" w:hAnsi="Tahoma" w:cs="Tahoma"/>
          <w:b/>
          <w:sz w:val="20"/>
        </w:rPr>
      </w:pPr>
      <w:r w:rsidRPr="00473919">
        <w:rPr>
          <w:rFonts w:ascii="Tahoma" w:hAnsi="Tahoma" w:cs="Tahoma"/>
          <w:b/>
          <w:sz w:val="20"/>
        </w:rPr>
        <w:t>Quy định về xuất Hóa đơn:</w:t>
      </w:r>
    </w:p>
    <w:p w14:paraId="162F7301" w14:textId="546A0AD7" w:rsidR="007E160A" w:rsidRDefault="007E160A" w:rsidP="000C6B1B">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
      <w:proofErr w:type="spellStart"/>
      <w:r w:rsidRPr="00473919">
        <w:rPr>
          <w:rFonts w:ascii="Tahoma" w:hAnsi="Tahoma" w:cs="Tahoma"/>
          <w:color w:val="auto"/>
          <w:sz w:val="20"/>
          <w:szCs w:val="20"/>
          <w:lang w:val="it-IT"/>
        </w:rPr>
        <w:t>Trường</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hợp</w:t>
      </w:r>
      <w:proofErr w:type="spellEnd"/>
      <w:r w:rsidRPr="00473919">
        <w:rPr>
          <w:rFonts w:ascii="Tahoma" w:hAnsi="Tahoma" w:cs="Tahoma"/>
          <w:color w:val="auto"/>
          <w:sz w:val="20"/>
          <w:szCs w:val="20"/>
          <w:lang w:val="it-IT"/>
        </w:rPr>
        <w:t xml:space="preserve"> </w:t>
      </w:r>
      <w:r w:rsidR="00732141" w:rsidRPr="00732141">
        <w:rPr>
          <w:rFonts w:ascii="Tahoma" w:hAnsi="Tahoma" w:cs="Tahoma"/>
          <w:color w:val="auto"/>
          <w:sz w:val="20"/>
          <w:szCs w:val="20"/>
        </w:rPr>
        <w:t xml:space="preserve">Khách hàng có nhu cầu nhận Hóa đơn, Khách hàng phải thông báo cho GHN kể </w:t>
      </w:r>
      <w:r w:rsidR="00732141" w:rsidRPr="003249C8">
        <w:rPr>
          <w:rFonts w:ascii="Tahoma" w:hAnsi="Tahoma" w:cs="Tahoma"/>
          <w:b/>
          <w:bCs/>
          <w:color w:val="auto"/>
          <w:sz w:val="20"/>
          <w:szCs w:val="20"/>
        </w:rPr>
        <w:t>từ ngày ký Hợp đồng</w:t>
      </w:r>
      <w:r w:rsidR="00732141" w:rsidRPr="00732141">
        <w:rPr>
          <w:rFonts w:ascii="Tahoma" w:hAnsi="Tahoma" w:cs="Tahoma"/>
          <w:color w:val="auto"/>
          <w:sz w:val="20"/>
          <w:szCs w:val="20"/>
        </w:rPr>
        <w:t xml:space="preserve">. GHN sẽ thực hiện xuất Hóa đơn trong suốt thời gian thực hiện Hợp đồng và chỉ xuất Hóa đơn đối với các Đơn hàng phát sinh </w:t>
      </w:r>
      <w:r w:rsidR="00732141" w:rsidRPr="00732141">
        <w:rPr>
          <w:rFonts w:ascii="Tahoma" w:hAnsi="Tahoma" w:cs="Tahoma"/>
          <w:b/>
          <w:bCs/>
          <w:color w:val="auto"/>
          <w:sz w:val="20"/>
          <w:szCs w:val="20"/>
        </w:rPr>
        <w:t>từ ngày T+1</w:t>
      </w:r>
      <w:r w:rsidR="00732141" w:rsidRPr="00732141">
        <w:rPr>
          <w:rFonts w:ascii="Tahoma" w:hAnsi="Tahoma" w:cs="Tahoma"/>
          <w:color w:val="auto"/>
          <w:sz w:val="20"/>
          <w:szCs w:val="20"/>
        </w:rPr>
        <w:t xml:space="preserve">, trong đó </w:t>
      </w:r>
      <w:r w:rsidR="00732141" w:rsidRPr="00732141">
        <w:rPr>
          <w:rFonts w:ascii="Tahoma" w:hAnsi="Tahoma" w:cs="Tahoma"/>
          <w:b/>
          <w:bCs/>
          <w:color w:val="auto"/>
          <w:sz w:val="20"/>
          <w:szCs w:val="20"/>
        </w:rPr>
        <w:t>T</w:t>
      </w:r>
      <w:r w:rsidR="00732141" w:rsidRPr="00732141">
        <w:rPr>
          <w:rFonts w:ascii="Tahoma" w:hAnsi="Tahoma" w:cs="Tahoma"/>
          <w:color w:val="auto"/>
          <w:sz w:val="20"/>
          <w:szCs w:val="20"/>
        </w:rPr>
        <w:t xml:space="preserve"> là ngày GHN nhận được đầy đủ thông tin đăng ký xuất Hóa đơn của Khách hàng.</w:t>
      </w:r>
      <w:r w:rsidR="000C6B1B">
        <w:rPr>
          <w:rFonts w:ascii="Tahoma" w:hAnsi="Tahoma" w:cs="Tahoma"/>
          <w:color w:val="auto"/>
          <w:sz w:val="20"/>
          <w:szCs w:val="20"/>
        </w:rPr>
        <w:t xml:space="preserve"> </w:t>
      </w:r>
      <w:ins w:id="0" w:author="Trinh Nguyen" w:date="2025-12-17T16:41:00Z" w16du:dateUtc="2025-12-17T09:41:00Z">
        <w:r w:rsidR="000C6B1B">
          <w:rPr>
            <w:rFonts w:ascii="Tahoma" w:hAnsi="Tahoma" w:cs="Tahoma"/>
            <w:color w:val="auto"/>
            <w:sz w:val="20"/>
            <w:szCs w:val="20"/>
          </w:rPr>
          <w:t>Tùy vào nhu cầu của Khách hàng, Khách hàng có thể đánh dấu “X” để lựa chọn một trong hai nội dung dưới đây:</w:t>
        </w:r>
      </w:ins>
    </w:p>
    <w:p w14:paraId="584EC3F9" w14:textId="76BBDDC3" w:rsidR="00CD4B5F" w:rsidRPr="003249C8" w:rsidRDefault="00732141" w:rsidP="000C6B1B">
      <w:pPr>
        <w:spacing w:before="120" w:after="120" w:line="276" w:lineRule="auto"/>
        <w:ind w:left="993"/>
        <w:jc w:val="both"/>
        <w:rPr>
          <w:rFonts w:ascii="Tahoma" w:hAnsi="Tahoma" w:cs="Tahoma"/>
          <w:color w:val="auto"/>
          <w:sz w:val="20"/>
          <w:szCs w:val="20"/>
          <w:lang w:val="it-IT"/>
        </w:rPr>
      </w:pPr>
      <w:r>
        <w:rPr>
          <w:rFonts w:ascii="Tahoma" w:hAnsi="Tahoma" w:cs="Tahoma"/>
          <w:color w:val="auto"/>
          <w:sz w:val="20"/>
          <w:szCs w:val="20"/>
          <w:lang w:val="it-IT"/>
        </w:rPr>
        <w:sym w:font="Wingdings" w:char="F0A8"/>
      </w:r>
      <w:r>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Trường</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hợp</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Khách</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hàng</w:t>
      </w:r>
      <w:proofErr w:type="spellEnd"/>
      <w:r w:rsidRPr="00732141">
        <w:rPr>
          <w:rFonts w:ascii="Tahoma" w:hAnsi="Tahoma" w:cs="Tahoma"/>
          <w:color w:val="auto"/>
          <w:sz w:val="20"/>
          <w:szCs w:val="20"/>
          <w:lang w:val="it-IT"/>
        </w:rPr>
        <w:t xml:space="preserve"> </w:t>
      </w:r>
      <w:proofErr w:type="spellStart"/>
      <w:r w:rsidRPr="005A1C31">
        <w:rPr>
          <w:rFonts w:ascii="Tahoma" w:hAnsi="Tahoma" w:cs="Tahoma"/>
          <w:color w:val="auto"/>
          <w:sz w:val="20"/>
          <w:szCs w:val="20"/>
          <w:lang w:val="it-IT"/>
          <w:rPrChange w:id="1" w:author="Trinh Nguyen" w:date="2025-12-17T17:11:00Z" w16du:dateUtc="2025-12-17T10:11:00Z">
            <w:rPr>
              <w:rFonts w:ascii="Tahoma" w:hAnsi="Tahoma" w:cs="Tahoma"/>
              <w:b/>
              <w:bCs/>
              <w:color w:val="auto"/>
              <w:sz w:val="20"/>
              <w:szCs w:val="20"/>
              <w:lang w:val="it-IT"/>
            </w:rPr>
          </w:rPrChange>
        </w:rPr>
        <w:t>yêu</w:t>
      </w:r>
      <w:proofErr w:type="spellEnd"/>
      <w:r w:rsidRPr="005A1C31">
        <w:rPr>
          <w:rFonts w:ascii="Tahoma" w:hAnsi="Tahoma" w:cs="Tahoma"/>
          <w:color w:val="auto"/>
          <w:sz w:val="20"/>
          <w:szCs w:val="20"/>
          <w:lang w:val="it-IT"/>
          <w:rPrChange w:id="2" w:author="Trinh Nguyen" w:date="2025-12-17T17:11:00Z" w16du:dateUtc="2025-12-17T10:11:00Z">
            <w:rPr>
              <w:rFonts w:ascii="Tahoma" w:hAnsi="Tahoma" w:cs="Tahoma"/>
              <w:b/>
              <w:bCs/>
              <w:color w:val="auto"/>
              <w:sz w:val="20"/>
              <w:szCs w:val="20"/>
              <w:lang w:val="it-IT"/>
            </w:rPr>
          </w:rPrChange>
        </w:rPr>
        <w:t xml:space="preserve"> </w:t>
      </w:r>
      <w:proofErr w:type="spellStart"/>
      <w:r w:rsidRPr="005A1C31">
        <w:rPr>
          <w:rFonts w:ascii="Tahoma" w:hAnsi="Tahoma" w:cs="Tahoma"/>
          <w:color w:val="auto"/>
          <w:sz w:val="20"/>
          <w:szCs w:val="20"/>
          <w:lang w:val="it-IT"/>
          <w:rPrChange w:id="3" w:author="Trinh Nguyen" w:date="2025-12-17T17:11:00Z" w16du:dateUtc="2025-12-17T10:11:00Z">
            <w:rPr>
              <w:rFonts w:ascii="Tahoma" w:hAnsi="Tahoma" w:cs="Tahoma"/>
              <w:b/>
              <w:bCs/>
              <w:color w:val="auto"/>
              <w:sz w:val="20"/>
              <w:szCs w:val="20"/>
              <w:lang w:val="it-IT"/>
            </w:rPr>
          </w:rPrChange>
        </w:rPr>
        <w:t>cầu</w:t>
      </w:r>
      <w:proofErr w:type="spellEnd"/>
      <w:r w:rsidRPr="005A1C31">
        <w:rPr>
          <w:rFonts w:ascii="Tahoma" w:hAnsi="Tahoma" w:cs="Tahoma"/>
          <w:color w:val="auto"/>
          <w:sz w:val="20"/>
          <w:szCs w:val="20"/>
          <w:lang w:val="it-IT"/>
          <w:rPrChange w:id="4" w:author="Trinh Nguyen" w:date="2025-12-17T17:11:00Z" w16du:dateUtc="2025-12-17T10:11:00Z">
            <w:rPr>
              <w:rFonts w:ascii="Tahoma" w:hAnsi="Tahoma" w:cs="Tahoma"/>
              <w:b/>
              <w:bCs/>
              <w:color w:val="auto"/>
              <w:sz w:val="20"/>
              <w:szCs w:val="20"/>
              <w:lang w:val="it-IT"/>
            </w:rPr>
          </w:rPrChange>
        </w:rPr>
        <w:t xml:space="preserve"> </w:t>
      </w:r>
      <w:proofErr w:type="spellStart"/>
      <w:r w:rsidRPr="005A1C31">
        <w:rPr>
          <w:rFonts w:ascii="Tahoma" w:hAnsi="Tahoma" w:cs="Tahoma"/>
          <w:color w:val="auto"/>
          <w:sz w:val="20"/>
          <w:szCs w:val="20"/>
          <w:lang w:val="it-IT"/>
          <w:rPrChange w:id="5" w:author="Trinh Nguyen" w:date="2025-12-17T17:11:00Z" w16du:dateUtc="2025-12-17T10:11:00Z">
            <w:rPr>
              <w:rFonts w:ascii="Tahoma" w:hAnsi="Tahoma" w:cs="Tahoma"/>
              <w:b/>
              <w:bCs/>
              <w:color w:val="auto"/>
              <w:sz w:val="20"/>
              <w:szCs w:val="20"/>
              <w:lang w:val="it-IT"/>
            </w:rPr>
          </w:rPrChange>
        </w:rPr>
        <w:t>xuất</w:t>
      </w:r>
      <w:proofErr w:type="spellEnd"/>
      <w:r w:rsidRPr="005A1C31">
        <w:rPr>
          <w:rFonts w:ascii="Tahoma" w:hAnsi="Tahoma" w:cs="Tahoma"/>
          <w:color w:val="auto"/>
          <w:sz w:val="20"/>
          <w:szCs w:val="20"/>
          <w:lang w:val="it-IT"/>
          <w:rPrChange w:id="6" w:author="Trinh Nguyen" w:date="2025-12-17T17:11:00Z" w16du:dateUtc="2025-12-17T10:11:00Z">
            <w:rPr>
              <w:rFonts w:ascii="Tahoma" w:hAnsi="Tahoma" w:cs="Tahoma"/>
              <w:b/>
              <w:bCs/>
              <w:color w:val="auto"/>
              <w:sz w:val="20"/>
              <w:szCs w:val="20"/>
              <w:lang w:val="it-IT"/>
            </w:rPr>
          </w:rPrChange>
        </w:rPr>
        <w:t xml:space="preserve"> </w:t>
      </w:r>
      <w:proofErr w:type="spellStart"/>
      <w:r w:rsidRPr="005A1C31">
        <w:rPr>
          <w:rFonts w:ascii="Tahoma" w:hAnsi="Tahoma" w:cs="Tahoma"/>
          <w:color w:val="auto"/>
          <w:sz w:val="20"/>
          <w:szCs w:val="20"/>
          <w:lang w:val="it-IT"/>
          <w:rPrChange w:id="7" w:author="Trinh Nguyen" w:date="2025-12-17T17:11:00Z" w16du:dateUtc="2025-12-17T10:11:00Z">
            <w:rPr>
              <w:rFonts w:ascii="Tahoma" w:hAnsi="Tahoma" w:cs="Tahoma"/>
              <w:b/>
              <w:bCs/>
              <w:color w:val="auto"/>
              <w:sz w:val="20"/>
              <w:szCs w:val="20"/>
              <w:lang w:val="it-IT"/>
            </w:rPr>
          </w:rPrChange>
        </w:rPr>
        <w:t>một</w:t>
      </w:r>
      <w:proofErr w:type="spellEnd"/>
      <w:r w:rsidRPr="005A1C31">
        <w:rPr>
          <w:rFonts w:ascii="Tahoma" w:hAnsi="Tahoma" w:cs="Tahoma"/>
          <w:color w:val="auto"/>
          <w:sz w:val="20"/>
          <w:szCs w:val="20"/>
          <w:lang w:val="it-IT"/>
          <w:rPrChange w:id="8" w:author="Trinh Nguyen" w:date="2025-12-17T17:11:00Z" w16du:dateUtc="2025-12-17T10:11:00Z">
            <w:rPr>
              <w:rFonts w:ascii="Tahoma" w:hAnsi="Tahoma" w:cs="Tahoma"/>
              <w:b/>
              <w:bCs/>
              <w:color w:val="auto"/>
              <w:sz w:val="20"/>
              <w:szCs w:val="20"/>
              <w:lang w:val="it-IT"/>
            </w:rPr>
          </w:rPrChange>
        </w:rPr>
        <w:t xml:space="preserve"> (01) </w:t>
      </w:r>
      <w:proofErr w:type="spellStart"/>
      <w:r w:rsidRPr="005A1C31">
        <w:rPr>
          <w:rFonts w:ascii="Tahoma" w:hAnsi="Tahoma" w:cs="Tahoma"/>
          <w:color w:val="auto"/>
          <w:sz w:val="20"/>
          <w:szCs w:val="20"/>
          <w:lang w:val="it-IT"/>
          <w:rPrChange w:id="9" w:author="Trinh Nguyen" w:date="2025-12-17T17:11:00Z" w16du:dateUtc="2025-12-17T10:11:00Z">
            <w:rPr>
              <w:rFonts w:ascii="Tahoma" w:hAnsi="Tahoma" w:cs="Tahoma"/>
              <w:b/>
              <w:bCs/>
              <w:color w:val="auto"/>
              <w:sz w:val="20"/>
              <w:szCs w:val="20"/>
              <w:lang w:val="it-IT"/>
            </w:rPr>
          </w:rPrChange>
        </w:rPr>
        <w:t>Hóa</w:t>
      </w:r>
      <w:proofErr w:type="spellEnd"/>
      <w:r w:rsidRPr="005A1C31">
        <w:rPr>
          <w:rFonts w:ascii="Tahoma" w:hAnsi="Tahoma" w:cs="Tahoma"/>
          <w:color w:val="auto"/>
          <w:sz w:val="20"/>
          <w:szCs w:val="20"/>
          <w:lang w:val="it-IT"/>
          <w:rPrChange w:id="10" w:author="Trinh Nguyen" w:date="2025-12-17T17:11:00Z" w16du:dateUtc="2025-12-17T10:11:00Z">
            <w:rPr>
              <w:rFonts w:ascii="Tahoma" w:hAnsi="Tahoma" w:cs="Tahoma"/>
              <w:b/>
              <w:bCs/>
              <w:color w:val="auto"/>
              <w:sz w:val="20"/>
              <w:szCs w:val="20"/>
              <w:lang w:val="it-IT"/>
            </w:rPr>
          </w:rPrChange>
        </w:rPr>
        <w:t xml:space="preserve"> </w:t>
      </w:r>
      <w:proofErr w:type="spellStart"/>
      <w:r w:rsidRPr="005A1C31">
        <w:rPr>
          <w:rFonts w:ascii="Tahoma" w:hAnsi="Tahoma" w:cs="Tahoma"/>
          <w:color w:val="auto"/>
          <w:sz w:val="20"/>
          <w:szCs w:val="20"/>
          <w:lang w:val="it-IT"/>
          <w:rPrChange w:id="11" w:author="Trinh Nguyen" w:date="2025-12-17T17:11:00Z" w16du:dateUtc="2025-12-17T10:11:00Z">
            <w:rPr>
              <w:rFonts w:ascii="Tahoma" w:hAnsi="Tahoma" w:cs="Tahoma"/>
              <w:b/>
              <w:bCs/>
              <w:color w:val="auto"/>
              <w:sz w:val="20"/>
              <w:szCs w:val="20"/>
              <w:lang w:val="it-IT"/>
            </w:rPr>
          </w:rPrChange>
        </w:rPr>
        <w:t>đơn</w:t>
      </w:r>
      <w:proofErr w:type="spellEnd"/>
      <w:r w:rsidRPr="005A1C31">
        <w:rPr>
          <w:rFonts w:ascii="Tahoma" w:hAnsi="Tahoma" w:cs="Tahoma"/>
          <w:color w:val="auto"/>
          <w:sz w:val="20"/>
          <w:szCs w:val="20"/>
          <w:lang w:val="it-IT"/>
          <w:rPrChange w:id="12" w:author="Trinh Nguyen" w:date="2025-12-17T17:11:00Z" w16du:dateUtc="2025-12-17T10:11:00Z">
            <w:rPr>
              <w:rFonts w:ascii="Tahoma" w:hAnsi="Tahoma" w:cs="Tahoma"/>
              <w:b/>
              <w:bCs/>
              <w:color w:val="auto"/>
              <w:sz w:val="20"/>
              <w:szCs w:val="20"/>
              <w:lang w:val="it-IT"/>
            </w:rPr>
          </w:rPrChange>
        </w:rPr>
        <w:t xml:space="preserve"> </w:t>
      </w:r>
      <w:proofErr w:type="spellStart"/>
      <w:ins w:id="13" w:author="Trinh Nguyen" w:date="2025-12-17T17:11:00Z" w16du:dateUtc="2025-12-17T10:11:00Z">
        <w:r w:rsidR="005A1C31" w:rsidRPr="005A1C31">
          <w:rPr>
            <w:rFonts w:ascii="Tahoma" w:hAnsi="Tahoma" w:cs="Tahoma"/>
            <w:color w:val="auto"/>
            <w:sz w:val="20"/>
            <w:szCs w:val="20"/>
            <w:lang w:val="it-IT"/>
            <w:rPrChange w:id="14" w:author="Trinh Nguyen" w:date="2025-12-17T17:11:00Z" w16du:dateUtc="2025-12-17T10:11:00Z">
              <w:rPr>
                <w:rFonts w:ascii="Tahoma" w:hAnsi="Tahoma" w:cs="Tahoma"/>
                <w:b/>
                <w:bCs/>
                <w:color w:val="auto"/>
                <w:sz w:val="20"/>
                <w:szCs w:val="20"/>
                <w:lang w:val="it-IT"/>
              </w:rPr>
            </w:rPrChange>
          </w:rPr>
          <w:t>tổng</w:t>
        </w:r>
        <w:proofErr w:type="spellEnd"/>
        <w:r w:rsidR="005A1C31">
          <w:rPr>
            <w:rFonts w:ascii="Tahoma" w:hAnsi="Tahoma" w:cs="Tahoma"/>
            <w:b/>
            <w:bCs/>
            <w:color w:val="auto"/>
            <w:sz w:val="20"/>
            <w:szCs w:val="20"/>
          </w:rPr>
          <w:t xml:space="preserve"> </w:t>
        </w:r>
      </w:ins>
      <w:del w:id="15" w:author="Trinh Nguyen" w:date="2025-12-17T17:11:00Z" w16du:dateUtc="2025-12-17T10:11:00Z">
        <w:r w:rsidRPr="003249C8" w:rsidDel="005A1C31">
          <w:rPr>
            <w:rFonts w:ascii="Tahoma" w:hAnsi="Tahoma" w:cs="Tahoma"/>
            <w:b/>
            <w:bCs/>
            <w:color w:val="auto"/>
            <w:sz w:val="20"/>
            <w:szCs w:val="20"/>
            <w:lang w:val="it-IT"/>
          </w:rPr>
          <w:delText>duy nhất</w:delText>
        </w:r>
        <w:r w:rsidRPr="00732141" w:rsidDel="005A1C31">
          <w:rPr>
            <w:rFonts w:ascii="Tahoma" w:hAnsi="Tahoma" w:cs="Tahoma"/>
            <w:color w:val="auto"/>
            <w:sz w:val="20"/>
            <w:szCs w:val="20"/>
            <w:lang w:val="it-IT"/>
          </w:rPr>
          <w:delText xml:space="preserve"> </w:delText>
        </w:r>
      </w:del>
      <w:proofErr w:type="spellStart"/>
      <w:r w:rsidRPr="00732141">
        <w:rPr>
          <w:rFonts w:ascii="Tahoma" w:hAnsi="Tahoma" w:cs="Tahoma"/>
          <w:color w:val="auto"/>
          <w:sz w:val="20"/>
          <w:szCs w:val="20"/>
          <w:lang w:val="it-IT"/>
        </w:rPr>
        <w:t>cho</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toàn</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bộ</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các</w:t>
      </w:r>
      <w:proofErr w:type="spellEnd"/>
      <w:r w:rsidRPr="00732141">
        <w:rPr>
          <w:rFonts w:ascii="Tahoma" w:hAnsi="Tahoma" w:cs="Tahoma"/>
          <w:color w:val="auto"/>
          <w:sz w:val="20"/>
          <w:szCs w:val="20"/>
          <w:lang w:val="it-IT"/>
        </w:rPr>
        <w:t xml:space="preserve"> </w:t>
      </w:r>
      <w:proofErr w:type="spellStart"/>
      <w:r w:rsidRPr="005A1C31">
        <w:rPr>
          <w:rFonts w:ascii="Tahoma" w:hAnsi="Tahoma" w:cs="Tahoma"/>
          <w:color w:val="auto"/>
          <w:sz w:val="20"/>
          <w:szCs w:val="20"/>
          <w:lang w:val="it-IT"/>
          <w:rPrChange w:id="16" w:author="Trinh Nguyen" w:date="2025-12-17T17:11:00Z" w16du:dateUtc="2025-12-17T10:11:00Z">
            <w:rPr>
              <w:rFonts w:ascii="Tahoma" w:hAnsi="Tahoma" w:cs="Tahoma"/>
              <w:b/>
              <w:bCs/>
              <w:color w:val="auto"/>
              <w:sz w:val="20"/>
              <w:szCs w:val="20"/>
              <w:lang w:val="it-IT"/>
            </w:rPr>
          </w:rPrChange>
        </w:rPr>
        <w:t>Đơn</w:t>
      </w:r>
      <w:proofErr w:type="spellEnd"/>
      <w:r w:rsidRPr="005A1C31">
        <w:rPr>
          <w:rFonts w:ascii="Tahoma" w:hAnsi="Tahoma" w:cs="Tahoma"/>
          <w:color w:val="auto"/>
          <w:sz w:val="20"/>
          <w:szCs w:val="20"/>
          <w:lang w:val="it-IT"/>
          <w:rPrChange w:id="17" w:author="Trinh Nguyen" w:date="2025-12-17T17:11:00Z" w16du:dateUtc="2025-12-17T10:11:00Z">
            <w:rPr>
              <w:rFonts w:ascii="Tahoma" w:hAnsi="Tahoma" w:cs="Tahoma"/>
              <w:b/>
              <w:bCs/>
              <w:color w:val="auto"/>
              <w:sz w:val="20"/>
              <w:szCs w:val="20"/>
              <w:lang w:val="it-IT"/>
            </w:rPr>
          </w:rPrChange>
        </w:rPr>
        <w:t xml:space="preserve"> </w:t>
      </w:r>
      <w:proofErr w:type="spellStart"/>
      <w:r w:rsidRPr="005A1C31">
        <w:rPr>
          <w:rFonts w:ascii="Tahoma" w:hAnsi="Tahoma" w:cs="Tahoma"/>
          <w:color w:val="auto"/>
          <w:sz w:val="20"/>
          <w:szCs w:val="20"/>
          <w:lang w:val="it-IT"/>
          <w:rPrChange w:id="18" w:author="Trinh Nguyen" w:date="2025-12-17T17:11:00Z" w16du:dateUtc="2025-12-17T10:11:00Z">
            <w:rPr>
              <w:rFonts w:ascii="Tahoma" w:hAnsi="Tahoma" w:cs="Tahoma"/>
              <w:b/>
              <w:bCs/>
              <w:color w:val="auto"/>
              <w:sz w:val="20"/>
              <w:szCs w:val="20"/>
              <w:lang w:val="it-IT"/>
            </w:rPr>
          </w:rPrChange>
        </w:rPr>
        <w:t>hàng</w:t>
      </w:r>
      <w:proofErr w:type="spellEnd"/>
      <w:del w:id="19" w:author="Trinh Nguyen" w:date="2025-12-17T17:11:00Z" w16du:dateUtc="2025-12-17T10:11:00Z">
        <w:r w:rsidRPr="005A1C31" w:rsidDel="005A1C31">
          <w:rPr>
            <w:rFonts w:ascii="Tahoma" w:hAnsi="Tahoma" w:cs="Tahoma"/>
            <w:color w:val="auto"/>
            <w:sz w:val="20"/>
            <w:szCs w:val="20"/>
            <w:lang w:val="it-IT"/>
            <w:rPrChange w:id="20" w:author="Trinh Nguyen" w:date="2025-12-17T17:11:00Z" w16du:dateUtc="2025-12-17T10:11:00Z">
              <w:rPr>
                <w:rFonts w:ascii="Tahoma" w:hAnsi="Tahoma" w:cs="Tahoma"/>
                <w:b/>
                <w:bCs/>
                <w:color w:val="auto"/>
                <w:sz w:val="20"/>
                <w:szCs w:val="20"/>
                <w:lang w:val="it-IT"/>
              </w:rPr>
            </w:rPrChange>
          </w:rPr>
          <w:delText xml:space="preserve"> </w:delText>
        </w:r>
      </w:del>
      <w:ins w:id="21" w:author="Trinh Nguyen" w:date="2025-12-17T17:11:00Z" w16du:dateUtc="2025-12-17T10:11:00Z">
        <w:r w:rsidR="005A1C31">
          <w:rPr>
            <w:rFonts w:ascii="Tahoma" w:hAnsi="Tahoma" w:cs="Tahoma"/>
            <w:color w:val="auto"/>
            <w:sz w:val="20"/>
            <w:szCs w:val="20"/>
          </w:rPr>
          <w:t xml:space="preserve"> phát sinh trong tháng</w:t>
        </w:r>
      </w:ins>
      <w:del w:id="22" w:author="Trinh Nguyen" w:date="2025-12-17T17:11:00Z" w16du:dateUtc="2025-12-17T10:11:00Z">
        <w:r w:rsidRPr="005A1C31" w:rsidDel="005A1C31">
          <w:rPr>
            <w:rFonts w:ascii="Tahoma" w:hAnsi="Tahoma" w:cs="Tahoma"/>
            <w:color w:val="auto"/>
            <w:sz w:val="20"/>
            <w:szCs w:val="20"/>
            <w:lang w:val="it-IT"/>
            <w:rPrChange w:id="23" w:author="Trinh Nguyen" w:date="2025-12-17T17:11:00Z" w16du:dateUtc="2025-12-17T10:11:00Z">
              <w:rPr>
                <w:rFonts w:ascii="Tahoma" w:hAnsi="Tahoma" w:cs="Tahoma"/>
                <w:b/>
                <w:bCs/>
                <w:color w:val="auto"/>
                <w:sz w:val="20"/>
                <w:szCs w:val="20"/>
                <w:lang w:val="it-IT"/>
              </w:rPr>
            </w:rPrChange>
          </w:rPr>
          <w:delText>giao/trả thành công</w:delText>
        </w:r>
      </w:del>
      <w:ins w:id="24" w:author="Trinh Nguyen" w:date="2025-12-17T17:04:00Z" w16du:dateUtc="2025-12-17T10:04:00Z">
        <w:r w:rsidR="00C57716" w:rsidRPr="005A1C31">
          <w:rPr>
            <w:rFonts w:ascii="Tahoma" w:hAnsi="Tahoma" w:cs="Tahoma"/>
            <w:color w:val="auto"/>
            <w:sz w:val="20"/>
            <w:szCs w:val="20"/>
            <w:rPrChange w:id="25" w:author="Trinh Nguyen" w:date="2025-12-17T17:11:00Z" w16du:dateUtc="2025-12-17T10:11:00Z">
              <w:rPr>
                <w:rFonts w:ascii="Tahoma" w:hAnsi="Tahoma" w:cs="Tahoma"/>
                <w:b/>
                <w:bCs/>
                <w:color w:val="auto"/>
                <w:sz w:val="20"/>
                <w:szCs w:val="20"/>
              </w:rPr>
            </w:rPrChange>
          </w:rPr>
          <w:t xml:space="preserve">: </w:t>
        </w:r>
        <w:r w:rsidR="00C57716" w:rsidRPr="00C57716">
          <w:rPr>
            <w:rFonts w:ascii="Tahoma" w:hAnsi="Tahoma" w:cs="Tahoma"/>
            <w:color w:val="auto"/>
            <w:sz w:val="20"/>
            <w:szCs w:val="20"/>
            <w:rPrChange w:id="26" w:author="Trinh Nguyen" w:date="2025-12-17T17:05:00Z" w16du:dateUtc="2025-12-17T10:05:00Z">
              <w:rPr>
                <w:rFonts w:ascii="Tahoma" w:hAnsi="Tahoma" w:cs="Tahoma"/>
                <w:b/>
                <w:bCs/>
                <w:color w:val="auto"/>
                <w:sz w:val="20"/>
                <w:szCs w:val="20"/>
              </w:rPr>
            </w:rPrChange>
          </w:rPr>
          <w:t xml:space="preserve">GHN sẽ xuất hóa đơn </w:t>
        </w:r>
      </w:ins>
      <w:ins w:id="27" w:author="Trinh Nguyen" w:date="2025-12-17T17:12:00Z" w16du:dateUtc="2025-12-17T10:12:00Z">
        <w:r w:rsidR="005A1C31">
          <w:rPr>
            <w:rFonts w:ascii="Tahoma" w:hAnsi="Tahoma" w:cs="Tahoma"/>
            <w:color w:val="auto"/>
            <w:sz w:val="20"/>
            <w:szCs w:val="20"/>
          </w:rPr>
          <w:t xml:space="preserve">cho Khách Hàng </w:t>
        </w:r>
      </w:ins>
      <w:ins w:id="28" w:author="Trinh Nguyen" w:date="2025-12-17T17:04:00Z" w16du:dateUtc="2025-12-17T10:04:00Z">
        <w:r w:rsidR="00C57716" w:rsidRPr="00C57716">
          <w:rPr>
            <w:rFonts w:ascii="Tahoma" w:hAnsi="Tahoma" w:cs="Tahoma"/>
            <w:color w:val="auto"/>
            <w:sz w:val="20"/>
            <w:szCs w:val="20"/>
            <w:rPrChange w:id="29" w:author="Trinh Nguyen" w:date="2025-12-17T17:05:00Z" w16du:dateUtc="2025-12-17T10:05:00Z">
              <w:rPr>
                <w:rFonts w:ascii="Tahoma" w:hAnsi="Tahoma" w:cs="Tahoma"/>
                <w:b/>
                <w:bCs/>
                <w:color w:val="auto"/>
                <w:sz w:val="20"/>
                <w:szCs w:val="20"/>
              </w:rPr>
            </w:rPrChange>
          </w:rPr>
          <w:t xml:space="preserve">trong vòng 07 ngày đầu tiên </w:t>
        </w:r>
      </w:ins>
      <w:ins w:id="30" w:author="Trinh Nguyen" w:date="2025-12-17T17:05:00Z" w16du:dateUtc="2025-12-17T10:05:00Z">
        <w:r w:rsidR="00C57716" w:rsidRPr="00C57716">
          <w:rPr>
            <w:rFonts w:ascii="Tahoma" w:hAnsi="Tahoma" w:cs="Tahoma"/>
            <w:color w:val="auto"/>
            <w:sz w:val="20"/>
            <w:szCs w:val="20"/>
            <w:rPrChange w:id="31" w:author="Trinh Nguyen" w:date="2025-12-17T17:05:00Z" w16du:dateUtc="2025-12-17T10:05:00Z">
              <w:rPr>
                <w:rFonts w:ascii="Tahoma" w:hAnsi="Tahoma" w:cs="Tahoma"/>
                <w:b/>
                <w:bCs/>
                <w:color w:val="auto"/>
                <w:sz w:val="20"/>
                <w:szCs w:val="20"/>
              </w:rPr>
            </w:rPrChange>
          </w:rPr>
          <w:t>của tháng kế tiếp đối với toàn bộ đơn hàng</w:t>
        </w:r>
      </w:ins>
      <w:ins w:id="32" w:author="Trinh Nguyen" w:date="2025-12-17T17:06:00Z" w16du:dateUtc="2025-12-17T10:06:00Z">
        <w:r w:rsidR="00C57716">
          <w:rPr>
            <w:rFonts w:ascii="Tahoma" w:hAnsi="Tahoma" w:cs="Tahoma"/>
            <w:color w:val="auto"/>
            <w:sz w:val="20"/>
            <w:szCs w:val="20"/>
          </w:rPr>
          <w:t xml:space="preserve"> ở trạng thái “Giao hàng</w:t>
        </w:r>
      </w:ins>
      <w:ins w:id="33" w:author="Trinh Nguyen" w:date="2025-12-17T17:05:00Z" w16du:dateUtc="2025-12-17T10:05:00Z">
        <w:r w:rsidR="00C57716" w:rsidRPr="00C57716">
          <w:rPr>
            <w:rFonts w:ascii="Tahoma" w:hAnsi="Tahoma" w:cs="Tahoma"/>
            <w:color w:val="auto"/>
            <w:sz w:val="20"/>
            <w:szCs w:val="20"/>
            <w:rPrChange w:id="34" w:author="Trinh Nguyen" w:date="2025-12-17T17:05:00Z" w16du:dateUtc="2025-12-17T10:05:00Z">
              <w:rPr>
                <w:rFonts w:ascii="Tahoma" w:hAnsi="Tahoma" w:cs="Tahoma"/>
                <w:b/>
                <w:bCs/>
                <w:color w:val="auto"/>
                <w:sz w:val="20"/>
                <w:szCs w:val="20"/>
              </w:rPr>
            </w:rPrChange>
          </w:rPr>
          <w:t xml:space="preserve"> thành công</w:t>
        </w:r>
      </w:ins>
      <w:ins w:id="35" w:author="Trinh Nguyen" w:date="2025-12-17T17:10:00Z" w16du:dateUtc="2025-12-17T10:10:00Z">
        <w:r w:rsidR="005A1C31">
          <w:rPr>
            <w:rFonts w:ascii="Tahoma" w:hAnsi="Tahoma" w:cs="Tahoma"/>
            <w:color w:val="auto"/>
            <w:sz w:val="20"/>
            <w:szCs w:val="20"/>
          </w:rPr>
          <w:t>”</w:t>
        </w:r>
      </w:ins>
      <w:ins w:id="36" w:author="Trinh Nguyen" w:date="2025-12-17T17:05:00Z" w16du:dateUtc="2025-12-17T10:05:00Z">
        <w:r w:rsidR="00C57716" w:rsidRPr="00C57716">
          <w:rPr>
            <w:rFonts w:ascii="Tahoma" w:hAnsi="Tahoma" w:cs="Tahoma"/>
            <w:color w:val="auto"/>
            <w:sz w:val="20"/>
            <w:szCs w:val="20"/>
            <w:rPrChange w:id="37" w:author="Trinh Nguyen" w:date="2025-12-17T17:05:00Z" w16du:dateUtc="2025-12-17T10:05:00Z">
              <w:rPr>
                <w:rFonts w:ascii="Tahoma" w:hAnsi="Tahoma" w:cs="Tahoma"/>
                <w:b/>
                <w:bCs/>
                <w:color w:val="auto"/>
                <w:sz w:val="20"/>
                <w:szCs w:val="20"/>
              </w:rPr>
            </w:rPrChange>
          </w:rPr>
          <w:t xml:space="preserve"> hoặc </w:t>
        </w:r>
      </w:ins>
      <w:ins w:id="38" w:author="Trinh Nguyen" w:date="2025-12-17T17:06:00Z" w16du:dateUtc="2025-12-17T10:06:00Z">
        <w:r w:rsidR="00C57716">
          <w:rPr>
            <w:rFonts w:ascii="Tahoma" w:hAnsi="Tahoma" w:cs="Tahoma"/>
            <w:color w:val="auto"/>
            <w:sz w:val="20"/>
            <w:szCs w:val="20"/>
          </w:rPr>
          <w:t>“Tr</w:t>
        </w:r>
      </w:ins>
      <w:ins w:id="39" w:author="Trinh Nguyen" w:date="2025-12-17T17:05:00Z" w16du:dateUtc="2025-12-17T10:05:00Z">
        <w:r w:rsidR="00C57716" w:rsidRPr="00C57716">
          <w:rPr>
            <w:rFonts w:ascii="Tahoma" w:hAnsi="Tahoma" w:cs="Tahoma"/>
            <w:color w:val="auto"/>
            <w:sz w:val="20"/>
            <w:szCs w:val="20"/>
            <w:rPrChange w:id="40" w:author="Trinh Nguyen" w:date="2025-12-17T17:05:00Z" w16du:dateUtc="2025-12-17T10:05:00Z">
              <w:rPr>
                <w:rFonts w:ascii="Tahoma" w:hAnsi="Tahoma" w:cs="Tahoma"/>
                <w:b/>
                <w:bCs/>
                <w:color w:val="auto"/>
                <w:sz w:val="20"/>
                <w:szCs w:val="20"/>
              </w:rPr>
            </w:rPrChange>
          </w:rPr>
          <w:t xml:space="preserve">ả </w:t>
        </w:r>
      </w:ins>
      <w:ins w:id="41" w:author="Trinh Nguyen" w:date="2025-12-17T17:06:00Z" w16du:dateUtc="2025-12-17T10:06:00Z">
        <w:r w:rsidR="00C57716">
          <w:rPr>
            <w:rFonts w:ascii="Tahoma" w:hAnsi="Tahoma" w:cs="Tahoma"/>
            <w:color w:val="auto"/>
            <w:sz w:val="20"/>
            <w:szCs w:val="20"/>
          </w:rPr>
          <w:t xml:space="preserve">hàng </w:t>
        </w:r>
      </w:ins>
      <w:ins w:id="42" w:author="Trinh Nguyen" w:date="2025-12-17T17:05:00Z" w16du:dateUtc="2025-12-17T10:05:00Z">
        <w:r w:rsidR="00C57716" w:rsidRPr="00C57716">
          <w:rPr>
            <w:rFonts w:ascii="Tahoma" w:hAnsi="Tahoma" w:cs="Tahoma"/>
            <w:color w:val="auto"/>
            <w:sz w:val="20"/>
            <w:szCs w:val="20"/>
            <w:rPrChange w:id="43" w:author="Trinh Nguyen" w:date="2025-12-17T17:05:00Z" w16du:dateUtc="2025-12-17T10:05:00Z">
              <w:rPr>
                <w:rFonts w:ascii="Tahoma" w:hAnsi="Tahoma" w:cs="Tahoma"/>
                <w:b/>
                <w:bCs/>
                <w:color w:val="auto"/>
                <w:sz w:val="20"/>
                <w:szCs w:val="20"/>
              </w:rPr>
            </w:rPrChange>
          </w:rPr>
          <w:t>thành công</w:t>
        </w:r>
      </w:ins>
      <w:ins w:id="44" w:author="Trinh Nguyen" w:date="2025-12-17T17:06:00Z" w16du:dateUtc="2025-12-17T10:06:00Z">
        <w:r w:rsidR="00C57716">
          <w:rPr>
            <w:rFonts w:ascii="Tahoma" w:hAnsi="Tahoma" w:cs="Tahoma"/>
            <w:color w:val="auto"/>
            <w:sz w:val="20"/>
            <w:szCs w:val="20"/>
          </w:rPr>
          <w:t>”</w:t>
        </w:r>
      </w:ins>
      <w:ins w:id="45" w:author="Trinh Nguyen" w:date="2025-12-17T17:05:00Z" w16du:dateUtc="2025-12-17T10:05:00Z">
        <w:r w:rsidR="00C57716" w:rsidRPr="00C57716">
          <w:rPr>
            <w:rFonts w:ascii="Tahoma" w:hAnsi="Tahoma" w:cs="Tahoma"/>
            <w:color w:val="auto"/>
            <w:sz w:val="20"/>
            <w:szCs w:val="20"/>
            <w:rPrChange w:id="46" w:author="Trinh Nguyen" w:date="2025-12-17T17:05:00Z" w16du:dateUtc="2025-12-17T10:05:00Z">
              <w:rPr>
                <w:rFonts w:ascii="Tahoma" w:hAnsi="Tahoma" w:cs="Tahoma"/>
                <w:b/>
                <w:bCs/>
                <w:color w:val="auto"/>
                <w:sz w:val="20"/>
                <w:szCs w:val="20"/>
              </w:rPr>
            </w:rPrChange>
          </w:rPr>
          <w:t xml:space="preserve"> </w:t>
        </w:r>
      </w:ins>
      <w:ins w:id="47" w:author="Trinh Nguyen" w:date="2025-12-17T16:47:00Z" w16du:dateUtc="2025-12-17T09:47:00Z">
        <w:r w:rsidR="000C6B1B" w:rsidRPr="00C57716">
          <w:rPr>
            <w:rFonts w:ascii="Tahoma" w:hAnsi="Tahoma" w:cs="Tahoma"/>
            <w:color w:val="auto"/>
            <w:sz w:val="20"/>
            <w:szCs w:val="20"/>
            <w:rPrChange w:id="48" w:author="Trinh Nguyen" w:date="2025-12-17T17:05:00Z" w16du:dateUtc="2025-12-17T10:05:00Z">
              <w:rPr>
                <w:rFonts w:ascii="Tahoma" w:hAnsi="Tahoma" w:cs="Tahoma"/>
                <w:b/>
                <w:bCs/>
                <w:color w:val="auto"/>
                <w:sz w:val="20"/>
                <w:szCs w:val="20"/>
              </w:rPr>
            </w:rPrChange>
          </w:rPr>
          <w:t xml:space="preserve"> phát sinh từ ngày T+1 </w:t>
        </w:r>
      </w:ins>
      <w:del w:id="49" w:author="Trinh Nguyen" w:date="2025-12-17T16:47:00Z" w16du:dateUtc="2025-12-17T09:47:00Z">
        <w:r w:rsidRPr="00C57716" w:rsidDel="000C6B1B">
          <w:rPr>
            <w:rFonts w:ascii="Tahoma" w:hAnsi="Tahoma" w:cs="Tahoma"/>
            <w:color w:val="auto"/>
            <w:sz w:val="20"/>
            <w:szCs w:val="20"/>
            <w:lang w:val="it-IT"/>
          </w:rPr>
          <w:delText xml:space="preserve"> </w:delText>
        </w:r>
      </w:del>
      <w:ins w:id="50" w:author="Trinh Nguyen" w:date="2025-12-17T16:47:00Z" w16du:dateUtc="2025-12-17T09:47:00Z">
        <w:r w:rsidR="000C6B1B" w:rsidRPr="00C57716">
          <w:rPr>
            <w:rFonts w:ascii="Tahoma" w:hAnsi="Tahoma" w:cs="Tahoma"/>
            <w:color w:val="auto"/>
            <w:sz w:val="20"/>
            <w:szCs w:val="20"/>
          </w:rPr>
          <w:t>đến ngày cuối</w:t>
        </w:r>
        <w:r w:rsidR="000C6B1B">
          <w:rPr>
            <w:rFonts w:ascii="Tahoma" w:hAnsi="Tahoma" w:cs="Tahoma"/>
            <w:color w:val="auto"/>
            <w:sz w:val="20"/>
            <w:szCs w:val="20"/>
          </w:rPr>
          <w:t xml:space="preserve"> cùng của tháng T</w:t>
        </w:r>
      </w:ins>
      <w:del w:id="51" w:author="Trinh Nguyen" w:date="2025-12-17T16:47:00Z" w16du:dateUtc="2025-12-17T09:47:00Z">
        <w:r w:rsidRPr="00732141" w:rsidDel="000C6B1B">
          <w:rPr>
            <w:rFonts w:ascii="Tahoma" w:hAnsi="Tahoma" w:cs="Tahoma"/>
            <w:color w:val="auto"/>
            <w:sz w:val="20"/>
            <w:szCs w:val="20"/>
            <w:lang w:val="it-IT"/>
          </w:rPr>
          <w:delText>trong tháng</w:delText>
        </w:r>
      </w:del>
      <w:ins w:id="52" w:author="Trinh Nguyen" w:date="2025-12-17T17:05:00Z" w16du:dateUtc="2025-12-17T10:05:00Z">
        <w:r w:rsidR="00C57716">
          <w:rPr>
            <w:rFonts w:ascii="Tahoma" w:hAnsi="Tahoma" w:cs="Tahoma"/>
            <w:color w:val="auto"/>
            <w:sz w:val="20"/>
            <w:szCs w:val="20"/>
          </w:rPr>
          <w:t>.</w:t>
        </w:r>
      </w:ins>
      <w:del w:id="53" w:author="Trinh Nguyen" w:date="2025-12-17T17:05:00Z" w16du:dateUtc="2025-12-17T10:05:00Z">
        <w:r w:rsidRPr="00732141" w:rsidDel="00C57716">
          <w:rPr>
            <w:rFonts w:ascii="Tahoma" w:hAnsi="Tahoma" w:cs="Tahoma"/>
            <w:color w:val="auto"/>
            <w:sz w:val="20"/>
            <w:szCs w:val="20"/>
            <w:lang w:val="it-IT"/>
          </w:rPr>
          <w:delText xml:space="preserve">: GHN sẽ thực hiện xuất Hóa đơn trong </w:delText>
        </w:r>
        <w:r w:rsidRPr="003249C8" w:rsidDel="00C57716">
          <w:rPr>
            <w:rFonts w:ascii="Tahoma" w:hAnsi="Tahoma" w:cs="Tahoma"/>
            <w:b/>
            <w:bCs/>
            <w:color w:val="auto"/>
            <w:sz w:val="20"/>
            <w:szCs w:val="20"/>
            <w:lang w:val="it-IT"/>
          </w:rPr>
          <w:delText>07 (bảy) ngày đầu tiên của tháng kế tiếp</w:delText>
        </w:r>
        <w:r w:rsidRPr="00732141" w:rsidDel="00C57716">
          <w:rPr>
            <w:rFonts w:ascii="Tahoma" w:hAnsi="Tahoma" w:cs="Tahoma"/>
            <w:color w:val="auto"/>
            <w:sz w:val="20"/>
            <w:szCs w:val="20"/>
            <w:lang w:val="it-IT"/>
          </w:rPr>
          <w:delText>.</w:delText>
        </w:r>
      </w:del>
    </w:p>
    <w:p w14:paraId="505010A5" w14:textId="08F77EED" w:rsidR="00C57716" w:rsidRDefault="00732141" w:rsidP="000C6B1B">
      <w:pPr>
        <w:spacing w:before="120" w:after="120" w:line="276" w:lineRule="auto"/>
        <w:ind w:left="993"/>
        <w:jc w:val="both"/>
        <w:rPr>
          <w:ins w:id="54" w:author="Trinh Nguyen" w:date="2025-12-17T17:08:00Z" w16du:dateUtc="2025-12-17T10:08:00Z"/>
          <w:rFonts w:ascii="Tahoma" w:hAnsi="Tahoma" w:cs="Tahoma"/>
          <w:color w:val="auto"/>
          <w:sz w:val="20"/>
          <w:szCs w:val="20"/>
        </w:rPr>
      </w:pPr>
      <w:r>
        <w:rPr>
          <w:rFonts w:ascii="Tahoma" w:hAnsi="Tahoma" w:cs="Tahoma"/>
          <w:color w:val="auto"/>
          <w:sz w:val="20"/>
          <w:szCs w:val="20"/>
          <w:lang w:val="it-IT"/>
        </w:rPr>
        <w:lastRenderedPageBreak/>
        <w:sym w:font="Wingdings" w:char="F0A8"/>
      </w:r>
      <w:r>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Trường</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hợp</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Khách</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hàng</w:t>
      </w:r>
      <w:proofErr w:type="spellEnd"/>
      <w:r w:rsidRPr="00732141">
        <w:rPr>
          <w:rFonts w:ascii="Tahoma" w:hAnsi="Tahoma" w:cs="Tahoma"/>
          <w:color w:val="auto"/>
          <w:sz w:val="20"/>
          <w:szCs w:val="20"/>
          <w:lang w:val="it-IT"/>
        </w:rPr>
        <w:t xml:space="preserve"> </w:t>
      </w:r>
      <w:del w:id="55" w:author="Trinh Nguyen" w:date="2025-12-17T17:07:00Z" w16du:dateUtc="2025-12-17T10:07:00Z">
        <w:r w:rsidRPr="005A1C31" w:rsidDel="00C57716">
          <w:rPr>
            <w:rFonts w:ascii="Tahoma" w:hAnsi="Tahoma" w:cs="Tahoma"/>
            <w:color w:val="auto"/>
            <w:sz w:val="20"/>
            <w:szCs w:val="20"/>
            <w:lang w:val="it-IT"/>
            <w:rPrChange w:id="56" w:author="Trinh Nguyen" w:date="2025-12-17T17:12:00Z" w16du:dateUtc="2025-12-17T10:12:00Z">
              <w:rPr>
                <w:rFonts w:ascii="Tahoma" w:hAnsi="Tahoma" w:cs="Tahoma"/>
                <w:b/>
                <w:bCs/>
                <w:color w:val="auto"/>
                <w:sz w:val="20"/>
                <w:szCs w:val="20"/>
                <w:lang w:val="it-IT"/>
              </w:rPr>
            </w:rPrChange>
          </w:rPr>
          <w:delText xml:space="preserve">không </w:delText>
        </w:r>
      </w:del>
      <w:proofErr w:type="spellStart"/>
      <w:r w:rsidRPr="005A1C31">
        <w:rPr>
          <w:rFonts w:ascii="Tahoma" w:hAnsi="Tahoma" w:cs="Tahoma"/>
          <w:color w:val="auto"/>
          <w:sz w:val="20"/>
          <w:szCs w:val="20"/>
          <w:lang w:val="it-IT"/>
          <w:rPrChange w:id="57" w:author="Trinh Nguyen" w:date="2025-12-17T17:12:00Z" w16du:dateUtc="2025-12-17T10:12:00Z">
            <w:rPr>
              <w:rFonts w:ascii="Tahoma" w:hAnsi="Tahoma" w:cs="Tahoma"/>
              <w:b/>
              <w:bCs/>
              <w:color w:val="auto"/>
              <w:sz w:val="20"/>
              <w:szCs w:val="20"/>
              <w:lang w:val="it-IT"/>
            </w:rPr>
          </w:rPrChange>
        </w:rPr>
        <w:t>yêu</w:t>
      </w:r>
      <w:proofErr w:type="spellEnd"/>
      <w:r w:rsidRPr="005A1C31">
        <w:rPr>
          <w:rFonts w:ascii="Tahoma" w:hAnsi="Tahoma" w:cs="Tahoma"/>
          <w:color w:val="auto"/>
          <w:sz w:val="20"/>
          <w:szCs w:val="20"/>
          <w:lang w:val="it-IT"/>
          <w:rPrChange w:id="58" w:author="Trinh Nguyen" w:date="2025-12-17T17:12:00Z" w16du:dateUtc="2025-12-17T10:12:00Z">
            <w:rPr>
              <w:rFonts w:ascii="Tahoma" w:hAnsi="Tahoma" w:cs="Tahoma"/>
              <w:b/>
              <w:bCs/>
              <w:color w:val="auto"/>
              <w:sz w:val="20"/>
              <w:szCs w:val="20"/>
              <w:lang w:val="it-IT"/>
            </w:rPr>
          </w:rPrChange>
        </w:rPr>
        <w:t xml:space="preserve"> </w:t>
      </w:r>
      <w:proofErr w:type="spellStart"/>
      <w:r w:rsidRPr="005A1C31">
        <w:rPr>
          <w:rFonts w:ascii="Tahoma" w:hAnsi="Tahoma" w:cs="Tahoma"/>
          <w:color w:val="auto"/>
          <w:sz w:val="20"/>
          <w:szCs w:val="20"/>
          <w:lang w:val="it-IT"/>
          <w:rPrChange w:id="59" w:author="Trinh Nguyen" w:date="2025-12-17T17:12:00Z" w16du:dateUtc="2025-12-17T10:12:00Z">
            <w:rPr>
              <w:rFonts w:ascii="Tahoma" w:hAnsi="Tahoma" w:cs="Tahoma"/>
              <w:b/>
              <w:bCs/>
              <w:color w:val="auto"/>
              <w:sz w:val="20"/>
              <w:szCs w:val="20"/>
              <w:lang w:val="it-IT"/>
            </w:rPr>
          </w:rPrChange>
        </w:rPr>
        <w:t>cầu</w:t>
      </w:r>
      <w:proofErr w:type="spellEnd"/>
      <w:r w:rsidRPr="005A1C31">
        <w:rPr>
          <w:rFonts w:ascii="Tahoma" w:hAnsi="Tahoma" w:cs="Tahoma"/>
          <w:color w:val="auto"/>
          <w:sz w:val="20"/>
          <w:szCs w:val="20"/>
          <w:lang w:val="it-IT"/>
          <w:rPrChange w:id="60" w:author="Trinh Nguyen" w:date="2025-12-17T17:12:00Z" w16du:dateUtc="2025-12-17T10:12:00Z">
            <w:rPr>
              <w:rFonts w:ascii="Tahoma" w:hAnsi="Tahoma" w:cs="Tahoma"/>
              <w:b/>
              <w:bCs/>
              <w:color w:val="auto"/>
              <w:sz w:val="20"/>
              <w:szCs w:val="20"/>
              <w:lang w:val="it-IT"/>
            </w:rPr>
          </w:rPrChange>
        </w:rPr>
        <w:t xml:space="preserve"> </w:t>
      </w:r>
      <w:proofErr w:type="spellStart"/>
      <w:r w:rsidRPr="005A1C31">
        <w:rPr>
          <w:rFonts w:ascii="Tahoma" w:hAnsi="Tahoma" w:cs="Tahoma"/>
          <w:color w:val="auto"/>
          <w:sz w:val="20"/>
          <w:szCs w:val="20"/>
          <w:lang w:val="it-IT"/>
          <w:rPrChange w:id="61" w:author="Trinh Nguyen" w:date="2025-12-17T17:12:00Z" w16du:dateUtc="2025-12-17T10:12:00Z">
            <w:rPr>
              <w:rFonts w:ascii="Tahoma" w:hAnsi="Tahoma" w:cs="Tahoma"/>
              <w:b/>
              <w:bCs/>
              <w:color w:val="auto"/>
              <w:sz w:val="20"/>
              <w:szCs w:val="20"/>
              <w:lang w:val="it-IT"/>
            </w:rPr>
          </w:rPrChange>
        </w:rPr>
        <w:t>xuất</w:t>
      </w:r>
      <w:proofErr w:type="spellEnd"/>
      <w:r w:rsidRPr="005A1C31">
        <w:rPr>
          <w:rFonts w:ascii="Tahoma" w:hAnsi="Tahoma" w:cs="Tahoma"/>
          <w:color w:val="auto"/>
          <w:sz w:val="20"/>
          <w:szCs w:val="20"/>
          <w:lang w:val="it-IT"/>
          <w:rPrChange w:id="62" w:author="Trinh Nguyen" w:date="2025-12-17T17:12:00Z" w16du:dateUtc="2025-12-17T10:12:00Z">
            <w:rPr>
              <w:rFonts w:ascii="Tahoma" w:hAnsi="Tahoma" w:cs="Tahoma"/>
              <w:b/>
              <w:bCs/>
              <w:color w:val="auto"/>
              <w:sz w:val="20"/>
              <w:szCs w:val="20"/>
              <w:lang w:val="it-IT"/>
            </w:rPr>
          </w:rPrChange>
        </w:rPr>
        <w:t xml:space="preserve"> </w:t>
      </w:r>
      <w:del w:id="63" w:author="Trinh Nguyen" w:date="2025-12-17T17:07:00Z" w16du:dateUtc="2025-12-17T10:07:00Z">
        <w:r w:rsidRPr="005A1C31" w:rsidDel="00C57716">
          <w:rPr>
            <w:rFonts w:ascii="Tahoma" w:hAnsi="Tahoma" w:cs="Tahoma"/>
            <w:color w:val="auto"/>
            <w:sz w:val="20"/>
            <w:szCs w:val="20"/>
            <w:lang w:val="it-IT"/>
            <w:rPrChange w:id="64" w:author="Trinh Nguyen" w:date="2025-12-17T17:12:00Z" w16du:dateUtc="2025-12-17T10:12:00Z">
              <w:rPr>
                <w:rFonts w:ascii="Tahoma" w:hAnsi="Tahoma" w:cs="Tahoma"/>
                <w:b/>
                <w:bCs/>
                <w:color w:val="auto"/>
                <w:sz w:val="20"/>
                <w:szCs w:val="20"/>
                <w:lang w:val="it-IT"/>
              </w:rPr>
            </w:rPrChange>
          </w:rPr>
          <w:delText xml:space="preserve">một (01) </w:delText>
        </w:r>
      </w:del>
      <w:proofErr w:type="spellStart"/>
      <w:r w:rsidRPr="005A1C31">
        <w:rPr>
          <w:rFonts w:ascii="Tahoma" w:hAnsi="Tahoma" w:cs="Tahoma"/>
          <w:color w:val="auto"/>
          <w:sz w:val="20"/>
          <w:szCs w:val="20"/>
          <w:lang w:val="it-IT"/>
          <w:rPrChange w:id="65" w:author="Trinh Nguyen" w:date="2025-12-17T17:12:00Z" w16du:dateUtc="2025-12-17T10:12:00Z">
            <w:rPr>
              <w:rFonts w:ascii="Tahoma" w:hAnsi="Tahoma" w:cs="Tahoma"/>
              <w:b/>
              <w:bCs/>
              <w:color w:val="auto"/>
              <w:sz w:val="20"/>
              <w:szCs w:val="20"/>
              <w:lang w:val="it-IT"/>
            </w:rPr>
          </w:rPrChange>
        </w:rPr>
        <w:t>Hóa</w:t>
      </w:r>
      <w:proofErr w:type="spellEnd"/>
      <w:r w:rsidRPr="005A1C31">
        <w:rPr>
          <w:rFonts w:ascii="Tahoma" w:hAnsi="Tahoma" w:cs="Tahoma"/>
          <w:color w:val="auto"/>
          <w:sz w:val="20"/>
          <w:szCs w:val="20"/>
          <w:lang w:val="it-IT"/>
          <w:rPrChange w:id="66" w:author="Trinh Nguyen" w:date="2025-12-17T17:12:00Z" w16du:dateUtc="2025-12-17T10:12:00Z">
            <w:rPr>
              <w:rFonts w:ascii="Tahoma" w:hAnsi="Tahoma" w:cs="Tahoma"/>
              <w:b/>
              <w:bCs/>
              <w:color w:val="auto"/>
              <w:sz w:val="20"/>
              <w:szCs w:val="20"/>
              <w:lang w:val="it-IT"/>
            </w:rPr>
          </w:rPrChange>
        </w:rPr>
        <w:t xml:space="preserve"> </w:t>
      </w:r>
      <w:proofErr w:type="spellStart"/>
      <w:r w:rsidRPr="005A1C31">
        <w:rPr>
          <w:rFonts w:ascii="Tahoma" w:hAnsi="Tahoma" w:cs="Tahoma"/>
          <w:color w:val="auto"/>
          <w:sz w:val="20"/>
          <w:szCs w:val="20"/>
          <w:lang w:val="it-IT"/>
          <w:rPrChange w:id="67" w:author="Trinh Nguyen" w:date="2025-12-17T17:12:00Z" w16du:dateUtc="2025-12-17T10:12:00Z">
            <w:rPr>
              <w:rFonts w:ascii="Tahoma" w:hAnsi="Tahoma" w:cs="Tahoma"/>
              <w:b/>
              <w:bCs/>
              <w:color w:val="auto"/>
              <w:sz w:val="20"/>
              <w:szCs w:val="20"/>
              <w:lang w:val="it-IT"/>
            </w:rPr>
          </w:rPrChange>
        </w:rPr>
        <w:t>đơn</w:t>
      </w:r>
      <w:proofErr w:type="spellEnd"/>
      <w:del w:id="68" w:author="Trinh Nguyen" w:date="2025-12-17T17:07:00Z" w16du:dateUtc="2025-12-17T10:07:00Z">
        <w:r w:rsidRPr="005A1C31" w:rsidDel="00C57716">
          <w:rPr>
            <w:rFonts w:ascii="Tahoma" w:hAnsi="Tahoma" w:cs="Tahoma"/>
            <w:color w:val="auto"/>
            <w:sz w:val="20"/>
            <w:szCs w:val="20"/>
            <w:lang w:val="it-IT"/>
            <w:rPrChange w:id="69" w:author="Trinh Nguyen" w:date="2025-12-17T17:12:00Z" w16du:dateUtc="2025-12-17T10:12:00Z">
              <w:rPr>
                <w:rFonts w:ascii="Tahoma" w:hAnsi="Tahoma" w:cs="Tahoma"/>
                <w:b/>
                <w:bCs/>
                <w:color w:val="auto"/>
                <w:sz w:val="20"/>
                <w:szCs w:val="20"/>
                <w:lang w:val="it-IT"/>
              </w:rPr>
            </w:rPrChange>
          </w:rPr>
          <w:delText xml:space="preserve"> </w:delText>
        </w:r>
      </w:del>
      <w:ins w:id="70" w:author="Trinh Nguyen" w:date="2025-12-17T17:07:00Z" w16du:dateUtc="2025-12-17T10:07:00Z">
        <w:r w:rsidR="00C57716" w:rsidRPr="005A1C31">
          <w:rPr>
            <w:rFonts w:ascii="Tahoma" w:hAnsi="Tahoma" w:cs="Tahoma"/>
            <w:color w:val="auto"/>
            <w:sz w:val="20"/>
            <w:szCs w:val="20"/>
            <w:rPrChange w:id="71" w:author="Trinh Nguyen" w:date="2025-12-17T17:12:00Z" w16du:dateUtc="2025-12-17T10:12:00Z">
              <w:rPr>
                <w:rFonts w:ascii="Tahoma" w:hAnsi="Tahoma" w:cs="Tahoma"/>
                <w:b/>
                <w:bCs/>
                <w:color w:val="auto"/>
                <w:sz w:val="20"/>
                <w:szCs w:val="20"/>
              </w:rPr>
            </w:rPrChange>
          </w:rPr>
          <w:t xml:space="preserve"> theo từng đơn hàng</w:t>
        </w:r>
      </w:ins>
      <w:del w:id="72" w:author="Trinh Nguyen" w:date="2025-12-17T17:07:00Z" w16du:dateUtc="2025-12-17T10:07:00Z">
        <w:r w:rsidRPr="003249C8" w:rsidDel="00C57716">
          <w:rPr>
            <w:rFonts w:ascii="Tahoma" w:hAnsi="Tahoma" w:cs="Tahoma"/>
            <w:b/>
            <w:bCs/>
            <w:color w:val="auto"/>
            <w:sz w:val="20"/>
            <w:szCs w:val="20"/>
            <w:lang w:val="it-IT"/>
          </w:rPr>
          <w:delText>duy nhất</w:delText>
        </w:r>
      </w:del>
      <w:r w:rsidRPr="00732141">
        <w:rPr>
          <w:rFonts w:ascii="Tahoma" w:hAnsi="Tahoma" w:cs="Tahoma"/>
          <w:color w:val="auto"/>
          <w:sz w:val="20"/>
          <w:szCs w:val="20"/>
          <w:lang w:val="it-IT"/>
        </w:rPr>
        <w:t xml:space="preserve">: GHN </w:t>
      </w:r>
      <w:proofErr w:type="spellStart"/>
      <w:r w:rsidRPr="00732141">
        <w:rPr>
          <w:rFonts w:ascii="Tahoma" w:hAnsi="Tahoma" w:cs="Tahoma"/>
          <w:color w:val="auto"/>
          <w:sz w:val="20"/>
          <w:szCs w:val="20"/>
          <w:lang w:val="it-IT"/>
        </w:rPr>
        <w:t>sẽ</w:t>
      </w:r>
      <w:proofErr w:type="spellEnd"/>
      <w:r w:rsidR="00443A45">
        <w:rPr>
          <w:rFonts w:ascii="Tahoma" w:hAnsi="Tahoma" w:cs="Tahoma"/>
          <w:color w:val="auto"/>
          <w:sz w:val="20"/>
          <w:szCs w:val="20"/>
          <w:lang w:val="it-IT"/>
        </w:rPr>
        <w:t xml:space="preserve"> </w:t>
      </w:r>
      <w:proofErr w:type="spellStart"/>
      <w:r w:rsidR="00443A45">
        <w:rPr>
          <w:rFonts w:ascii="Tahoma" w:hAnsi="Tahoma" w:cs="Tahoma"/>
          <w:color w:val="auto"/>
          <w:sz w:val="20"/>
          <w:szCs w:val="20"/>
          <w:lang w:val="it-IT"/>
        </w:rPr>
        <w:t>thực</w:t>
      </w:r>
      <w:proofErr w:type="spellEnd"/>
      <w:r w:rsidR="00443A45">
        <w:rPr>
          <w:rFonts w:ascii="Tahoma" w:hAnsi="Tahoma" w:cs="Tahoma"/>
          <w:color w:val="auto"/>
          <w:sz w:val="20"/>
          <w:szCs w:val="20"/>
          <w:lang w:val="it-IT"/>
        </w:rPr>
        <w:t xml:space="preserve"> </w:t>
      </w:r>
      <w:proofErr w:type="spellStart"/>
      <w:r w:rsidR="00443A45">
        <w:rPr>
          <w:rFonts w:ascii="Tahoma" w:hAnsi="Tahoma" w:cs="Tahoma"/>
          <w:color w:val="auto"/>
          <w:sz w:val="20"/>
          <w:szCs w:val="20"/>
          <w:lang w:val="it-IT"/>
        </w:rPr>
        <w:t>hiện</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xuất</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Hóa</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đơn</w:t>
      </w:r>
      <w:proofErr w:type="spellEnd"/>
      <w:ins w:id="73" w:author="Trinh Nguyen" w:date="2025-12-17T17:12:00Z" w16du:dateUtc="2025-12-17T10:12:00Z">
        <w:r w:rsidR="005A1C31">
          <w:rPr>
            <w:rFonts w:ascii="Tahoma" w:hAnsi="Tahoma" w:cs="Tahoma"/>
            <w:color w:val="auto"/>
            <w:sz w:val="20"/>
            <w:szCs w:val="20"/>
          </w:rPr>
          <w:t xml:space="preserve"> cho Khách hàng</w:t>
        </w:r>
      </w:ins>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theo</w:t>
      </w:r>
      <w:proofErr w:type="spellEnd"/>
      <w:r w:rsidRPr="00732141">
        <w:rPr>
          <w:rFonts w:ascii="Tahoma" w:hAnsi="Tahoma" w:cs="Tahoma"/>
          <w:color w:val="auto"/>
          <w:sz w:val="20"/>
          <w:szCs w:val="20"/>
          <w:lang w:val="it-IT"/>
        </w:rPr>
        <w:t xml:space="preserve"> </w:t>
      </w:r>
      <w:ins w:id="74" w:author="Trinh Nguyen" w:date="2025-12-17T17:07:00Z" w16du:dateUtc="2025-12-17T10:07:00Z">
        <w:r w:rsidR="00C57716">
          <w:rPr>
            <w:rFonts w:ascii="Tahoma" w:hAnsi="Tahoma" w:cs="Tahoma"/>
            <w:color w:val="auto"/>
            <w:sz w:val="20"/>
            <w:szCs w:val="20"/>
          </w:rPr>
          <w:t xml:space="preserve">từng </w:t>
        </w:r>
      </w:ins>
      <w:del w:id="75" w:author="Trinh Nguyen" w:date="2025-12-17T17:07:00Z" w16du:dateUtc="2025-12-17T10:07:00Z">
        <w:r w:rsidRPr="005A1C31" w:rsidDel="00C57716">
          <w:rPr>
            <w:rFonts w:ascii="Tahoma" w:hAnsi="Tahoma" w:cs="Tahoma"/>
            <w:color w:val="auto"/>
            <w:sz w:val="20"/>
            <w:szCs w:val="20"/>
            <w:lang w:val="it-IT"/>
          </w:rPr>
          <w:delText xml:space="preserve">ngày </w:delText>
        </w:r>
      </w:del>
      <w:proofErr w:type="spellStart"/>
      <w:r w:rsidRPr="005A1C31">
        <w:rPr>
          <w:rFonts w:ascii="Tahoma" w:hAnsi="Tahoma" w:cs="Tahoma"/>
          <w:color w:val="auto"/>
          <w:sz w:val="20"/>
          <w:szCs w:val="20"/>
          <w:lang w:val="it-IT"/>
          <w:rPrChange w:id="76" w:author="Trinh Nguyen" w:date="2025-12-17T17:10:00Z" w16du:dateUtc="2025-12-17T10:10:00Z">
            <w:rPr>
              <w:rFonts w:ascii="Tahoma" w:hAnsi="Tahoma" w:cs="Tahoma"/>
              <w:b/>
              <w:bCs/>
              <w:color w:val="auto"/>
              <w:sz w:val="20"/>
              <w:szCs w:val="20"/>
              <w:lang w:val="it-IT"/>
            </w:rPr>
          </w:rPrChange>
        </w:rPr>
        <w:t>Đơn</w:t>
      </w:r>
      <w:proofErr w:type="spellEnd"/>
      <w:r w:rsidRPr="005A1C31">
        <w:rPr>
          <w:rFonts w:ascii="Tahoma" w:hAnsi="Tahoma" w:cs="Tahoma"/>
          <w:color w:val="auto"/>
          <w:sz w:val="20"/>
          <w:szCs w:val="20"/>
          <w:lang w:val="it-IT"/>
          <w:rPrChange w:id="77" w:author="Trinh Nguyen" w:date="2025-12-17T17:10:00Z" w16du:dateUtc="2025-12-17T10:10:00Z">
            <w:rPr>
              <w:rFonts w:ascii="Tahoma" w:hAnsi="Tahoma" w:cs="Tahoma"/>
              <w:b/>
              <w:bCs/>
              <w:color w:val="auto"/>
              <w:sz w:val="20"/>
              <w:szCs w:val="20"/>
              <w:lang w:val="it-IT"/>
            </w:rPr>
          </w:rPrChange>
        </w:rPr>
        <w:t xml:space="preserve"> </w:t>
      </w:r>
      <w:proofErr w:type="spellStart"/>
      <w:r w:rsidRPr="005A1C31">
        <w:rPr>
          <w:rFonts w:ascii="Tahoma" w:hAnsi="Tahoma" w:cs="Tahoma"/>
          <w:color w:val="auto"/>
          <w:sz w:val="20"/>
          <w:szCs w:val="20"/>
          <w:lang w:val="it-IT"/>
          <w:rPrChange w:id="78" w:author="Trinh Nguyen" w:date="2025-12-17T17:10:00Z" w16du:dateUtc="2025-12-17T10:10:00Z">
            <w:rPr>
              <w:rFonts w:ascii="Tahoma" w:hAnsi="Tahoma" w:cs="Tahoma"/>
              <w:b/>
              <w:bCs/>
              <w:color w:val="auto"/>
              <w:sz w:val="20"/>
              <w:szCs w:val="20"/>
              <w:lang w:val="it-IT"/>
            </w:rPr>
          </w:rPrChange>
        </w:rPr>
        <w:t>hàng</w:t>
      </w:r>
      <w:proofErr w:type="spellEnd"/>
      <w:ins w:id="79" w:author="Trinh Nguyen" w:date="2025-12-17T17:12:00Z" w16du:dateUtc="2025-12-17T10:12:00Z">
        <w:r w:rsidR="005A1C31">
          <w:rPr>
            <w:rFonts w:ascii="Tahoma" w:hAnsi="Tahoma" w:cs="Tahoma"/>
            <w:color w:val="auto"/>
            <w:sz w:val="20"/>
            <w:szCs w:val="20"/>
          </w:rPr>
          <w:t xml:space="preserve"> </w:t>
        </w:r>
        <w:commentRangeStart w:id="80"/>
        <w:r w:rsidR="005A1C31">
          <w:rPr>
            <w:rFonts w:ascii="Tahoma" w:hAnsi="Tahoma" w:cs="Tahoma"/>
            <w:color w:val="auto"/>
            <w:sz w:val="20"/>
            <w:szCs w:val="20"/>
          </w:rPr>
          <w:t xml:space="preserve">ngay khi </w:t>
        </w:r>
      </w:ins>
      <w:commentRangeEnd w:id="80"/>
      <w:ins w:id="81" w:author="Trinh Nguyen" w:date="2025-12-17T17:13:00Z" w16du:dateUtc="2025-12-17T10:13:00Z">
        <w:r w:rsidR="002E14A3">
          <w:rPr>
            <w:rStyle w:val="CommentReference"/>
          </w:rPr>
          <w:commentReference w:id="80"/>
        </w:r>
      </w:ins>
      <w:ins w:id="82" w:author="Trinh Nguyen" w:date="2025-12-17T17:12:00Z" w16du:dateUtc="2025-12-17T10:12:00Z">
        <w:r w:rsidR="005A1C31">
          <w:rPr>
            <w:rFonts w:ascii="Tahoma" w:hAnsi="Tahoma" w:cs="Tahoma"/>
            <w:color w:val="auto"/>
            <w:sz w:val="20"/>
            <w:szCs w:val="20"/>
          </w:rPr>
          <w:t>Đơn hàng được cập nhật</w:t>
        </w:r>
      </w:ins>
      <w:ins w:id="83" w:author="Trinh Nguyen" w:date="2025-12-17T17:07:00Z" w16du:dateUtc="2025-12-17T10:07:00Z">
        <w:r w:rsidR="00C57716" w:rsidRPr="005A1C31">
          <w:rPr>
            <w:rFonts w:ascii="Tahoma" w:hAnsi="Tahoma" w:cs="Tahoma"/>
            <w:color w:val="auto"/>
            <w:sz w:val="20"/>
            <w:szCs w:val="20"/>
            <w:rPrChange w:id="84" w:author="Trinh Nguyen" w:date="2025-12-17T17:10:00Z" w16du:dateUtc="2025-12-17T10:10:00Z">
              <w:rPr>
                <w:rFonts w:ascii="Tahoma" w:hAnsi="Tahoma" w:cs="Tahoma"/>
                <w:b/>
                <w:bCs/>
                <w:color w:val="auto"/>
                <w:sz w:val="20"/>
                <w:szCs w:val="20"/>
              </w:rPr>
            </w:rPrChange>
          </w:rPr>
          <w:t xml:space="preserve"> ở trạng </w:t>
        </w:r>
        <w:proofErr w:type="gramStart"/>
        <w:r w:rsidR="00C57716" w:rsidRPr="005A1C31">
          <w:rPr>
            <w:rFonts w:ascii="Tahoma" w:hAnsi="Tahoma" w:cs="Tahoma"/>
            <w:color w:val="auto"/>
            <w:sz w:val="20"/>
            <w:szCs w:val="20"/>
            <w:rPrChange w:id="85" w:author="Trinh Nguyen" w:date="2025-12-17T17:10:00Z" w16du:dateUtc="2025-12-17T10:10:00Z">
              <w:rPr>
                <w:rFonts w:ascii="Tahoma" w:hAnsi="Tahoma" w:cs="Tahoma"/>
                <w:b/>
                <w:bCs/>
                <w:color w:val="auto"/>
                <w:sz w:val="20"/>
                <w:szCs w:val="20"/>
              </w:rPr>
            </w:rPrChange>
          </w:rPr>
          <w:t>thái</w:t>
        </w:r>
      </w:ins>
      <w:r w:rsidRPr="003249C8">
        <w:rPr>
          <w:rFonts w:ascii="Tahoma" w:hAnsi="Tahoma" w:cs="Tahoma"/>
          <w:b/>
          <w:bCs/>
          <w:color w:val="auto"/>
          <w:sz w:val="20"/>
          <w:szCs w:val="20"/>
          <w:lang w:val="it-IT"/>
        </w:rPr>
        <w:t xml:space="preserve"> </w:t>
      </w:r>
      <w:ins w:id="86" w:author="Trinh Nguyen" w:date="2025-12-17T17:10:00Z" w16du:dateUtc="2025-12-17T10:10:00Z">
        <w:r w:rsidR="005A1C31">
          <w:rPr>
            <w:rFonts w:ascii="Tahoma" w:hAnsi="Tahoma" w:cs="Tahoma"/>
            <w:b/>
            <w:bCs/>
            <w:color w:val="auto"/>
            <w:sz w:val="20"/>
            <w:szCs w:val="20"/>
          </w:rPr>
          <w:t xml:space="preserve"> </w:t>
        </w:r>
      </w:ins>
      <w:ins w:id="87" w:author="Trinh Nguyen" w:date="2025-12-17T17:08:00Z" w16du:dateUtc="2025-12-17T10:08:00Z">
        <w:r w:rsidR="00C57716">
          <w:rPr>
            <w:rFonts w:ascii="Tahoma" w:hAnsi="Tahoma" w:cs="Tahoma"/>
            <w:color w:val="auto"/>
            <w:sz w:val="20"/>
            <w:szCs w:val="20"/>
          </w:rPr>
          <w:t>“</w:t>
        </w:r>
        <w:proofErr w:type="gramEnd"/>
        <w:r w:rsidR="00C57716">
          <w:rPr>
            <w:rFonts w:ascii="Tahoma" w:hAnsi="Tahoma" w:cs="Tahoma"/>
            <w:color w:val="auto"/>
            <w:sz w:val="20"/>
            <w:szCs w:val="20"/>
          </w:rPr>
          <w:t>Giao hàng</w:t>
        </w:r>
        <w:r w:rsidR="00C57716" w:rsidRPr="004F3215">
          <w:rPr>
            <w:rFonts w:ascii="Tahoma" w:hAnsi="Tahoma" w:cs="Tahoma"/>
            <w:color w:val="auto"/>
            <w:sz w:val="20"/>
            <w:szCs w:val="20"/>
          </w:rPr>
          <w:t xml:space="preserve"> thành công</w:t>
        </w:r>
      </w:ins>
      <w:ins w:id="88" w:author="Trinh Nguyen" w:date="2025-12-17T17:10:00Z" w16du:dateUtc="2025-12-17T10:10:00Z">
        <w:r w:rsidR="005A1C31">
          <w:rPr>
            <w:rFonts w:ascii="Tahoma" w:hAnsi="Tahoma" w:cs="Tahoma"/>
            <w:color w:val="auto"/>
            <w:sz w:val="20"/>
            <w:szCs w:val="20"/>
          </w:rPr>
          <w:t>”</w:t>
        </w:r>
      </w:ins>
      <w:ins w:id="89" w:author="Trinh Nguyen" w:date="2025-12-17T17:08:00Z" w16du:dateUtc="2025-12-17T10:08:00Z">
        <w:r w:rsidR="00C57716" w:rsidRPr="004F3215">
          <w:rPr>
            <w:rFonts w:ascii="Tahoma" w:hAnsi="Tahoma" w:cs="Tahoma"/>
            <w:color w:val="auto"/>
            <w:sz w:val="20"/>
            <w:szCs w:val="20"/>
          </w:rPr>
          <w:t xml:space="preserve"> hoặc </w:t>
        </w:r>
        <w:r w:rsidR="00C57716">
          <w:rPr>
            <w:rFonts w:ascii="Tahoma" w:hAnsi="Tahoma" w:cs="Tahoma"/>
            <w:color w:val="auto"/>
            <w:sz w:val="20"/>
            <w:szCs w:val="20"/>
          </w:rPr>
          <w:t>“Tr</w:t>
        </w:r>
        <w:r w:rsidR="00C57716" w:rsidRPr="004F3215">
          <w:rPr>
            <w:rFonts w:ascii="Tahoma" w:hAnsi="Tahoma" w:cs="Tahoma"/>
            <w:color w:val="auto"/>
            <w:sz w:val="20"/>
            <w:szCs w:val="20"/>
          </w:rPr>
          <w:t xml:space="preserve">ả </w:t>
        </w:r>
        <w:r w:rsidR="00C57716">
          <w:rPr>
            <w:rFonts w:ascii="Tahoma" w:hAnsi="Tahoma" w:cs="Tahoma"/>
            <w:color w:val="auto"/>
            <w:sz w:val="20"/>
            <w:szCs w:val="20"/>
          </w:rPr>
          <w:t xml:space="preserve">hàng </w:t>
        </w:r>
        <w:r w:rsidR="00C57716" w:rsidRPr="004F3215">
          <w:rPr>
            <w:rFonts w:ascii="Tahoma" w:hAnsi="Tahoma" w:cs="Tahoma"/>
            <w:color w:val="auto"/>
            <w:sz w:val="20"/>
            <w:szCs w:val="20"/>
          </w:rPr>
          <w:t>thành công</w:t>
        </w:r>
        <w:r w:rsidR="00C57716">
          <w:rPr>
            <w:rFonts w:ascii="Tahoma" w:hAnsi="Tahoma" w:cs="Tahoma"/>
            <w:color w:val="auto"/>
            <w:sz w:val="20"/>
            <w:szCs w:val="20"/>
          </w:rPr>
          <w:t>”</w:t>
        </w:r>
        <w:r w:rsidR="00C57716" w:rsidRPr="004F3215">
          <w:rPr>
            <w:rFonts w:ascii="Tahoma" w:hAnsi="Tahoma" w:cs="Tahoma"/>
            <w:color w:val="auto"/>
            <w:sz w:val="20"/>
            <w:szCs w:val="20"/>
          </w:rPr>
          <w:t xml:space="preserve"> </w:t>
        </w:r>
      </w:ins>
      <w:del w:id="90" w:author="Trinh Nguyen" w:date="2025-12-17T17:08:00Z" w16du:dateUtc="2025-12-17T10:08:00Z">
        <w:r w:rsidRPr="003249C8" w:rsidDel="00C57716">
          <w:rPr>
            <w:rFonts w:ascii="Tahoma" w:hAnsi="Tahoma" w:cs="Tahoma"/>
            <w:b/>
            <w:bCs/>
            <w:color w:val="auto"/>
            <w:sz w:val="20"/>
            <w:szCs w:val="20"/>
            <w:lang w:val="it-IT"/>
          </w:rPr>
          <w:delText>được giao/trả thành công</w:delText>
        </w:r>
        <w:r w:rsidRPr="00732141" w:rsidDel="00C57716">
          <w:rPr>
            <w:rFonts w:ascii="Tahoma" w:hAnsi="Tahoma" w:cs="Tahoma"/>
            <w:color w:val="auto"/>
            <w:sz w:val="20"/>
            <w:szCs w:val="20"/>
            <w:lang w:val="it-IT"/>
          </w:rPr>
          <w:delText xml:space="preserve">, </w:delText>
        </w:r>
      </w:del>
      <w:proofErr w:type="spellStart"/>
      <w:r w:rsidRPr="00732141">
        <w:rPr>
          <w:rFonts w:ascii="Tahoma" w:hAnsi="Tahoma" w:cs="Tahoma"/>
          <w:color w:val="auto"/>
          <w:sz w:val="20"/>
          <w:szCs w:val="20"/>
          <w:lang w:val="it-IT"/>
        </w:rPr>
        <w:t>phù</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hợp</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với</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quy</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định</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pháp</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luật</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về</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thuế</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hiện</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hành</w:t>
      </w:r>
      <w:proofErr w:type="spellEnd"/>
      <w:r w:rsidRPr="00732141">
        <w:rPr>
          <w:rFonts w:ascii="Tahoma" w:hAnsi="Tahoma" w:cs="Tahoma"/>
          <w:color w:val="auto"/>
          <w:sz w:val="20"/>
          <w:szCs w:val="20"/>
          <w:lang w:val="it-IT"/>
        </w:rPr>
        <w:t xml:space="preserve">. </w:t>
      </w:r>
    </w:p>
    <w:p w14:paraId="546965E5" w14:textId="40E5B2D1" w:rsidR="00553E8F" w:rsidRDefault="00732141" w:rsidP="000C6B1B">
      <w:pPr>
        <w:spacing w:before="120" w:after="120" w:line="276" w:lineRule="auto"/>
        <w:ind w:left="993"/>
        <w:jc w:val="both"/>
        <w:rPr>
          <w:rFonts w:ascii="Tahoma" w:hAnsi="Tahoma" w:cs="Tahoma"/>
          <w:color w:val="auto"/>
          <w:sz w:val="20"/>
          <w:szCs w:val="20"/>
          <w:lang w:val="it-IT"/>
        </w:rPr>
      </w:pPr>
      <w:proofErr w:type="spellStart"/>
      <w:r w:rsidRPr="00732141">
        <w:rPr>
          <w:rFonts w:ascii="Tahoma" w:hAnsi="Tahoma" w:cs="Tahoma"/>
          <w:color w:val="auto"/>
          <w:sz w:val="20"/>
          <w:szCs w:val="20"/>
          <w:lang w:val="it-IT"/>
        </w:rPr>
        <w:t>Khách</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hàng</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có</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trách</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nhiệm</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cung</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cấp</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đầy</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đủ</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chính</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xác</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các</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thông</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tin</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theo</w:t>
      </w:r>
      <w:proofErr w:type="spellEnd"/>
      <w:r w:rsidRPr="00732141">
        <w:rPr>
          <w:rFonts w:ascii="Tahoma" w:hAnsi="Tahoma" w:cs="Tahoma"/>
          <w:color w:val="auto"/>
          <w:sz w:val="20"/>
          <w:szCs w:val="20"/>
          <w:lang w:val="it-IT"/>
        </w:rPr>
        <w:t xml:space="preserve"> </w:t>
      </w:r>
      <w:proofErr w:type="spellStart"/>
      <w:r w:rsidRPr="003249C8">
        <w:rPr>
          <w:rFonts w:ascii="Tahoma" w:hAnsi="Tahoma" w:cs="Tahoma"/>
          <w:b/>
          <w:bCs/>
          <w:color w:val="auto"/>
          <w:sz w:val="20"/>
          <w:szCs w:val="20"/>
          <w:lang w:val="it-IT"/>
        </w:rPr>
        <w:t>Mục</w:t>
      </w:r>
      <w:proofErr w:type="spellEnd"/>
      <w:r w:rsidRPr="003249C8">
        <w:rPr>
          <w:rFonts w:ascii="Tahoma" w:hAnsi="Tahoma" w:cs="Tahoma"/>
          <w:b/>
          <w:bCs/>
          <w:color w:val="auto"/>
          <w:sz w:val="20"/>
          <w:szCs w:val="20"/>
          <w:lang w:val="it-IT"/>
        </w:rPr>
        <w:t xml:space="preserve"> 4</w:t>
      </w:r>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trên</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Ứng</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dụng</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Khách</w:t>
      </w:r>
      <w:proofErr w:type="spellEnd"/>
      <w:r w:rsidRPr="00732141">
        <w:rPr>
          <w:rFonts w:ascii="Tahoma" w:hAnsi="Tahoma" w:cs="Tahoma"/>
          <w:color w:val="auto"/>
          <w:sz w:val="20"/>
          <w:szCs w:val="20"/>
          <w:lang w:val="it-IT"/>
        </w:rPr>
        <w:t xml:space="preserve"> </w:t>
      </w:r>
      <w:proofErr w:type="spellStart"/>
      <w:r w:rsidRPr="00732141">
        <w:rPr>
          <w:rFonts w:ascii="Tahoma" w:hAnsi="Tahoma" w:cs="Tahoma"/>
          <w:color w:val="auto"/>
          <w:sz w:val="20"/>
          <w:szCs w:val="20"/>
          <w:lang w:val="it-IT"/>
        </w:rPr>
        <w:t>hàng</w:t>
      </w:r>
      <w:proofErr w:type="spellEnd"/>
      <w:r w:rsidR="00025C96">
        <w:rPr>
          <w:rFonts w:ascii="Tahoma" w:hAnsi="Tahoma" w:cs="Tahoma"/>
          <w:color w:val="auto"/>
          <w:sz w:val="20"/>
          <w:szCs w:val="20"/>
          <w:lang w:val="it-IT"/>
        </w:rPr>
        <w:t xml:space="preserve"> </w:t>
      </w:r>
      <w:proofErr w:type="spellStart"/>
      <w:r w:rsidR="00025C96" w:rsidRPr="00025C96">
        <w:rPr>
          <w:rFonts w:ascii="Tahoma" w:hAnsi="Tahoma" w:cs="Tahoma"/>
          <w:color w:val="auto"/>
          <w:sz w:val="20"/>
          <w:szCs w:val="20"/>
          <w:lang w:val="it-IT"/>
        </w:rPr>
        <w:t>để</w:t>
      </w:r>
      <w:proofErr w:type="spellEnd"/>
      <w:r w:rsidR="00025C96" w:rsidRPr="00025C96">
        <w:rPr>
          <w:rFonts w:ascii="Tahoma" w:hAnsi="Tahoma" w:cs="Tahoma"/>
          <w:color w:val="auto"/>
          <w:sz w:val="20"/>
          <w:szCs w:val="20"/>
          <w:lang w:val="it-IT"/>
        </w:rPr>
        <w:t xml:space="preserve"> </w:t>
      </w:r>
      <w:proofErr w:type="spellStart"/>
      <w:r w:rsidR="00025C96" w:rsidRPr="00025C96">
        <w:rPr>
          <w:rFonts w:ascii="Tahoma" w:hAnsi="Tahoma" w:cs="Tahoma"/>
          <w:color w:val="auto"/>
          <w:sz w:val="20"/>
          <w:szCs w:val="20"/>
          <w:lang w:val="it-IT"/>
        </w:rPr>
        <w:t>phục</w:t>
      </w:r>
      <w:proofErr w:type="spellEnd"/>
      <w:r w:rsidR="00025C96" w:rsidRPr="00025C96">
        <w:rPr>
          <w:rFonts w:ascii="Tahoma" w:hAnsi="Tahoma" w:cs="Tahoma"/>
          <w:color w:val="auto"/>
          <w:sz w:val="20"/>
          <w:szCs w:val="20"/>
          <w:lang w:val="it-IT"/>
        </w:rPr>
        <w:t xml:space="preserve"> </w:t>
      </w:r>
      <w:proofErr w:type="spellStart"/>
      <w:r w:rsidR="00025C96" w:rsidRPr="00025C96">
        <w:rPr>
          <w:rFonts w:ascii="Tahoma" w:hAnsi="Tahoma" w:cs="Tahoma"/>
          <w:color w:val="auto"/>
          <w:sz w:val="20"/>
          <w:szCs w:val="20"/>
          <w:lang w:val="it-IT"/>
        </w:rPr>
        <w:t>vụ</w:t>
      </w:r>
      <w:proofErr w:type="spellEnd"/>
      <w:r w:rsidR="00025C96" w:rsidRPr="00025C96">
        <w:rPr>
          <w:rFonts w:ascii="Tahoma" w:hAnsi="Tahoma" w:cs="Tahoma"/>
          <w:color w:val="auto"/>
          <w:sz w:val="20"/>
          <w:szCs w:val="20"/>
          <w:lang w:val="it-IT"/>
        </w:rPr>
        <w:t xml:space="preserve"> </w:t>
      </w:r>
      <w:proofErr w:type="spellStart"/>
      <w:r w:rsidR="00025C96" w:rsidRPr="00025C96">
        <w:rPr>
          <w:rFonts w:ascii="Tahoma" w:hAnsi="Tahoma" w:cs="Tahoma"/>
          <w:color w:val="auto"/>
          <w:sz w:val="20"/>
          <w:szCs w:val="20"/>
          <w:lang w:val="it-IT"/>
        </w:rPr>
        <w:t>việc</w:t>
      </w:r>
      <w:proofErr w:type="spellEnd"/>
      <w:r w:rsidR="00025C96" w:rsidRPr="00025C96">
        <w:rPr>
          <w:rFonts w:ascii="Tahoma" w:hAnsi="Tahoma" w:cs="Tahoma"/>
          <w:color w:val="auto"/>
          <w:sz w:val="20"/>
          <w:szCs w:val="20"/>
          <w:lang w:val="it-IT"/>
        </w:rPr>
        <w:t xml:space="preserve"> </w:t>
      </w:r>
      <w:proofErr w:type="spellStart"/>
      <w:r w:rsidR="00025C96" w:rsidRPr="00025C96">
        <w:rPr>
          <w:rFonts w:ascii="Tahoma" w:hAnsi="Tahoma" w:cs="Tahoma"/>
          <w:color w:val="auto"/>
          <w:sz w:val="20"/>
          <w:szCs w:val="20"/>
          <w:lang w:val="it-IT"/>
        </w:rPr>
        <w:t>xuất</w:t>
      </w:r>
      <w:proofErr w:type="spellEnd"/>
      <w:r w:rsidR="00025C96" w:rsidRPr="00025C96">
        <w:rPr>
          <w:rFonts w:ascii="Tahoma" w:hAnsi="Tahoma" w:cs="Tahoma"/>
          <w:color w:val="auto"/>
          <w:sz w:val="20"/>
          <w:szCs w:val="20"/>
          <w:lang w:val="it-IT"/>
        </w:rPr>
        <w:t xml:space="preserve"> </w:t>
      </w:r>
      <w:proofErr w:type="spellStart"/>
      <w:r w:rsidR="00025C96" w:rsidRPr="00025C96">
        <w:rPr>
          <w:rFonts w:ascii="Tahoma" w:hAnsi="Tahoma" w:cs="Tahoma"/>
          <w:color w:val="auto"/>
          <w:sz w:val="20"/>
          <w:szCs w:val="20"/>
          <w:lang w:val="it-IT"/>
        </w:rPr>
        <w:t>Hóa</w:t>
      </w:r>
      <w:proofErr w:type="spellEnd"/>
      <w:r w:rsidR="00025C96" w:rsidRPr="00025C96">
        <w:rPr>
          <w:rFonts w:ascii="Tahoma" w:hAnsi="Tahoma" w:cs="Tahoma"/>
          <w:color w:val="auto"/>
          <w:sz w:val="20"/>
          <w:szCs w:val="20"/>
          <w:lang w:val="it-IT"/>
        </w:rPr>
        <w:t xml:space="preserve"> </w:t>
      </w:r>
      <w:proofErr w:type="spellStart"/>
      <w:r w:rsidR="00025C96" w:rsidRPr="00025C96">
        <w:rPr>
          <w:rFonts w:ascii="Tahoma" w:hAnsi="Tahoma" w:cs="Tahoma"/>
          <w:color w:val="auto"/>
          <w:sz w:val="20"/>
          <w:szCs w:val="20"/>
          <w:lang w:val="it-IT"/>
        </w:rPr>
        <w:t>đơn</w:t>
      </w:r>
      <w:proofErr w:type="spellEnd"/>
      <w:r w:rsidRPr="0073214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Trường</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hợp</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Khách</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hàng</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không</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cung</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cấp</w:t>
      </w:r>
      <w:proofErr w:type="spellEnd"/>
      <w:r w:rsidR="008B3BB0">
        <w:rPr>
          <w:rFonts w:ascii="Tahoma" w:hAnsi="Tahoma" w:cs="Tahoma"/>
          <w:color w:val="auto"/>
          <w:sz w:val="20"/>
          <w:szCs w:val="20"/>
          <w:lang w:val="it-IT"/>
        </w:rPr>
        <w:t xml:space="preserve"> </w:t>
      </w:r>
      <w:proofErr w:type="spellStart"/>
      <w:r w:rsidR="008B3BB0">
        <w:rPr>
          <w:rFonts w:ascii="Tahoma" w:hAnsi="Tahoma" w:cs="Tahoma"/>
          <w:color w:val="auto"/>
          <w:sz w:val="20"/>
          <w:szCs w:val="20"/>
          <w:lang w:val="it-IT"/>
        </w:rPr>
        <w:t>hoặc</w:t>
      </w:r>
      <w:proofErr w:type="spellEnd"/>
      <w:r w:rsidR="008B3BB0">
        <w:rPr>
          <w:rFonts w:ascii="Tahoma" w:hAnsi="Tahoma" w:cs="Tahoma"/>
          <w:color w:val="auto"/>
          <w:sz w:val="20"/>
          <w:szCs w:val="20"/>
          <w:lang w:val="it-IT"/>
        </w:rPr>
        <w:t xml:space="preserve"> </w:t>
      </w:r>
      <w:proofErr w:type="spellStart"/>
      <w:r w:rsidR="008B3BB0">
        <w:rPr>
          <w:rFonts w:ascii="Tahoma" w:hAnsi="Tahoma" w:cs="Tahoma"/>
          <w:color w:val="auto"/>
          <w:sz w:val="20"/>
          <w:szCs w:val="20"/>
          <w:lang w:val="it-IT"/>
        </w:rPr>
        <w:t>cung</w:t>
      </w:r>
      <w:proofErr w:type="spellEnd"/>
      <w:r w:rsidR="008B3BB0">
        <w:rPr>
          <w:rFonts w:ascii="Tahoma" w:hAnsi="Tahoma" w:cs="Tahoma"/>
          <w:color w:val="auto"/>
          <w:sz w:val="20"/>
          <w:szCs w:val="20"/>
          <w:lang w:val="it-IT"/>
        </w:rPr>
        <w:t xml:space="preserve"> </w:t>
      </w:r>
      <w:proofErr w:type="spellStart"/>
      <w:r w:rsidR="008B3BB0">
        <w:rPr>
          <w:rFonts w:ascii="Tahoma" w:hAnsi="Tahoma" w:cs="Tahoma"/>
          <w:color w:val="auto"/>
          <w:sz w:val="20"/>
          <w:szCs w:val="20"/>
          <w:lang w:val="it-IT"/>
        </w:rPr>
        <w:t>cấp</w:t>
      </w:r>
      <w:proofErr w:type="spellEnd"/>
      <w:r w:rsidR="008B3BB0">
        <w:rPr>
          <w:rFonts w:ascii="Tahoma" w:hAnsi="Tahoma" w:cs="Tahoma"/>
          <w:color w:val="auto"/>
          <w:sz w:val="20"/>
          <w:szCs w:val="20"/>
          <w:lang w:val="it-IT"/>
        </w:rPr>
        <w:t xml:space="preserve"> </w:t>
      </w:r>
      <w:proofErr w:type="spellStart"/>
      <w:r w:rsidR="008B3BB0">
        <w:rPr>
          <w:rFonts w:ascii="Tahoma" w:hAnsi="Tahoma" w:cs="Tahoma"/>
          <w:color w:val="auto"/>
          <w:sz w:val="20"/>
          <w:szCs w:val="20"/>
          <w:lang w:val="it-IT"/>
        </w:rPr>
        <w:t>không</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đầy</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đủ</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thông</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tin</w:t>
      </w:r>
      <w:proofErr w:type="spellEnd"/>
      <w:r w:rsidRPr="00206331">
        <w:rPr>
          <w:rFonts w:ascii="Tahoma" w:hAnsi="Tahoma" w:cs="Tahoma"/>
          <w:color w:val="auto"/>
          <w:sz w:val="20"/>
          <w:szCs w:val="20"/>
          <w:lang w:val="it-IT"/>
        </w:rPr>
        <w:t>,</w:t>
      </w:r>
      <w:ins w:id="91" w:author="Trinh Nguyen" w:date="2025-12-17T17:09:00Z" w16du:dateUtc="2025-12-17T10:09:00Z">
        <w:r w:rsidR="005A1C31">
          <w:rPr>
            <w:rFonts w:ascii="Tahoma" w:hAnsi="Tahoma" w:cs="Tahoma"/>
            <w:color w:val="auto"/>
            <w:sz w:val="20"/>
            <w:szCs w:val="20"/>
          </w:rPr>
          <w:t xml:space="preserve"> </w:t>
        </w:r>
      </w:ins>
      <w:del w:id="92" w:author="Trinh Nguyen" w:date="2025-12-17T17:09:00Z" w16du:dateUtc="2025-12-17T10:09:00Z">
        <w:r w:rsidRPr="00206331" w:rsidDel="005A1C31">
          <w:rPr>
            <w:rFonts w:ascii="Tahoma" w:hAnsi="Tahoma" w:cs="Tahoma"/>
            <w:color w:val="auto"/>
            <w:sz w:val="20"/>
            <w:szCs w:val="20"/>
            <w:lang w:val="it-IT"/>
          </w:rPr>
          <w:delText xml:space="preserve"> </w:delText>
        </w:r>
      </w:del>
      <w:r w:rsidRPr="00206331">
        <w:rPr>
          <w:rFonts w:ascii="Tahoma" w:hAnsi="Tahoma" w:cs="Tahoma"/>
          <w:color w:val="auto"/>
          <w:sz w:val="20"/>
          <w:szCs w:val="20"/>
          <w:lang w:val="it-IT"/>
        </w:rPr>
        <w:t xml:space="preserve">GHN </w:t>
      </w:r>
      <w:proofErr w:type="spellStart"/>
      <w:r w:rsidRPr="00206331">
        <w:rPr>
          <w:rFonts w:ascii="Tahoma" w:hAnsi="Tahoma" w:cs="Tahoma"/>
          <w:color w:val="auto"/>
          <w:sz w:val="20"/>
          <w:szCs w:val="20"/>
          <w:lang w:val="it-IT"/>
        </w:rPr>
        <w:t>sẽ</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xuất</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Hóa</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đơn</w:t>
      </w:r>
      <w:proofErr w:type="spellEnd"/>
      <w:r w:rsidRPr="00206331">
        <w:rPr>
          <w:rFonts w:ascii="Tahoma" w:hAnsi="Tahoma" w:cs="Tahoma"/>
          <w:color w:val="auto"/>
          <w:sz w:val="20"/>
          <w:szCs w:val="20"/>
          <w:lang w:val="it-IT"/>
        </w:rPr>
        <w:t xml:space="preserve"> </w:t>
      </w:r>
      <w:proofErr w:type="spellStart"/>
      <w:r w:rsidRPr="00206331">
        <w:rPr>
          <w:rFonts w:ascii="Tahoma" w:hAnsi="Tahoma" w:cs="Tahoma"/>
          <w:color w:val="auto"/>
          <w:sz w:val="20"/>
          <w:szCs w:val="20"/>
          <w:lang w:val="it-IT"/>
        </w:rPr>
        <w:t>theo</w:t>
      </w:r>
      <w:proofErr w:type="spellEnd"/>
      <w:r w:rsidRPr="00206331">
        <w:rPr>
          <w:rFonts w:ascii="Tahoma" w:hAnsi="Tahoma" w:cs="Tahoma"/>
          <w:color w:val="auto"/>
          <w:sz w:val="20"/>
          <w:szCs w:val="20"/>
          <w:lang w:val="it-IT"/>
        </w:rPr>
        <w:t xml:space="preserve"> </w:t>
      </w:r>
      <w:proofErr w:type="spellStart"/>
      <w:r w:rsidR="00797312">
        <w:rPr>
          <w:rFonts w:ascii="Tahoma" w:hAnsi="Tahoma" w:cs="Tahoma"/>
          <w:b/>
          <w:bCs/>
          <w:color w:val="auto"/>
          <w:sz w:val="20"/>
          <w:szCs w:val="20"/>
          <w:lang w:val="it-IT"/>
        </w:rPr>
        <w:t>Tên</w:t>
      </w:r>
      <w:proofErr w:type="spellEnd"/>
      <w:r w:rsidR="00797312">
        <w:rPr>
          <w:rFonts w:ascii="Tahoma" w:hAnsi="Tahoma" w:cs="Tahoma"/>
          <w:b/>
          <w:bCs/>
          <w:color w:val="auto"/>
          <w:sz w:val="20"/>
          <w:szCs w:val="20"/>
          <w:lang w:val="it-IT"/>
        </w:rPr>
        <w:t xml:space="preserve"> </w:t>
      </w:r>
      <w:proofErr w:type="spellStart"/>
      <w:r w:rsidR="00797312">
        <w:rPr>
          <w:rFonts w:ascii="Tahoma" w:hAnsi="Tahoma" w:cs="Tahoma"/>
          <w:b/>
          <w:bCs/>
          <w:color w:val="auto"/>
          <w:sz w:val="20"/>
          <w:szCs w:val="20"/>
          <w:lang w:val="it-IT"/>
        </w:rPr>
        <w:t>khách</w:t>
      </w:r>
      <w:proofErr w:type="spellEnd"/>
      <w:r w:rsidR="00797312">
        <w:rPr>
          <w:rFonts w:ascii="Tahoma" w:hAnsi="Tahoma" w:cs="Tahoma"/>
          <w:b/>
          <w:bCs/>
          <w:color w:val="auto"/>
          <w:sz w:val="20"/>
          <w:szCs w:val="20"/>
          <w:lang w:val="it-IT"/>
        </w:rPr>
        <w:t xml:space="preserve"> </w:t>
      </w:r>
      <w:proofErr w:type="spellStart"/>
      <w:r w:rsidR="00797312">
        <w:rPr>
          <w:rFonts w:ascii="Tahoma" w:hAnsi="Tahoma" w:cs="Tahoma"/>
          <w:b/>
          <w:bCs/>
          <w:color w:val="auto"/>
          <w:sz w:val="20"/>
          <w:szCs w:val="20"/>
          <w:lang w:val="it-IT"/>
        </w:rPr>
        <w:t>hàng</w:t>
      </w:r>
      <w:proofErr w:type="spellEnd"/>
      <w:r w:rsidR="00797312">
        <w:rPr>
          <w:rFonts w:ascii="Tahoma" w:hAnsi="Tahoma" w:cs="Tahoma"/>
          <w:b/>
          <w:bCs/>
          <w:color w:val="auto"/>
          <w:sz w:val="20"/>
          <w:szCs w:val="20"/>
          <w:lang w:val="it-IT"/>
        </w:rPr>
        <w:t xml:space="preserve"> </w:t>
      </w:r>
      <w:proofErr w:type="spellStart"/>
      <w:r w:rsidR="00797312" w:rsidRPr="00AF2009">
        <w:rPr>
          <w:rFonts w:ascii="Tahoma" w:hAnsi="Tahoma" w:cs="Tahoma"/>
          <w:color w:val="auto"/>
          <w:sz w:val="20"/>
          <w:szCs w:val="20"/>
          <w:lang w:val="it-IT"/>
        </w:rPr>
        <w:t>đã</w:t>
      </w:r>
      <w:proofErr w:type="spellEnd"/>
      <w:r w:rsidR="00797312" w:rsidRPr="00AF2009">
        <w:rPr>
          <w:rFonts w:ascii="Tahoma" w:hAnsi="Tahoma" w:cs="Tahoma"/>
          <w:color w:val="auto"/>
          <w:sz w:val="20"/>
          <w:szCs w:val="20"/>
          <w:lang w:val="it-IT"/>
        </w:rPr>
        <w:t xml:space="preserve"> </w:t>
      </w:r>
      <w:proofErr w:type="spellStart"/>
      <w:r w:rsidR="00797312" w:rsidRPr="00AF2009">
        <w:rPr>
          <w:rFonts w:ascii="Tahoma" w:hAnsi="Tahoma" w:cs="Tahoma"/>
          <w:color w:val="auto"/>
          <w:sz w:val="20"/>
          <w:szCs w:val="20"/>
          <w:lang w:val="it-IT"/>
        </w:rPr>
        <w:t>đăng</w:t>
      </w:r>
      <w:proofErr w:type="spellEnd"/>
      <w:r w:rsidR="00797312" w:rsidRPr="00AF2009">
        <w:rPr>
          <w:rFonts w:ascii="Tahoma" w:hAnsi="Tahoma" w:cs="Tahoma"/>
          <w:color w:val="auto"/>
          <w:sz w:val="20"/>
          <w:szCs w:val="20"/>
          <w:lang w:val="it-IT"/>
        </w:rPr>
        <w:t xml:space="preserve"> </w:t>
      </w:r>
      <w:proofErr w:type="spellStart"/>
      <w:r w:rsidR="00797312" w:rsidRPr="00AF2009">
        <w:rPr>
          <w:rFonts w:ascii="Tahoma" w:hAnsi="Tahoma" w:cs="Tahoma"/>
          <w:color w:val="auto"/>
          <w:sz w:val="20"/>
          <w:szCs w:val="20"/>
          <w:lang w:val="it-IT"/>
        </w:rPr>
        <w:t>ký</w:t>
      </w:r>
      <w:proofErr w:type="spellEnd"/>
      <w:r w:rsidR="00797312" w:rsidRPr="00AF2009">
        <w:rPr>
          <w:rFonts w:ascii="Tahoma" w:hAnsi="Tahoma" w:cs="Tahoma"/>
          <w:color w:val="auto"/>
          <w:sz w:val="20"/>
          <w:szCs w:val="20"/>
          <w:lang w:val="it-IT"/>
        </w:rPr>
        <w:t xml:space="preserve"> </w:t>
      </w:r>
      <w:proofErr w:type="spellStart"/>
      <w:r w:rsidR="00797312" w:rsidRPr="00AF2009">
        <w:rPr>
          <w:rFonts w:ascii="Tahoma" w:hAnsi="Tahoma" w:cs="Tahoma"/>
          <w:color w:val="auto"/>
          <w:sz w:val="20"/>
          <w:szCs w:val="20"/>
          <w:lang w:val="it-IT"/>
        </w:rPr>
        <w:t>trên</w:t>
      </w:r>
      <w:proofErr w:type="spellEnd"/>
      <w:r w:rsidR="00797312" w:rsidRPr="00AF2009">
        <w:rPr>
          <w:rFonts w:ascii="Tahoma" w:hAnsi="Tahoma" w:cs="Tahoma"/>
          <w:color w:val="auto"/>
          <w:sz w:val="20"/>
          <w:szCs w:val="20"/>
          <w:lang w:val="it-IT"/>
        </w:rPr>
        <w:t xml:space="preserve"> </w:t>
      </w:r>
      <w:proofErr w:type="spellStart"/>
      <w:r w:rsidR="00797312" w:rsidRPr="00AF2009">
        <w:rPr>
          <w:rFonts w:ascii="Tahoma" w:hAnsi="Tahoma" w:cs="Tahoma"/>
          <w:color w:val="auto"/>
          <w:sz w:val="20"/>
          <w:szCs w:val="20"/>
          <w:lang w:val="it-IT"/>
        </w:rPr>
        <w:t>hệ</w:t>
      </w:r>
      <w:proofErr w:type="spellEnd"/>
      <w:r w:rsidR="00797312" w:rsidRPr="00AF2009">
        <w:rPr>
          <w:rFonts w:ascii="Tahoma" w:hAnsi="Tahoma" w:cs="Tahoma"/>
          <w:color w:val="auto"/>
          <w:sz w:val="20"/>
          <w:szCs w:val="20"/>
          <w:lang w:val="it-IT"/>
        </w:rPr>
        <w:t xml:space="preserve"> </w:t>
      </w:r>
      <w:proofErr w:type="spellStart"/>
      <w:r w:rsidR="00797312" w:rsidRPr="00AF2009">
        <w:rPr>
          <w:rFonts w:ascii="Tahoma" w:hAnsi="Tahoma" w:cs="Tahoma"/>
          <w:color w:val="auto"/>
          <w:sz w:val="20"/>
          <w:szCs w:val="20"/>
          <w:lang w:val="it-IT"/>
        </w:rPr>
        <w:t>thống</w:t>
      </w:r>
      <w:proofErr w:type="spellEnd"/>
      <w:r w:rsidR="00797312" w:rsidRPr="00AF2009">
        <w:rPr>
          <w:rFonts w:ascii="Tahoma" w:hAnsi="Tahoma" w:cs="Tahoma"/>
          <w:color w:val="auto"/>
          <w:sz w:val="20"/>
          <w:szCs w:val="20"/>
          <w:lang w:val="it-IT"/>
        </w:rPr>
        <w:t xml:space="preserve"> </w:t>
      </w:r>
      <w:proofErr w:type="spellStart"/>
      <w:r w:rsidR="00797312" w:rsidRPr="00AF2009">
        <w:rPr>
          <w:rFonts w:ascii="Tahoma" w:hAnsi="Tahoma" w:cs="Tahoma"/>
          <w:color w:val="auto"/>
          <w:sz w:val="20"/>
          <w:szCs w:val="20"/>
          <w:lang w:val="it-IT"/>
        </w:rPr>
        <w:t>của</w:t>
      </w:r>
      <w:proofErr w:type="spellEnd"/>
      <w:r w:rsidR="00797312" w:rsidRPr="00AF2009">
        <w:rPr>
          <w:rFonts w:ascii="Tahoma" w:hAnsi="Tahoma" w:cs="Tahoma"/>
          <w:color w:val="auto"/>
          <w:sz w:val="20"/>
          <w:szCs w:val="20"/>
          <w:lang w:val="it-IT"/>
        </w:rPr>
        <w:t xml:space="preserve"> GHN</w:t>
      </w:r>
      <w:del w:id="93" w:author="Trinh Nguyen" w:date="2025-12-17T17:09:00Z" w16du:dateUtc="2025-12-17T10:09:00Z">
        <w:r w:rsidR="00797312" w:rsidRPr="00AF2009" w:rsidDel="005A1C31">
          <w:rPr>
            <w:rFonts w:ascii="Tahoma" w:hAnsi="Tahoma" w:cs="Tahoma"/>
            <w:color w:val="auto"/>
            <w:sz w:val="20"/>
            <w:szCs w:val="20"/>
            <w:lang w:val="it-IT"/>
          </w:rPr>
          <w:delText xml:space="preserve"> và GHN hiểu rằng K</w:delText>
        </w:r>
      </w:del>
      <w:del w:id="94" w:author="Trinh Nguyen" w:date="2025-12-17T17:08:00Z" w16du:dateUtc="2025-12-17T10:08:00Z">
        <w:r w:rsidR="00797312" w:rsidRPr="00AF2009" w:rsidDel="005A1C31">
          <w:rPr>
            <w:rFonts w:ascii="Tahoma" w:hAnsi="Tahoma" w:cs="Tahoma"/>
            <w:color w:val="auto"/>
            <w:sz w:val="20"/>
            <w:szCs w:val="20"/>
            <w:lang w:val="it-IT"/>
          </w:rPr>
          <w:delText>H</w:delText>
        </w:r>
      </w:del>
      <w:del w:id="95" w:author="Trinh Nguyen" w:date="2025-12-17T17:09:00Z" w16du:dateUtc="2025-12-17T10:09:00Z">
        <w:r w:rsidR="00797312" w:rsidRPr="00AF2009" w:rsidDel="005A1C31">
          <w:rPr>
            <w:rFonts w:ascii="Tahoma" w:hAnsi="Tahoma" w:cs="Tahoma"/>
            <w:color w:val="auto"/>
            <w:sz w:val="20"/>
            <w:szCs w:val="20"/>
            <w:lang w:val="it-IT"/>
          </w:rPr>
          <w:delText xml:space="preserve"> sẽ không có nhu cầu lấy hoá đơn</w:delText>
        </w:r>
      </w:del>
      <w:r w:rsidR="00797312" w:rsidRPr="00AF2009">
        <w:rPr>
          <w:rFonts w:ascii="Tahoma" w:hAnsi="Tahoma" w:cs="Tahoma"/>
          <w:color w:val="auto"/>
          <w:sz w:val="20"/>
          <w:szCs w:val="20"/>
          <w:lang w:val="it-IT"/>
        </w:rPr>
        <w:t>.</w:t>
      </w:r>
    </w:p>
    <w:p w14:paraId="2EEB60E6" w14:textId="130962CD" w:rsidR="007E160A" w:rsidRPr="00473919" w:rsidRDefault="007E160A" w:rsidP="000C6B1B">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
      <w:r w:rsidRPr="00473919">
        <w:rPr>
          <w:rFonts w:ascii="Tahoma" w:hAnsi="Tahoma" w:cs="Tahoma"/>
          <w:color w:val="auto"/>
          <w:sz w:val="20"/>
          <w:szCs w:val="20"/>
          <w:lang w:val="it-IT"/>
        </w:rPr>
        <w:t xml:space="preserve">GHN </w:t>
      </w:r>
      <w:proofErr w:type="spellStart"/>
      <w:r w:rsidRPr="00473919">
        <w:rPr>
          <w:rFonts w:ascii="Tahoma" w:hAnsi="Tahoma" w:cs="Tahoma"/>
          <w:color w:val="auto"/>
          <w:sz w:val="20"/>
          <w:szCs w:val="20"/>
          <w:lang w:val="it-IT"/>
        </w:rPr>
        <w:t>sẽ</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lập</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Hóa</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đơn</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theo</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thông</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tin</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của</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Khách</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hàng</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tại</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mục</w:t>
      </w:r>
      <w:proofErr w:type="spellEnd"/>
      <w:r w:rsidRPr="00473919">
        <w:rPr>
          <w:rFonts w:ascii="Tahoma" w:hAnsi="Tahoma" w:cs="Tahoma"/>
          <w:color w:val="auto"/>
          <w:sz w:val="20"/>
          <w:szCs w:val="20"/>
          <w:lang w:val="it-IT"/>
        </w:rPr>
        <w:t xml:space="preserve"> </w:t>
      </w:r>
      <w:r w:rsidR="00CC5F3F">
        <w:rPr>
          <w:rFonts w:ascii="Tahoma" w:hAnsi="Tahoma" w:cs="Tahoma"/>
          <w:color w:val="auto"/>
          <w:sz w:val="20"/>
          <w:szCs w:val="20"/>
          <w:lang w:val="it-IT"/>
        </w:rPr>
        <w:t>4</w:t>
      </w:r>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Phụ</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lục</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này</w:t>
      </w:r>
      <w:proofErr w:type="spellEnd"/>
      <w:r w:rsidRPr="00473919">
        <w:rPr>
          <w:rFonts w:ascii="Tahoma" w:hAnsi="Tahoma" w:cs="Tahoma"/>
          <w:color w:val="auto"/>
          <w:sz w:val="20"/>
          <w:szCs w:val="20"/>
          <w:lang w:val="it-IT"/>
        </w:rPr>
        <w:t>.</w:t>
      </w:r>
    </w:p>
    <w:p w14:paraId="16F12675" w14:textId="77777777" w:rsidR="007E160A" w:rsidRPr="00473919" w:rsidRDefault="007E160A" w:rsidP="000C6B1B">
      <w:pPr>
        <w:pStyle w:val="ListParagraph"/>
        <w:numPr>
          <w:ilvl w:val="1"/>
          <w:numId w:val="5"/>
        </w:numPr>
        <w:spacing w:before="120" w:after="120" w:line="276" w:lineRule="auto"/>
        <w:ind w:left="993" w:hanging="567"/>
        <w:contextualSpacing w:val="0"/>
        <w:jc w:val="both"/>
        <w:rPr>
          <w:rFonts w:ascii="Tahoma" w:hAnsi="Tahoma" w:cs="Tahoma"/>
          <w:color w:val="auto"/>
          <w:sz w:val="20"/>
          <w:szCs w:val="20"/>
          <w:lang w:val="it-IT"/>
        </w:rPr>
      </w:pPr>
      <w:r w:rsidRPr="00473919">
        <w:rPr>
          <w:rFonts w:ascii="Tahoma" w:hAnsi="Tahoma" w:cs="Tahoma"/>
          <w:color w:val="auto"/>
          <w:sz w:val="20"/>
          <w:szCs w:val="20"/>
          <w:lang w:val="it-IT"/>
        </w:rPr>
        <w:t xml:space="preserve">Trong </w:t>
      </w:r>
      <w:proofErr w:type="spellStart"/>
      <w:r w:rsidRPr="00473919">
        <w:rPr>
          <w:rFonts w:ascii="Tahoma" w:hAnsi="Tahoma" w:cs="Tahoma"/>
          <w:color w:val="auto"/>
          <w:sz w:val="20"/>
          <w:szCs w:val="20"/>
          <w:lang w:val="it-IT"/>
        </w:rPr>
        <w:t>trường</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hợp</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có</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sự</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thay</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đổi</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vê</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thông</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tin</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nhận</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Hóa</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đơn</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thì</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Khách</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hàng</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phải</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thông</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báo</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bằng</w:t>
      </w:r>
      <w:proofErr w:type="spellEnd"/>
      <w:r w:rsidRPr="00473919">
        <w:rPr>
          <w:rFonts w:ascii="Tahoma" w:hAnsi="Tahoma" w:cs="Tahoma"/>
          <w:color w:val="auto"/>
          <w:sz w:val="20"/>
          <w:szCs w:val="20"/>
          <w:lang w:val="it-IT"/>
        </w:rPr>
        <w:t xml:space="preserve"> email/</w:t>
      </w:r>
      <w:proofErr w:type="spellStart"/>
      <w:r w:rsidRPr="00473919">
        <w:rPr>
          <w:rFonts w:ascii="Tahoma" w:hAnsi="Tahoma" w:cs="Tahoma"/>
          <w:color w:val="auto"/>
          <w:sz w:val="20"/>
          <w:szCs w:val="20"/>
          <w:lang w:val="it-IT"/>
        </w:rPr>
        <w:t>văn</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bản</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cho</w:t>
      </w:r>
      <w:proofErr w:type="spellEnd"/>
      <w:r w:rsidRPr="00473919">
        <w:rPr>
          <w:rFonts w:ascii="Tahoma" w:hAnsi="Tahoma" w:cs="Tahoma"/>
          <w:color w:val="auto"/>
          <w:sz w:val="20"/>
          <w:szCs w:val="20"/>
          <w:lang w:val="it-IT"/>
        </w:rPr>
        <w:t xml:space="preserve"> GHN </w:t>
      </w:r>
      <w:proofErr w:type="spellStart"/>
      <w:r w:rsidRPr="00473919">
        <w:rPr>
          <w:rFonts w:ascii="Tahoma" w:hAnsi="Tahoma" w:cs="Tahoma"/>
          <w:color w:val="auto"/>
          <w:sz w:val="20"/>
          <w:szCs w:val="20"/>
          <w:lang w:val="it-IT"/>
        </w:rPr>
        <w:t>trong</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thời</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hạn</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ba</w:t>
      </w:r>
      <w:proofErr w:type="spellEnd"/>
      <w:r w:rsidRPr="00473919">
        <w:rPr>
          <w:rFonts w:ascii="Tahoma" w:hAnsi="Tahoma" w:cs="Tahoma"/>
          <w:color w:val="auto"/>
          <w:sz w:val="20"/>
          <w:szCs w:val="20"/>
          <w:lang w:val="it-IT"/>
        </w:rPr>
        <w:t xml:space="preserve"> (03) </w:t>
      </w:r>
      <w:proofErr w:type="spellStart"/>
      <w:r w:rsidRPr="00473919">
        <w:rPr>
          <w:rFonts w:ascii="Tahoma" w:hAnsi="Tahoma" w:cs="Tahoma"/>
          <w:color w:val="auto"/>
          <w:sz w:val="20"/>
          <w:szCs w:val="20"/>
          <w:lang w:val="it-IT"/>
        </w:rPr>
        <w:t>ngày</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làm</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việc</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kê</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tư</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ngày</w:t>
      </w:r>
      <w:proofErr w:type="spellEnd"/>
      <w:r w:rsidRPr="00473919">
        <w:rPr>
          <w:rFonts w:ascii="Tahoma" w:hAnsi="Tahoma" w:cs="Tahoma"/>
          <w:color w:val="auto"/>
          <w:sz w:val="20"/>
          <w:szCs w:val="20"/>
          <w:lang w:val="it-IT"/>
        </w:rPr>
        <w:t xml:space="preserve"> có </w:t>
      </w:r>
      <w:proofErr w:type="spellStart"/>
      <w:r w:rsidRPr="00473919">
        <w:rPr>
          <w:rFonts w:ascii="Tahoma" w:hAnsi="Tahoma" w:cs="Tahoma"/>
          <w:color w:val="auto"/>
          <w:sz w:val="20"/>
          <w:szCs w:val="20"/>
          <w:lang w:val="it-IT"/>
        </w:rPr>
        <w:t>sư</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thay</w:t>
      </w:r>
      <w:proofErr w:type="spellEnd"/>
      <w:r w:rsidRPr="00473919">
        <w:rPr>
          <w:rFonts w:ascii="Tahoma" w:hAnsi="Tahoma" w:cs="Tahoma"/>
          <w:color w:val="auto"/>
          <w:sz w:val="20"/>
          <w:szCs w:val="20"/>
          <w:lang w:val="it-IT"/>
        </w:rPr>
        <w:t xml:space="preserve"> </w:t>
      </w:r>
      <w:proofErr w:type="spellStart"/>
      <w:r w:rsidRPr="00473919">
        <w:rPr>
          <w:rFonts w:ascii="Tahoma" w:hAnsi="Tahoma" w:cs="Tahoma"/>
          <w:color w:val="auto"/>
          <w:sz w:val="20"/>
          <w:szCs w:val="20"/>
          <w:lang w:val="it-IT"/>
        </w:rPr>
        <w:t>đổi</w:t>
      </w:r>
      <w:proofErr w:type="spellEnd"/>
      <w:r w:rsidRPr="00473919">
        <w:rPr>
          <w:rFonts w:ascii="Tahoma" w:hAnsi="Tahoma" w:cs="Tahoma"/>
          <w:color w:val="auto"/>
          <w:sz w:val="20"/>
          <w:szCs w:val="20"/>
          <w:lang w:val="it-IT"/>
        </w:rPr>
        <w:t>.</w:t>
      </w:r>
    </w:p>
    <w:p w14:paraId="4F6EB741" w14:textId="4D41D30B" w:rsidR="00731265" w:rsidRPr="0043794C" w:rsidRDefault="007E160A" w:rsidP="0043794C">
      <w:pPr>
        <w:widowControl w:val="0"/>
        <w:numPr>
          <w:ilvl w:val="0"/>
          <w:numId w:val="5"/>
        </w:numPr>
        <w:spacing w:before="120" w:after="120" w:line="276" w:lineRule="auto"/>
        <w:ind w:left="426" w:hanging="425"/>
        <w:jc w:val="both"/>
        <w:rPr>
          <w:rFonts w:ascii="Tahoma" w:hAnsi="Tahoma" w:cs="Tahoma"/>
          <w:b/>
          <w:color w:val="auto"/>
          <w:sz w:val="20"/>
          <w:szCs w:val="20"/>
          <w:lang w:val="en-US"/>
        </w:rPr>
      </w:pPr>
      <w:r w:rsidRPr="00473919">
        <w:rPr>
          <w:rFonts w:ascii="Tahoma" w:hAnsi="Tahoma" w:cs="Tahoma"/>
          <w:b/>
          <w:color w:val="auto"/>
          <w:sz w:val="20"/>
          <w:szCs w:val="20"/>
          <w:lang w:val="en-US"/>
        </w:rPr>
        <w:t xml:space="preserve">Thông tin </w:t>
      </w:r>
      <w:proofErr w:type="spellStart"/>
      <w:r w:rsidRPr="00473919">
        <w:rPr>
          <w:rFonts w:ascii="Tahoma" w:hAnsi="Tahoma" w:cs="Tahoma"/>
          <w:b/>
          <w:color w:val="auto"/>
          <w:sz w:val="20"/>
          <w:szCs w:val="20"/>
          <w:lang w:val="en-US"/>
        </w:rPr>
        <w:t>Xuất</w:t>
      </w:r>
      <w:proofErr w:type="spellEnd"/>
      <w:r w:rsidRPr="00473919">
        <w:rPr>
          <w:rFonts w:ascii="Tahoma" w:hAnsi="Tahoma" w:cs="Tahoma"/>
          <w:b/>
          <w:color w:val="auto"/>
          <w:sz w:val="20"/>
          <w:szCs w:val="20"/>
          <w:lang w:val="en-US"/>
        </w:rPr>
        <w:t xml:space="preserve"> </w:t>
      </w:r>
      <w:proofErr w:type="spellStart"/>
      <w:r w:rsidRPr="00473919">
        <w:rPr>
          <w:rFonts w:ascii="Tahoma" w:hAnsi="Tahoma" w:cs="Tahoma"/>
          <w:b/>
          <w:color w:val="auto"/>
          <w:sz w:val="20"/>
          <w:szCs w:val="20"/>
          <w:lang w:val="en-US"/>
        </w:rPr>
        <w:t>hóa</w:t>
      </w:r>
      <w:proofErr w:type="spellEnd"/>
      <w:r w:rsidRPr="00473919">
        <w:rPr>
          <w:rFonts w:ascii="Tahoma" w:hAnsi="Tahoma" w:cs="Tahoma"/>
          <w:b/>
          <w:color w:val="auto"/>
          <w:sz w:val="20"/>
          <w:szCs w:val="20"/>
          <w:lang w:val="en-US"/>
        </w:rPr>
        <w:t xml:space="preserve"> </w:t>
      </w:r>
      <w:proofErr w:type="spellStart"/>
      <w:r w:rsidRPr="00473919">
        <w:rPr>
          <w:rFonts w:ascii="Tahoma" w:hAnsi="Tahoma" w:cs="Tahoma"/>
          <w:b/>
          <w:color w:val="auto"/>
          <w:sz w:val="20"/>
          <w:szCs w:val="20"/>
          <w:lang w:val="en-US"/>
        </w:rPr>
        <w:t>đơn</w:t>
      </w:r>
      <w:proofErr w:type="spellEnd"/>
    </w:p>
    <w:p w14:paraId="59DE8223" w14:textId="77777777" w:rsidR="007E160A" w:rsidRPr="00473919" w:rsidRDefault="007E160A" w:rsidP="007E160A">
      <w:pPr>
        <w:widowControl w:val="0"/>
        <w:spacing w:before="120" w:after="120" w:line="276" w:lineRule="auto"/>
        <w:ind w:left="426"/>
        <w:jc w:val="both"/>
        <w:rPr>
          <w:rFonts w:ascii="Tahoma" w:hAnsi="Tahoma" w:cs="Tahoma"/>
          <w:b/>
          <w:color w:val="auto"/>
          <w:sz w:val="20"/>
          <w:szCs w:val="20"/>
        </w:rPr>
      </w:pPr>
      <w:proofErr w:type="spellStart"/>
      <w:r w:rsidRPr="00473919">
        <w:rPr>
          <w:rFonts w:ascii="Tahoma" w:hAnsi="Tahoma" w:cs="Tahoma"/>
          <w:color w:val="auto"/>
          <w:sz w:val="20"/>
          <w:szCs w:val="20"/>
          <w:lang w:val="en-US"/>
        </w:rPr>
        <w:t>Hóa</w:t>
      </w:r>
      <w:proofErr w:type="spellEnd"/>
      <w:r w:rsidRPr="00473919">
        <w:rPr>
          <w:rFonts w:ascii="Tahoma" w:hAnsi="Tahoma" w:cs="Tahoma"/>
          <w:color w:val="auto"/>
          <w:sz w:val="20"/>
          <w:szCs w:val="20"/>
          <w:lang w:val="en-US"/>
        </w:rPr>
        <w:t xml:space="preserve"> </w:t>
      </w:r>
      <w:proofErr w:type="spellStart"/>
      <w:r w:rsidRPr="00473919">
        <w:rPr>
          <w:rFonts w:ascii="Tahoma" w:hAnsi="Tahoma" w:cs="Tahoma"/>
          <w:color w:val="auto"/>
          <w:sz w:val="20"/>
          <w:szCs w:val="20"/>
          <w:lang w:val="en-US"/>
        </w:rPr>
        <w:t>đơn</w:t>
      </w:r>
      <w:proofErr w:type="spellEnd"/>
      <w:r w:rsidRPr="00473919">
        <w:rPr>
          <w:rFonts w:ascii="Tahoma" w:hAnsi="Tahoma" w:cs="Tahoma"/>
          <w:color w:val="auto"/>
          <w:sz w:val="20"/>
          <w:szCs w:val="20"/>
          <w:lang w:val="en-US"/>
        </w:rPr>
        <w:t xml:space="preserve"> </w:t>
      </w:r>
      <w:proofErr w:type="spellStart"/>
      <w:r w:rsidRPr="00473919">
        <w:rPr>
          <w:rFonts w:ascii="Tahoma" w:hAnsi="Tahoma" w:cs="Tahoma"/>
          <w:color w:val="auto"/>
          <w:sz w:val="20"/>
          <w:szCs w:val="20"/>
          <w:lang w:val="en-US"/>
        </w:rPr>
        <w:t>sẽ</w:t>
      </w:r>
      <w:proofErr w:type="spellEnd"/>
      <w:r w:rsidRPr="00473919">
        <w:rPr>
          <w:rFonts w:ascii="Tahoma" w:hAnsi="Tahoma" w:cs="Tahoma"/>
          <w:color w:val="auto"/>
          <w:sz w:val="20"/>
          <w:szCs w:val="20"/>
          <w:lang w:val="en-US"/>
        </w:rPr>
        <w:t xml:space="preserve"> </w:t>
      </w:r>
      <w:proofErr w:type="spellStart"/>
      <w:r w:rsidRPr="00473919">
        <w:rPr>
          <w:rFonts w:ascii="Tahoma" w:hAnsi="Tahoma" w:cs="Tahoma"/>
          <w:color w:val="auto"/>
          <w:sz w:val="20"/>
          <w:szCs w:val="20"/>
          <w:lang w:val="en-US"/>
        </w:rPr>
        <w:t>được</w:t>
      </w:r>
      <w:proofErr w:type="spellEnd"/>
      <w:r w:rsidRPr="00473919">
        <w:rPr>
          <w:rFonts w:ascii="Tahoma" w:hAnsi="Tahoma" w:cs="Tahoma"/>
          <w:color w:val="auto"/>
          <w:sz w:val="20"/>
          <w:szCs w:val="20"/>
          <w:lang w:val="en-US"/>
        </w:rPr>
        <w:t xml:space="preserve"> </w:t>
      </w:r>
      <w:proofErr w:type="spellStart"/>
      <w:r w:rsidRPr="00473919">
        <w:rPr>
          <w:rFonts w:ascii="Tahoma" w:hAnsi="Tahoma" w:cs="Tahoma"/>
          <w:color w:val="auto"/>
          <w:sz w:val="20"/>
          <w:szCs w:val="20"/>
          <w:lang w:val="en-US"/>
        </w:rPr>
        <w:t>xuất</w:t>
      </w:r>
      <w:proofErr w:type="spellEnd"/>
      <w:r w:rsidRPr="00473919">
        <w:rPr>
          <w:rFonts w:ascii="Tahoma" w:hAnsi="Tahoma" w:cs="Tahoma"/>
          <w:color w:val="auto"/>
          <w:sz w:val="20"/>
          <w:szCs w:val="20"/>
          <w:lang w:val="en-US"/>
        </w:rPr>
        <w:t xml:space="preserve"> </w:t>
      </w:r>
      <w:r w:rsidRPr="00473919">
        <w:rPr>
          <w:rFonts w:ascii="Tahoma" w:hAnsi="Tahoma" w:cs="Tahoma"/>
          <w:color w:val="auto"/>
          <w:sz w:val="20"/>
          <w:szCs w:val="20"/>
        </w:rPr>
        <w:t xml:space="preserve">và gửi </w:t>
      </w:r>
      <w:proofErr w:type="spellStart"/>
      <w:r w:rsidRPr="00473919">
        <w:rPr>
          <w:rFonts w:ascii="Tahoma" w:hAnsi="Tahoma" w:cs="Tahoma"/>
          <w:color w:val="auto"/>
          <w:sz w:val="20"/>
          <w:szCs w:val="20"/>
          <w:lang w:val="en-US"/>
        </w:rPr>
        <w:t>về</w:t>
      </w:r>
      <w:proofErr w:type="spellEnd"/>
      <w:r w:rsidRPr="00473919">
        <w:rPr>
          <w:rFonts w:ascii="Tahoma" w:hAnsi="Tahoma" w:cs="Tahoma"/>
          <w:color w:val="auto"/>
          <w:sz w:val="20"/>
          <w:szCs w:val="20"/>
          <w:lang w:val="en-US"/>
        </w:rPr>
        <w:t xml:space="preserve"> </w:t>
      </w:r>
      <w:proofErr w:type="spellStart"/>
      <w:r w:rsidRPr="00473919">
        <w:rPr>
          <w:rFonts w:ascii="Tahoma" w:hAnsi="Tahoma" w:cs="Tahoma"/>
          <w:color w:val="auto"/>
          <w:sz w:val="20"/>
          <w:szCs w:val="20"/>
          <w:lang w:val="en-US"/>
        </w:rPr>
        <w:t>cho</w:t>
      </w:r>
      <w:proofErr w:type="spellEnd"/>
      <w:r w:rsidRPr="00473919">
        <w:rPr>
          <w:rFonts w:ascii="Tahoma" w:hAnsi="Tahoma" w:cs="Tahoma"/>
          <w:color w:val="auto"/>
          <w:sz w:val="20"/>
          <w:szCs w:val="20"/>
          <w:lang w:val="en-US"/>
        </w:rPr>
        <w:t xml:space="preserve"> </w:t>
      </w:r>
      <w:r w:rsidRPr="00473919">
        <w:rPr>
          <w:rFonts w:ascii="Tahoma" w:hAnsi="Tahoma" w:cs="Tahoma"/>
          <w:color w:val="auto"/>
          <w:sz w:val="20"/>
          <w:szCs w:val="20"/>
        </w:rPr>
        <w:t>Khách hàng</w:t>
      </w:r>
      <w:r w:rsidRPr="00473919">
        <w:rPr>
          <w:rFonts w:ascii="Tahoma" w:hAnsi="Tahoma" w:cs="Tahoma"/>
          <w:color w:val="auto"/>
          <w:sz w:val="20"/>
          <w:szCs w:val="20"/>
          <w:lang w:val="en-US"/>
        </w:rPr>
        <w:t xml:space="preserve"> </w:t>
      </w:r>
      <w:proofErr w:type="spellStart"/>
      <w:r w:rsidRPr="00473919">
        <w:rPr>
          <w:rFonts w:ascii="Tahoma" w:hAnsi="Tahoma" w:cs="Tahoma"/>
          <w:color w:val="auto"/>
          <w:sz w:val="20"/>
          <w:szCs w:val="20"/>
          <w:lang w:val="en-US"/>
        </w:rPr>
        <w:t>theo</w:t>
      </w:r>
      <w:proofErr w:type="spellEnd"/>
      <w:r w:rsidRPr="00473919">
        <w:rPr>
          <w:rFonts w:ascii="Tahoma" w:hAnsi="Tahoma" w:cs="Tahoma"/>
          <w:color w:val="auto"/>
          <w:sz w:val="20"/>
          <w:szCs w:val="20"/>
          <w:lang w:val="en-US"/>
        </w:rPr>
        <w:t xml:space="preserve"> </w:t>
      </w:r>
      <w:proofErr w:type="spellStart"/>
      <w:r w:rsidRPr="00473919">
        <w:rPr>
          <w:rFonts w:ascii="Tahoma" w:hAnsi="Tahoma" w:cs="Tahoma"/>
          <w:color w:val="auto"/>
          <w:sz w:val="20"/>
          <w:szCs w:val="20"/>
          <w:lang w:val="en-US"/>
        </w:rPr>
        <w:t>thông</w:t>
      </w:r>
      <w:proofErr w:type="spellEnd"/>
      <w:r w:rsidRPr="00473919">
        <w:rPr>
          <w:rFonts w:ascii="Tahoma" w:hAnsi="Tahoma" w:cs="Tahoma"/>
          <w:color w:val="auto"/>
          <w:sz w:val="20"/>
          <w:szCs w:val="20"/>
          <w:lang w:val="en-US"/>
        </w:rPr>
        <w:t xml:space="preserve"> tin </w:t>
      </w:r>
      <w:proofErr w:type="spellStart"/>
      <w:r w:rsidRPr="00473919">
        <w:rPr>
          <w:rFonts w:ascii="Tahoma" w:hAnsi="Tahoma" w:cs="Tahoma"/>
          <w:color w:val="auto"/>
          <w:sz w:val="20"/>
          <w:szCs w:val="20"/>
          <w:lang w:val="en-US"/>
        </w:rPr>
        <w:t>sau</w:t>
      </w:r>
      <w:proofErr w:type="spellEnd"/>
      <w:r w:rsidRPr="00473919">
        <w:rPr>
          <w:rFonts w:ascii="Tahoma" w:hAnsi="Tahoma" w:cs="Tahoma"/>
          <w:color w:val="auto"/>
          <w:sz w:val="20"/>
          <w:szCs w:val="20"/>
        </w:rPr>
        <w:t xml:space="preserve">: </w:t>
      </w:r>
    </w:p>
    <w:tbl>
      <w:tblPr>
        <w:tblW w:w="8784" w:type="dxa"/>
        <w:tblInd w:w="567"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4A0" w:firstRow="1" w:lastRow="0" w:firstColumn="1" w:lastColumn="0" w:noHBand="0" w:noVBand="1"/>
      </w:tblPr>
      <w:tblGrid>
        <w:gridCol w:w="3114"/>
        <w:gridCol w:w="5670"/>
      </w:tblGrid>
      <w:tr w:rsidR="007E160A" w:rsidRPr="00473919" w14:paraId="75827147" w14:textId="77777777" w:rsidTr="00E27D7C">
        <w:tc>
          <w:tcPr>
            <w:tcW w:w="8784" w:type="dxa"/>
            <w:gridSpan w:val="2"/>
          </w:tcPr>
          <w:p w14:paraId="48335CF8" w14:textId="77777777" w:rsidR="007E160A" w:rsidRPr="00473919" w:rsidRDefault="007E160A" w:rsidP="00E27D7C">
            <w:pPr>
              <w:spacing w:before="120" w:after="120" w:line="276" w:lineRule="auto"/>
              <w:jc w:val="center"/>
              <w:rPr>
                <w:rFonts w:ascii="Tahoma" w:hAnsi="Tahoma" w:cs="Tahoma"/>
                <w:b/>
                <w:color w:val="auto"/>
                <w:sz w:val="20"/>
                <w:szCs w:val="20"/>
                <w:lang w:val="en-US"/>
              </w:rPr>
            </w:pPr>
            <w:r w:rsidRPr="00473919">
              <w:rPr>
                <w:rFonts w:ascii="Tahoma" w:hAnsi="Tahoma" w:cs="Tahoma"/>
                <w:b/>
                <w:color w:val="auto"/>
                <w:sz w:val="20"/>
                <w:szCs w:val="20"/>
              </w:rPr>
              <w:t xml:space="preserve">Thông tin </w:t>
            </w:r>
            <w:proofErr w:type="spellStart"/>
            <w:r w:rsidRPr="00473919">
              <w:rPr>
                <w:rFonts w:ascii="Tahoma" w:hAnsi="Tahoma" w:cs="Tahoma"/>
                <w:b/>
                <w:color w:val="auto"/>
                <w:sz w:val="20"/>
                <w:szCs w:val="20"/>
                <w:lang w:val="en-US"/>
              </w:rPr>
              <w:t>trên</w:t>
            </w:r>
            <w:proofErr w:type="spellEnd"/>
            <w:r w:rsidRPr="00473919">
              <w:rPr>
                <w:rFonts w:ascii="Tahoma" w:hAnsi="Tahoma" w:cs="Tahoma"/>
                <w:b/>
                <w:color w:val="auto"/>
                <w:sz w:val="20"/>
                <w:szCs w:val="20"/>
                <w:lang w:val="en-US"/>
              </w:rPr>
              <w:t xml:space="preserve"> </w:t>
            </w:r>
            <w:proofErr w:type="spellStart"/>
            <w:r w:rsidRPr="00473919">
              <w:rPr>
                <w:rFonts w:ascii="Tahoma" w:hAnsi="Tahoma" w:cs="Tahoma"/>
                <w:b/>
                <w:color w:val="auto"/>
                <w:sz w:val="20"/>
                <w:szCs w:val="20"/>
                <w:lang w:val="en-US"/>
              </w:rPr>
              <w:t>Hóa</w:t>
            </w:r>
            <w:proofErr w:type="spellEnd"/>
            <w:r w:rsidRPr="00473919">
              <w:rPr>
                <w:rFonts w:ascii="Tahoma" w:hAnsi="Tahoma" w:cs="Tahoma"/>
                <w:b/>
                <w:color w:val="auto"/>
                <w:sz w:val="20"/>
                <w:szCs w:val="20"/>
                <w:lang w:val="en-US"/>
              </w:rPr>
              <w:t xml:space="preserve"> </w:t>
            </w:r>
            <w:proofErr w:type="spellStart"/>
            <w:r w:rsidRPr="00473919">
              <w:rPr>
                <w:rFonts w:ascii="Tahoma" w:hAnsi="Tahoma" w:cs="Tahoma"/>
                <w:b/>
                <w:color w:val="auto"/>
                <w:sz w:val="20"/>
                <w:szCs w:val="20"/>
                <w:lang w:val="en-US"/>
              </w:rPr>
              <w:t>đơn</w:t>
            </w:r>
            <w:proofErr w:type="spellEnd"/>
          </w:p>
        </w:tc>
      </w:tr>
      <w:tr w:rsidR="007E160A" w:rsidRPr="00473919" w14:paraId="3A86C6EB" w14:textId="77777777" w:rsidTr="00E27D7C">
        <w:tc>
          <w:tcPr>
            <w:tcW w:w="3114" w:type="dxa"/>
          </w:tcPr>
          <w:p w14:paraId="2840B32C" w14:textId="77777777"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color w:val="auto"/>
                <w:sz w:val="20"/>
                <w:szCs w:val="20"/>
              </w:rPr>
              <w:t xml:space="preserve">Tên Công ty </w:t>
            </w:r>
          </w:p>
        </w:tc>
        <w:tc>
          <w:tcPr>
            <w:tcW w:w="5670" w:type="dxa"/>
          </w:tcPr>
          <w:p w14:paraId="5526548F" w14:textId="7D83A5D2" w:rsidR="007E160A" w:rsidRPr="007E160A" w:rsidRDefault="007E160A" w:rsidP="00E27D7C">
            <w:pPr>
              <w:spacing w:before="120" w:after="120" w:line="276" w:lineRule="auto"/>
              <w:jc w:val="both"/>
              <w:rPr>
                <w:rFonts w:ascii="Tahoma" w:hAnsi="Tahoma" w:cs="Tahoma"/>
                <w:color w:val="auto"/>
                <w:sz w:val="20"/>
                <w:szCs w:val="20"/>
                <w:lang w:val="en-US"/>
              </w:rPr>
            </w:pPr>
            <w:r w:rsidRPr="007E160A">
              <w:rPr>
                <w:rFonts w:ascii="Tahoma" w:hAnsi="Tahoma" w:cs="Tahoma"/>
                <w:sz w:val="20"/>
                <w:szCs w:val="20"/>
              </w:rPr>
              <w:t>{{CUSTOMER-NAME}}</w:t>
            </w:r>
          </w:p>
        </w:tc>
      </w:tr>
      <w:tr w:rsidR="007E160A" w:rsidRPr="00473919" w14:paraId="6322A95D" w14:textId="77777777" w:rsidTr="00E27D7C">
        <w:tc>
          <w:tcPr>
            <w:tcW w:w="3114" w:type="dxa"/>
          </w:tcPr>
          <w:p w14:paraId="5F89FE76" w14:textId="77777777"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color w:val="auto"/>
                <w:sz w:val="20"/>
                <w:szCs w:val="20"/>
              </w:rPr>
              <w:t>Mã số thuế</w:t>
            </w:r>
          </w:p>
        </w:tc>
        <w:tc>
          <w:tcPr>
            <w:tcW w:w="5670" w:type="dxa"/>
          </w:tcPr>
          <w:p w14:paraId="4BF3CD95" w14:textId="22839A97"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sz w:val="20"/>
                <w:szCs w:val="20"/>
              </w:rPr>
              <w:t>{{CUSTOMER-TAX-CODE}}</w:t>
            </w:r>
          </w:p>
        </w:tc>
      </w:tr>
      <w:tr w:rsidR="007E160A" w:rsidRPr="00473919" w14:paraId="003E44F0" w14:textId="77777777" w:rsidTr="00E27D7C">
        <w:tc>
          <w:tcPr>
            <w:tcW w:w="3114" w:type="dxa"/>
          </w:tcPr>
          <w:p w14:paraId="43C845A1" w14:textId="77777777"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color w:val="auto"/>
                <w:sz w:val="20"/>
                <w:szCs w:val="20"/>
              </w:rPr>
              <w:t>Địa chỉ trụ sở</w:t>
            </w:r>
          </w:p>
        </w:tc>
        <w:tc>
          <w:tcPr>
            <w:tcW w:w="5670" w:type="dxa"/>
          </w:tcPr>
          <w:p w14:paraId="7523FA17" w14:textId="282AD428"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sz w:val="20"/>
                <w:szCs w:val="20"/>
              </w:rPr>
              <w:t>{{CUSTOMER-ADDRESS}}</w:t>
            </w:r>
          </w:p>
        </w:tc>
      </w:tr>
      <w:tr w:rsidR="007E160A" w:rsidRPr="00473919" w14:paraId="1867059C" w14:textId="77777777" w:rsidTr="00E27D7C">
        <w:tc>
          <w:tcPr>
            <w:tcW w:w="8784" w:type="dxa"/>
            <w:gridSpan w:val="2"/>
          </w:tcPr>
          <w:p w14:paraId="6FE752F9" w14:textId="77777777" w:rsidR="007E160A" w:rsidRPr="008F3CED" w:rsidRDefault="007E160A" w:rsidP="00E27D7C">
            <w:pPr>
              <w:spacing w:before="120" w:after="120" w:line="276" w:lineRule="auto"/>
              <w:jc w:val="center"/>
              <w:rPr>
                <w:rFonts w:ascii="Tahoma" w:hAnsi="Tahoma" w:cs="Tahoma"/>
                <w:b/>
                <w:color w:val="auto"/>
                <w:sz w:val="20"/>
                <w:szCs w:val="20"/>
              </w:rPr>
            </w:pPr>
            <w:r w:rsidRPr="008F3CED">
              <w:rPr>
                <w:rFonts w:ascii="Tahoma" w:hAnsi="Tahoma" w:cs="Tahoma"/>
                <w:b/>
                <w:color w:val="auto"/>
                <w:sz w:val="20"/>
                <w:szCs w:val="20"/>
              </w:rPr>
              <w:t>Thông tin nhận Hóa đơn</w:t>
            </w:r>
          </w:p>
        </w:tc>
      </w:tr>
      <w:tr w:rsidR="007E160A" w:rsidRPr="00473919" w14:paraId="585B2AEE" w14:textId="77777777" w:rsidTr="00E27D7C">
        <w:tc>
          <w:tcPr>
            <w:tcW w:w="3114" w:type="dxa"/>
          </w:tcPr>
          <w:p w14:paraId="434EE9CB" w14:textId="77777777"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color w:val="auto"/>
                <w:sz w:val="20"/>
                <w:szCs w:val="20"/>
              </w:rPr>
              <w:t>Người nhận</w:t>
            </w:r>
          </w:p>
        </w:tc>
        <w:tc>
          <w:tcPr>
            <w:tcW w:w="5670" w:type="dxa"/>
          </w:tcPr>
          <w:p w14:paraId="456BEC75" w14:textId="66D41244"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sz w:val="20"/>
                <w:szCs w:val="20"/>
              </w:rPr>
              <w:t>{{RECEIVER-NAME}}</w:t>
            </w:r>
          </w:p>
        </w:tc>
      </w:tr>
      <w:tr w:rsidR="007E160A" w:rsidRPr="00473919" w14:paraId="0C463563" w14:textId="77777777" w:rsidTr="00E27D7C">
        <w:tc>
          <w:tcPr>
            <w:tcW w:w="3114" w:type="dxa"/>
          </w:tcPr>
          <w:p w14:paraId="3C8AD1EA" w14:textId="77777777" w:rsidR="007E160A" w:rsidRPr="007E160A" w:rsidRDefault="007E160A" w:rsidP="00E27D7C">
            <w:pPr>
              <w:spacing w:before="120" w:after="120" w:line="276" w:lineRule="auto"/>
              <w:jc w:val="both"/>
              <w:rPr>
                <w:rFonts w:ascii="Tahoma" w:hAnsi="Tahoma" w:cs="Tahoma"/>
                <w:color w:val="auto"/>
                <w:sz w:val="20"/>
                <w:szCs w:val="20"/>
                <w:lang w:val="en-US"/>
              </w:rPr>
            </w:pPr>
            <w:proofErr w:type="spellStart"/>
            <w:r w:rsidRPr="007E160A">
              <w:rPr>
                <w:rFonts w:ascii="Tahoma" w:hAnsi="Tahoma" w:cs="Tahoma"/>
                <w:color w:val="auto"/>
                <w:sz w:val="20"/>
                <w:szCs w:val="20"/>
                <w:lang w:val="en-US"/>
              </w:rPr>
              <w:t>Điện</w:t>
            </w:r>
            <w:proofErr w:type="spellEnd"/>
            <w:r w:rsidRPr="007E160A">
              <w:rPr>
                <w:rFonts w:ascii="Tahoma" w:hAnsi="Tahoma" w:cs="Tahoma"/>
                <w:color w:val="auto"/>
                <w:sz w:val="20"/>
                <w:szCs w:val="20"/>
                <w:lang w:val="en-US"/>
              </w:rPr>
              <w:t xml:space="preserve"> </w:t>
            </w:r>
            <w:proofErr w:type="spellStart"/>
            <w:r w:rsidRPr="007E160A">
              <w:rPr>
                <w:rFonts w:ascii="Tahoma" w:hAnsi="Tahoma" w:cs="Tahoma"/>
                <w:color w:val="auto"/>
                <w:sz w:val="20"/>
                <w:szCs w:val="20"/>
                <w:lang w:val="en-US"/>
              </w:rPr>
              <w:t>thoại</w:t>
            </w:r>
            <w:proofErr w:type="spellEnd"/>
          </w:p>
        </w:tc>
        <w:tc>
          <w:tcPr>
            <w:tcW w:w="5670" w:type="dxa"/>
          </w:tcPr>
          <w:p w14:paraId="34A3D59A" w14:textId="46B24562"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sz w:val="20"/>
                <w:szCs w:val="20"/>
              </w:rPr>
              <w:t>{{RECEIVER-MOBILE}}</w:t>
            </w:r>
          </w:p>
        </w:tc>
      </w:tr>
      <w:tr w:rsidR="007E160A" w:rsidRPr="00473919" w14:paraId="7EB698EF" w14:textId="77777777" w:rsidTr="00E27D7C">
        <w:tc>
          <w:tcPr>
            <w:tcW w:w="3114" w:type="dxa"/>
          </w:tcPr>
          <w:p w14:paraId="7C7AD288" w14:textId="77777777" w:rsidR="007E160A" w:rsidRPr="007E160A" w:rsidRDefault="007E160A" w:rsidP="00E27D7C">
            <w:pPr>
              <w:spacing w:before="120" w:after="120" w:line="276" w:lineRule="auto"/>
              <w:jc w:val="both"/>
              <w:rPr>
                <w:rFonts w:ascii="Tahoma" w:hAnsi="Tahoma" w:cs="Tahoma"/>
                <w:color w:val="auto"/>
                <w:sz w:val="20"/>
                <w:szCs w:val="20"/>
                <w:lang w:val="en-US"/>
              </w:rPr>
            </w:pPr>
            <w:proofErr w:type="spellStart"/>
            <w:r w:rsidRPr="007E160A">
              <w:rPr>
                <w:rFonts w:ascii="Tahoma" w:hAnsi="Tahoma" w:cs="Tahoma"/>
                <w:color w:val="auto"/>
                <w:sz w:val="20"/>
                <w:szCs w:val="20"/>
                <w:lang w:val="en-US"/>
              </w:rPr>
              <w:t>Địa</w:t>
            </w:r>
            <w:proofErr w:type="spellEnd"/>
            <w:r w:rsidRPr="007E160A">
              <w:rPr>
                <w:rFonts w:ascii="Tahoma" w:hAnsi="Tahoma" w:cs="Tahoma"/>
                <w:color w:val="auto"/>
                <w:sz w:val="20"/>
                <w:szCs w:val="20"/>
                <w:lang w:val="en-US"/>
              </w:rPr>
              <w:t xml:space="preserve"> </w:t>
            </w:r>
            <w:proofErr w:type="spellStart"/>
            <w:r w:rsidRPr="007E160A">
              <w:rPr>
                <w:rFonts w:ascii="Tahoma" w:hAnsi="Tahoma" w:cs="Tahoma"/>
                <w:color w:val="auto"/>
                <w:sz w:val="20"/>
                <w:szCs w:val="20"/>
                <w:lang w:val="en-US"/>
              </w:rPr>
              <w:t>chỉ</w:t>
            </w:r>
            <w:proofErr w:type="spellEnd"/>
          </w:p>
        </w:tc>
        <w:tc>
          <w:tcPr>
            <w:tcW w:w="5670" w:type="dxa"/>
          </w:tcPr>
          <w:p w14:paraId="0EEB94C2" w14:textId="73563F9E" w:rsidR="007E160A" w:rsidRPr="007E160A" w:rsidRDefault="007E160A" w:rsidP="00E27D7C">
            <w:pPr>
              <w:spacing w:before="120" w:after="120" w:line="276" w:lineRule="auto"/>
              <w:jc w:val="both"/>
              <w:rPr>
                <w:rFonts w:ascii="Tahoma" w:hAnsi="Tahoma" w:cs="Tahoma"/>
                <w:color w:val="auto"/>
                <w:sz w:val="20"/>
                <w:szCs w:val="20"/>
              </w:rPr>
            </w:pPr>
            <w:r w:rsidRPr="007E160A">
              <w:rPr>
                <w:rFonts w:ascii="Tahoma" w:hAnsi="Tahoma" w:cs="Tahoma"/>
                <w:sz w:val="20"/>
                <w:szCs w:val="20"/>
              </w:rPr>
              <w:t>{{RECEIVER-ADDRESS}}</w:t>
            </w:r>
          </w:p>
        </w:tc>
      </w:tr>
      <w:tr w:rsidR="007E160A" w:rsidRPr="00473919" w14:paraId="2344F5AA" w14:textId="77777777" w:rsidTr="00E27D7C">
        <w:tc>
          <w:tcPr>
            <w:tcW w:w="3114" w:type="dxa"/>
          </w:tcPr>
          <w:p w14:paraId="3E160D73" w14:textId="77777777" w:rsidR="007E160A" w:rsidRPr="007E160A" w:rsidRDefault="007E160A" w:rsidP="00E27D7C">
            <w:pPr>
              <w:spacing w:before="120" w:after="120" w:line="276" w:lineRule="auto"/>
              <w:jc w:val="both"/>
              <w:rPr>
                <w:rFonts w:ascii="Tahoma" w:hAnsi="Tahoma" w:cs="Tahoma"/>
                <w:color w:val="auto"/>
                <w:sz w:val="20"/>
                <w:szCs w:val="20"/>
                <w:lang w:val="en-US"/>
              </w:rPr>
            </w:pPr>
            <w:r w:rsidRPr="007E160A">
              <w:rPr>
                <w:rFonts w:ascii="Tahoma" w:hAnsi="Tahoma" w:cs="Tahoma"/>
                <w:color w:val="auto"/>
                <w:sz w:val="20"/>
                <w:szCs w:val="20"/>
                <w:lang w:val="en-US"/>
              </w:rPr>
              <w:t>Email</w:t>
            </w:r>
          </w:p>
        </w:tc>
        <w:tc>
          <w:tcPr>
            <w:tcW w:w="5670" w:type="dxa"/>
          </w:tcPr>
          <w:p w14:paraId="6F0EBBBB" w14:textId="753E3659" w:rsidR="007E160A" w:rsidRPr="007E160A" w:rsidRDefault="007E160A" w:rsidP="00E27D7C">
            <w:pPr>
              <w:spacing w:before="120" w:after="120" w:line="276" w:lineRule="auto"/>
              <w:jc w:val="both"/>
              <w:rPr>
                <w:rFonts w:ascii="Tahoma" w:hAnsi="Tahoma" w:cs="Tahoma"/>
                <w:color w:val="auto"/>
                <w:sz w:val="20"/>
                <w:szCs w:val="20"/>
                <w:lang w:val="en-US"/>
              </w:rPr>
            </w:pPr>
            <w:r w:rsidRPr="007E160A">
              <w:rPr>
                <w:rFonts w:ascii="Tahoma" w:hAnsi="Tahoma" w:cs="Tahoma"/>
                <w:sz w:val="20"/>
                <w:szCs w:val="20"/>
              </w:rPr>
              <w:t>{{RECEIVER-EMAIL}}</w:t>
            </w:r>
          </w:p>
        </w:tc>
      </w:tr>
    </w:tbl>
    <w:p w14:paraId="279130A2" w14:textId="77777777" w:rsidR="007E160A" w:rsidRDefault="007E160A" w:rsidP="007E160A">
      <w:pPr>
        <w:widowControl w:val="0"/>
        <w:spacing w:before="120" w:after="120" w:line="276" w:lineRule="auto"/>
        <w:jc w:val="both"/>
        <w:rPr>
          <w:rFonts w:ascii="Tahoma" w:hAnsi="Tahoma" w:cs="Tahoma"/>
          <w:color w:val="auto"/>
          <w:sz w:val="20"/>
          <w:szCs w:val="20"/>
        </w:rPr>
      </w:pPr>
    </w:p>
    <w:p w14:paraId="08038156" w14:textId="77777777" w:rsidR="007E160A" w:rsidRPr="00473919" w:rsidRDefault="007E160A" w:rsidP="007E160A">
      <w:pPr>
        <w:widowControl w:val="0"/>
        <w:spacing w:before="120" w:after="120" w:line="276" w:lineRule="auto"/>
        <w:jc w:val="both"/>
        <w:rPr>
          <w:rFonts w:ascii="Tahoma" w:eastAsia="Arial" w:hAnsi="Tahoma" w:cs="Tahoma"/>
          <w:b/>
          <w:color w:val="auto"/>
          <w:sz w:val="20"/>
          <w:szCs w:val="20"/>
        </w:rPr>
      </w:pPr>
      <w:r w:rsidRPr="00473919">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8F3CED">
        <w:rPr>
          <w:rFonts w:ascii="Tahoma" w:hAnsi="Tahoma" w:cs="Tahoma"/>
          <w:color w:val="auto"/>
          <w:sz w:val="20"/>
          <w:szCs w:val="20"/>
        </w:rPr>
        <w:t>.</w:t>
      </w:r>
      <w:r w:rsidRPr="00473919">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7E160A" w:rsidRPr="00473919" w14:paraId="5D200942" w14:textId="77777777" w:rsidTr="00E27D7C">
        <w:tc>
          <w:tcPr>
            <w:tcW w:w="9571" w:type="dxa"/>
          </w:tcPr>
          <w:p w14:paraId="0985627D" w14:textId="77777777" w:rsidR="007E160A" w:rsidRPr="00473919" w:rsidRDefault="007E160A" w:rsidP="00E27D7C">
            <w:pPr>
              <w:widowControl w:val="0"/>
              <w:spacing w:before="120" w:after="120" w:line="276" w:lineRule="auto"/>
              <w:jc w:val="center"/>
              <w:rPr>
                <w:rFonts w:ascii="Tahoma" w:hAnsi="Tahoma" w:cs="Tahoma"/>
                <w:b/>
                <w:color w:val="auto"/>
                <w:sz w:val="20"/>
                <w:szCs w:val="20"/>
                <w:lang w:val="en-US"/>
              </w:rPr>
            </w:pPr>
            <w:r w:rsidRPr="00473919">
              <w:rPr>
                <w:rFonts w:ascii="Tahoma" w:hAnsi="Tahoma" w:cs="Tahoma"/>
                <w:b/>
                <w:color w:val="auto"/>
                <w:sz w:val="20"/>
                <w:szCs w:val="20"/>
                <w:lang w:val="en-US"/>
              </w:rPr>
              <w:t>HẾT PHỤ LỤC 02</w:t>
            </w:r>
          </w:p>
        </w:tc>
      </w:tr>
    </w:tbl>
    <w:p w14:paraId="2B625E9C"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77D45E7C"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2939B6C1"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2624DFC2"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6FA8E08D"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3CBB8193"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0066C417"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017D581D"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40A9F507"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5329E100"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08A998CA" w14:textId="77777777" w:rsidR="007E160A" w:rsidRDefault="007E160A" w:rsidP="007E160A">
      <w:pPr>
        <w:spacing w:before="120" w:after="120" w:line="276" w:lineRule="auto"/>
        <w:jc w:val="center"/>
        <w:rPr>
          <w:rFonts w:ascii="Tahoma" w:hAnsi="Tahoma" w:cs="Tahoma"/>
          <w:b/>
          <w:color w:val="auto"/>
          <w:sz w:val="20"/>
          <w:szCs w:val="20"/>
          <w:u w:val="single"/>
        </w:rPr>
      </w:pPr>
    </w:p>
    <w:p w14:paraId="62C5A89C" w14:textId="77777777" w:rsidR="00AC1D3B" w:rsidRPr="00AC1D3B" w:rsidRDefault="00AC1D3B" w:rsidP="007E160A">
      <w:pPr>
        <w:spacing w:before="120" w:after="120" w:line="276" w:lineRule="auto"/>
        <w:jc w:val="center"/>
        <w:rPr>
          <w:rFonts w:ascii="Tahoma" w:hAnsi="Tahoma" w:cs="Tahoma"/>
          <w:b/>
          <w:color w:val="auto"/>
          <w:sz w:val="20"/>
          <w:szCs w:val="20"/>
          <w:u w:val="single"/>
        </w:rPr>
      </w:pPr>
    </w:p>
    <w:p w14:paraId="6D57446A"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47E877D7" w14:textId="77777777" w:rsidR="007E160A" w:rsidRDefault="007E160A" w:rsidP="007E160A">
      <w:pPr>
        <w:spacing w:before="120" w:after="120" w:line="276" w:lineRule="auto"/>
        <w:jc w:val="center"/>
        <w:rPr>
          <w:rFonts w:ascii="Tahoma" w:hAnsi="Tahoma" w:cs="Tahoma"/>
          <w:b/>
          <w:color w:val="auto"/>
          <w:sz w:val="20"/>
          <w:szCs w:val="20"/>
          <w:u w:val="single"/>
          <w:lang w:val="en-US"/>
        </w:rPr>
      </w:pPr>
    </w:p>
    <w:p w14:paraId="56668E54" w14:textId="1CDC2A82" w:rsidR="000374CD" w:rsidRPr="003307A5" w:rsidRDefault="000374CD" w:rsidP="007E160A">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0"/>
          <w:u w:val="single"/>
          <w:lang w:val="en-US"/>
        </w:rPr>
        <w:t>PHỤ LỤC 03 – QUY ĐỊNH VỀ BỒI THƯỜNG</w:t>
      </w:r>
    </w:p>
    <w:p w14:paraId="376F1B30" w14:textId="77777777" w:rsidR="000374CD" w:rsidRPr="003307A5" w:rsidRDefault="000374CD" w:rsidP="000374CD">
      <w:pPr>
        <w:spacing w:before="120" w:after="120"/>
        <w:jc w:val="both"/>
        <w:outlineLvl w:val="0"/>
        <w:rPr>
          <w:rFonts w:ascii="Tahoma" w:hAnsi="Tahoma" w:cs="Tahoma"/>
          <w:color w:val="auto"/>
          <w:sz w:val="20"/>
          <w:szCs w:val="20"/>
          <w:lang w:val="en-US"/>
        </w:rPr>
      </w:pPr>
      <w:proofErr w:type="spellStart"/>
      <w:r w:rsidRPr="003307A5">
        <w:rPr>
          <w:rFonts w:ascii="Tahoma" w:hAnsi="Tahoma" w:cs="Tahoma"/>
          <w:color w:val="auto"/>
          <w:sz w:val="20"/>
          <w:szCs w:val="20"/>
          <w:lang w:val="en-US"/>
        </w:rPr>
        <w:t>Trên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cơ</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sở</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phạm</w:t>
      </w:r>
      <w:proofErr w:type="spellEnd"/>
      <w:r w:rsidRPr="003307A5">
        <w:rPr>
          <w:rFonts w:ascii="Tahoma" w:hAnsi="Tahoma" w:cs="Tahoma"/>
          <w:color w:val="auto"/>
          <w:sz w:val="20"/>
          <w:szCs w:val="20"/>
          <w:lang w:val="en-US"/>
        </w:rPr>
        <w:t xml:space="preserve"> vi </w:t>
      </w:r>
      <w:proofErr w:type="spellStart"/>
      <w:r w:rsidRPr="003307A5">
        <w:rPr>
          <w:rFonts w:ascii="Tahoma" w:hAnsi="Tahoma" w:cs="Tahoma"/>
          <w:color w:val="auto"/>
          <w:sz w:val="20"/>
          <w:szCs w:val="20"/>
          <w:lang w:val="en-US"/>
        </w:rPr>
        <w:t>và</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quyền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hạn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của</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mình</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các</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Bên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khi</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tham</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gia</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Hợp</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đồng</w:t>
      </w:r>
      <w:proofErr w:type="spellEnd"/>
      <w:r w:rsidRPr="003307A5">
        <w:rPr>
          <w:rFonts w:ascii="Tahoma" w:hAnsi="Tahoma" w:cs="Tahoma"/>
          <w:color w:val="auto"/>
          <w:sz w:val="20"/>
          <w:szCs w:val="20"/>
          <w:lang w:val="en-US"/>
        </w:rPr>
        <w:t xml:space="preserve"> cam </w:t>
      </w:r>
      <w:proofErr w:type="spellStart"/>
      <w:r w:rsidRPr="003307A5">
        <w:rPr>
          <w:rFonts w:ascii="Tahoma" w:hAnsi="Tahoma" w:cs="Tahoma"/>
          <w:color w:val="auto"/>
          <w:sz w:val="20"/>
          <w:szCs w:val="20"/>
          <w:lang w:val="en-US"/>
        </w:rPr>
        <w:t>kết</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sẽ</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bồi</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thường</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thiệt</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hại</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cho</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Bên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còn</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lại</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như</w:t>
      </w:r>
      <w:proofErr w:type="spellEnd"/>
      <w:r w:rsidRPr="003307A5">
        <w:rPr>
          <w:rFonts w:ascii="Tahoma" w:hAnsi="Tahoma" w:cs="Tahoma"/>
          <w:color w:val="auto"/>
          <w:sz w:val="20"/>
          <w:szCs w:val="20"/>
          <w:lang w:val="en-US"/>
        </w:rPr>
        <w:t xml:space="preserve"> </w:t>
      </w:r>
      <w:proofErr w:type="spellStart"/>
      <w:r w:rsidRPr="003307A5">
        <w:rPr>
          <w:rFonts w:ascii="Tahoma" w:hAnsi="Tahoma" w:cs="Tahoma"/>
          <w:color w:val="auto"/>
          <w:sz w:val="20"/>
          <w:szCs w:val="20"/>
          <w:lang w:val="en-US"/>
        </w:rPr>
        <w:t>sau</w:t>
      </w:r>
      <w:proofErr w:type="spellEnd"/>
      <w:r w:rsidRPr="003307A5">
        <w:rPr>
          <w:rFonts w:ascii="Tahoma" w:hAnsi="Tahoma" w:cs="Tahoma"/>
          <w:color w:val="auto"/>
          <w:sz w:val="20"/>
          <w:szCs w:val="20"/>
          <w:lang w:val="en-US"/>
        </w:rPr>
        <w:t>:</w:t>
      </w:r>
    </w:p>
    <w:p w14:paraId="3C72BEC7"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proofErr w:type="spellStart"/>
      <w:r w:rsidRPr="003307A5">
        <w:rPr>
          <w:rFonts w:ascii="Tahoma" w:hAnsi="Tahoma" w:cs="Tahoma"/>
          <w:b/>
          <w:color w:val="auto"/>
          <w:sz w:val="20"/>
          <w:szCs w:val="20"/>
          <w:lang w:val="it-IT"/>
        </w:rPr>
        <w:t>Giá</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trị</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Bưu</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gửi</w:t>
      </w:r>
      <w:proofErr w:type="spellEnd"/>
    </w:p>
    <w:p w14:paraId="190DB6EE" w14:textId="77777777" w:rsidR="000374CD" w:rsidRPr="003307A5" w:rsidRDefault="000374CD" w:rsidP="000374CD">
      <w:pPr>
        <w:spacing w:before="120" w:after="120" w:line="276" w:lineRule="auto"/>
        <w:ind w:left="567"/>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Giá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sẽ</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căn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cứ</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nhiệm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bồi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thường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GHN </w:t>
      </w:r>
      <w:proofErr w:type="spellStart"/>
      <w:r w:rsidRPr="003307A5">
        <w:rPr>
          <w:rFonts w:ascii="Tahoma" w:hAnsi="Tahoma" w:cs="Tahoma"/>
          <w:color w:val="auto"/>
          <w:sz w:val="20"/>
          <w:szCs w:val="20"/>
          <w:lang w:val="it-IT"/>
        </w:rPr>
        <w:t>theo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quy</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tại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Mục</w:t>
      </w:r>
      <w:proofErr w:type="spellEnd"/>
      <w:r w:rsidRPr="003307A5">
        <w:rPr>
          <w:rFonts w:ascii="Tahoma" w:hAnsi="Tahoma" w:cs="Tahoma"/>
          <w:color w:val="auto"/>
          <w:sz w:val="20"/>
          <w:szCs w:val="20"/>
          <w:lang w:val="it-IT"/>
        </w:rPr>
        <w:t xml:space="preserve"> 2 </w:t>
      </w: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w:t>
      </w:r>
    </w:p>
    <w:p w14:paraId="3E2F8BBF" w14:textId="77777777" w:rsidR="000374CD" w:rsidRPr="003307A5" w:rsidRDefault="000374CD" w:rsidP="000374CD">
      <w:pPr>
        <w:spacing w:before="120" w:after="120" w:line="276" w:lineRule="auto"/>
        <w:ind w:left="567"/>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t>Giá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Bưu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gửi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định</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giá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ghi/</w:t>
      </w:r>
      <w:proofErr w:type="spellStart"/>
      <w:r w:rsidRPr="003307A5">
        <w:rPr>
          <w:rFonts w:ascii="Tahoma" w:hAnsi="Tahoma" w:cs="Tahoma"/>
          <w:color w:val="auto"/>
          <w:sz w:val="20"/>
          <w:szCs w:val="20"/>
          <w:lang w:val="it-IT"/>
        </w:rPr>
        <w:t>thể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hiện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giá</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trị</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pháp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lý</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người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bán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xuất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cho</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việc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mua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đó</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b/>
          <w:color w:val="auto"/>
          <w:sz w:val="20"/>
          <w:szCs w:val="20"/>
          <w:lang w:val="it-IT"/>
        </w:rPr>
        <w:t>Hóa</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đơn</w:t>
      </w:r>
      <w:proofErr w:type="spellEnd"/>
      <w:proofErr w:type="gramStart"/>
      <w:r w:rsidRPr="003307A5">
        <w:rPr>
          <w:rFonts w:ascii="Tahoma" w:hAnsi="Tahoma" w:cs="Tahoma"/>
          <w:color w:val="auto"/>
          <w:sz w:val="20"/>
          <w:szCs w:val="20"/>
          <w:lang w:val="it-IT"/>
        </w:rPr>
        <w:t>”)(</w:t>
      </w:r>
      <w:proofErr w:type="gram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kiện</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mô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về</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được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Hóa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phù</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với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mô</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mà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đã</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khai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trên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Đơn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hàng</w:t>
      </w:r>
      <w:proofErr w:type="spellEnd"/>
      <w:r w:rsidRPr="003307A5">
        <w:rPr>
          <w:rFonts w:ascii="Tahoma" w:hAnsi="Tahoma" w:cs="Tahoma"/>
          <w:color w:val="auto"/>
          <w:sz w:val="20"/>
          <w:szCs w:val="20"/>
          <w:lang w:val="it-IT"/>
        </w:rPr>
        <w:t>.</w:t>
      </w:r>
    </w:p>
    <w:p w14:paraId="4110FC92" w14:textId="77777777" w:rsidR="000374CD" w:rsidRPr="003307A5" w:rsidRDefault="000374CD" w:rsidP="000374CD">
      <w:pPr>
        <w:spacing w:before="120" w:after="120" w:line="276" w:lineRule="auto"/>
        <w:ind w:left="1134" w:hanging="567"/>
        <w:jc w:val="both"/>
        <w:rPr>
          <w:rFonts w:ascii="Tahoma" w:hAnsi="Tahoma" w:cs="Tahoma"/>
          <w:sz w:val="20"/>
        </w:rPr>
      </w:pPr>
      <w:r w:rsidRPr="003307A5">
        <w:rPr>
          <w:rFonts w:ascii="Tahoma" w:hAnsi="Tahoma" w:cs="Tahoma"/>
          <w:b/>
          <w:color w:val="FF0000"/>
          <w:sz w:val="20"/>
        </w:rPr>
        <w:t>(*)</w:t>
      </w:r>
      <w:r w:rsidRPr="003307A5">
        <w:rPr>
          <w:rFonts w:ascii="Tahoma" w:hAnsi="Tahoma" w:cs="Tahoma"/>
          <w:sz w:val="20"/>
        </w:rPr>
        <w:tab/>
      </w:r>
      <w:r w:rsidRPr="003307A5">
        <w:rPr>
          <w:rFonts w:ascii="Tahoma" w:hAnsi="Tahoma" w:cs="Tahoma"/>
          <w:b/>
          <w:sz w:val="20"/>
          <w:u w:val="single"/>
        </w:rPr>
        <w:t>Lưu ý</w:t>
      </w:r>
      <w:r w:rsidRPr="003307A5">
        <w:rPr>
          <w:rFonts w:ascii="Tahoma" w:hAnsi="Tahoma" w:cs="Tahoma"/>
          <w:sz w:val="20"/>
        </w:rPr>
        <w:t>: Hóa đơn có giá trị pháp lý là:</w:t>
      </w:r>
    </w:p>
    <w:p w14:paraId="43B6533E"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Hóa đơn giá trị gia tăng, nếu người bán là doanh nghiệp kê khai thuế giá trị gia tăng (“</w:t>
      </w:r>
      <w:r w:rsidRPr="003307A5">
        <w:rPr>
          <w:rFonts w:ascii="Tahoma" w:hAnsi="Tahoma" w:cs="Tahoma"/>
          <w:b/>
          <w:sz w:val="20"/>
        </w:rPr>
        <w:t>GTGT</w:t>
      </w:r>
      <w:r w:rsidRPr="003307A5">
        <w:rPr>
          <w:rFonts w:ascii="Tahoma" w:hAnsi="Tahoma" w:cs="Tahoma"/>
          <w:sz w:val="20"/>
        </w:rPr>
        <w:t>”) theo phương pháp khấu trừ; hoặc</w:t>
      </w:r>
    </w:p>
    <w:p w14:paraId="44A44212"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Hóa đơn bán hàng, nếu người bán là doanh nghiệp kê khai thuế GTGT theo phương pháp trực tiếp; hoặc</w:t>
      </w:r>
    </w:p>
    <w:p w14:paraId="6C87907E" w14:textId="77777777" w:rsidR="000374CD" w:rsidRPr="003307A5" w:rsidRDefault="000374CD" w:rsidP="00E54C45">
      <w:pPr>
        <w:pStyle w:val="ListParagraph"/>
        <w:numPr>
          <w:ilvl w:val="0"/>
          <w:numId w:val="44"/>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Bộ hồ sơ kê khai hải quan, nếu Hàng hóa được nhập khẩu từ nước ngoài vào Việt Nam.</w:t>
      </w:r>
    </w:p>
    <w:p w14:paraId="27BF1774"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proofErr w:type="spellStart"/>
      <w:r w:rsidRPr="003307A5">
        <w:rPr>
          <w:rFonts w:ascii="Tahoma" w:hAnsi="Tahoma" w:cs="Tahoma"/>
          <w:b/>
          <w:color w:val="auto"/>
          <w:sz w:val="20"/>
          <w:szCs w:val="20"/>
          <w:lang w:val="it-IT"/>
        </w:rPr>
        <w:t>Bồi</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thường</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bởi</w:t>
      </w:r>
      <w:proofErr w:type="spellEnd"/>
      <w:r w:rsidRPr="003307A5">
        <w:rPr>
          <w:rFonts w:ascii="Tahoma" w:hAnsi="Tahoma" w:cs="Tahoma"/>
          <w:b/>
          <w:color w:val="auto"/>
          <w:sz w:val="20"/>
          <w:szCs w:val="20"/>
          <w:lang w:val="it-IT"/>
        </w:rPr>
        <w:t xml:space="preserve"> GHN </w:t>
      </w:r>
    </w:p>
    <w:p w14:paraId="68F38359"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sz w:val="20"/>
        </w:rPr>
      </w:pPr>
      <w:bookmarkStart w:id="96" w:name="_v0j2z051ldks" w:colFirst="0" w:colLast="0"/>
      <w:bookmarkStart w:id="97" w:name="_hmygzjoownca" w:colFirst="0" w:colLast="0"/>
      <w:bookmarkStart w:id="98" w:name="_kceld9xzek7w" w:colFirst="0" w:colLast="0"/>
      <w:bookmarkEnd w:id="96"/>
      <w:bookmarkEnd w:id="97"/>
      <w:bookmarkEnd w:id="98"/>
      <w:r w:rsidRPr="003307A5">
        <w:rPr>
          <w:rFonts w:ascii="Tahoma" w:hAnsi="Tahoma" w:cs="Tahoma"/>
          <w:b/>
          <w:sz w:val="20"/>
        </w:rPr>
        <w:t>Trường hợp Bưu gửi bị mất, thất lạc, hư hỏng</w:t>
      </w:r>
    </w:p>
    <w:p w14:paraId="6102CEBD" w14:textId="77777777" w:rsidR="000374CD" w:rsidRPr="003307A5" w:rsidRDefault="000374CD" w:rsidP="000374CD">
      <w:pPr>
        <w:spacing w:before="120" w:after="120" w:line="276" w:lineRule="auto"/>
        <w:ind w:left="1134"/>
        <w:jc w:val="both"/>
        <w:rPr>
          <w:rFonts w:ascii="Tahoma" w:hAnsi="Tahoma" w:cs="Tahoma"/>
          <w:sz w:val="20"/>
        </w:rPr>
      </w:pPr>
      <w:r w:rsidRPr="003307A5">
        <w:rPr>
          <w:rFonts w:ascii="Tahoma" w:hAnsi="Tahoma" w:cs="Tahoma"/>
          <w:sz w:val="20"/>
        </w:rPr>
        <w:t xml:space="preserve">GHN sẽ chịu trách nhiệm bồi thường cho </w:t>
      </w:r>
      <w:r w:rsidRPr="008F3CED">
        <w:rPr>
          <w:rFonts w:ascii="Tahoma" w:hAnsi="Tahoma" w:cs="Tahoma"/>
          <w:sz w:val="20"/>
        </w:rPr>
        <w:t xml:space="preserve">Khách hàng </w:t>
      </w:r>
      <w:r w:rsidRPr="003307A5">
        <w:rPr>
          <w:rFonts w:ascii="Tahoma" w:hAnsi="Tahoma" w:cs="Tahoma"/>
          <w:sz w:val="20"/>
        </w:rPr>
        <w:t xml:space="preserve">nếu Bưu gửi bị hư hỏng, mất mát hoặc thất lạc xảy ra trong quá trình cung ứng Dịch vụ gây ra do lỗi của GHN. Trách nhiệm của GHN chỉ giới hạn trong thiệt hại và tổn thất trực tiếp và thực tế gây ra cho hoặc liên quan đến Bưu gửi. Các loại thiệt hại hoặc tổn thất khác (bao gồm nhưng không hạn chế bởi tổn thất lợi nhuận, thu nhập, cơ hội kinh doanh) sẽ bị loại trừ. </w:t>
      </w:r>
    </w:p>
    <w:p w14:paraId="43C20798" w14:textId="77777777" w:rsidR="000374CD" w:rsidRPr="003307A5" w:rsidRDefault="000374CD" w:rsidP="00E54C45">
      <w:pPr>
        <w:numPr>
          <w:ilvl w:val="0"/>
          <w:numId w:val="11"/>
        </w:numPr>
        <w:spacing w:before="120" w:after="120" w:line="276" w:lineRule="auto"/>
        <w:ind w:left="1701" w:hanging="567"/>
        <w:jc w:val="both"/>
        <w:rPr>
          <w:rFonts w:ascii="Tahoma" w:hAnsi="Tahoma" w:cs="Tahoma"/>
          <w:sz w:val="20"/>
        </w:rPr>
      </w:pPr>
      <w:r w:rsidRPr="003307A5">
        <w:rPr>
          <w:rFonts w:ascii="Tahoma" w:hAnsi="Tahoma" w:cs="Tahoma"/>
          <w:b/>
          <w:sz w:val="20"/>
        </w:rPr>
        <w:t>Bưu gửi là thư từ, tài liệu, ấn phẩm, giấy tờ, hóa đơn, hợp đồng và các loại văn bản khác</w:t>
      </w:r>
      <w:r w:rsidRPr="003307A5">
        <w:rPr>
          <w:rFonts w:ascii="Tahoma" w:hAnsi="Tahoma" w:cs="Tahoma"/>
          <w:sz w:val="20"/>
        </w:rPr>
        <w:t xml:space="preserve">: </w:t>
      </w:r>
    </w:p>
    <w:p w14:paraId="05AA3162" w14:textId="77777777" w:rsidR="000374CD" w:rsidRPr="003307A5" w:rsidRDefault="000374CD" w:rsidP="000374CD">
      <w:pPr>
        <w:spacing w:before="120" w:after="120" w:line="276" w:lineRule="auto"/>
        <w:ind w:left="1701"/>
        <w:jc w:val="both"/>
        <w:rPr>
          <w:rFonts w:ascii="Tahoma" w:hAnsi="Tahoma" w:cs="Tahoma"/>
          <w:sz w:val="20"/>
        </w:rPr>
      </w:pPr>
      <w:r w:rsidRPr="003307A5">
        <w:rPr>
          <w:rFonts w:ascii="Tahoma" w:hAnsi="Tahoma" w:cs="Tahoma"/>
          <w:sz w:val="20"/>
        </w:rPr>
        <w:t xml:space="preserve">Trong trường hợp Bưu gửi bị hư hỏng, mất mát hoặc thất lạc, khoản tiền bồi thường GHN sẽ trả cho </w:t>
      </w:r>
      <w:r w:rsidRPr="008F3CED">
        <w:rPr>
          <w:rFonts w:ascii="Tahoma" w:hAnsi="Tahoma" w:cs="Tahoma"/>
          <w:sz w:val="20"/>
        </w:rPr>
        <w:t xml:space="preserve">Khách hàng </w:t>
      </w:r>
      <w:r w:rsidRPr="003307A5">
        <w:rPr>
          <w:rFonts w:ascii="Tahoma" w:hAnsi="Tahoma" w:cs="Tahoma"/>
          <w:sz w:val="20"/>
        </w:rPr>
        <w:t>sẽ bằng 04 (bốn) lần Cước phí của Dịch vụ đã sử dụng.</w:t>
      </w:r>
    </w:p>
    <w:p w14:paraId="6D3523F0" w14:textId="77777777" w:rsidR="000374CD" w:rsidRPr="003307A5" w:rsidRDefault="000374CD" w:rsidP="00E54C45">
      <w:pPr>
        <w:numPr>
          <w:ilvl w:val="0"/>
          <w:numId w:val="11"/>
        </w:numPr>
        <w:tabs>
          <w:tab w:val="left" w:pos="1701"/>
        </w:tabs>
        <w:spacing w:before="120" w:after="120" w:line="276" w:lineRule="auto"/>
        <w:ind w:left="1701" w:hanging="567"/>
        <w:jc w:val="both"/>
        <w:rPr>
          <w:rFonts w:ascii="Tahoma" w:hAnsi="Tahoma" w:cs="Tahoma"/>
          <w:b/>
          <w:sz w:val="20"/>
        </w:rPr>
      </w:pPr>
      <w:r w:rsidRPr="003307A5">
        <w:rPr>
          <w:rFonts w:ascii="Tahoma" w:hAnsi="Tahoma" w:cs="Tahoma"/>
          <w:b/>
          <w:sz w:val="20"/>
        </w:rPr>
        <w:lastRenderedPageBreak/>
        <w:t>Bưu gửi là vật phẩm, hàng hóa hoặc Phiếu có giá trị quy đổi</w:t>
      </w:r>
      <w:r w:rsidRPr="003307A5">
        <w:rPr>
          <w:rFonts w:ascii="Tahoma" w:hAnsi="Tahoma" w:cs="Tahoma"/>
          <w:b/>
          <w:sz w:val="20"/>
          <w:vertAlign w:val="superscript"/>
        </w:rPr>
        <w:footnoteReference w:id="1"/>
      </w:r>
      <w:r w:rsidRPr="003307A5">
        <w:rPr>
          <w:rFonts w:ascii="Tahoma" w:hAnsi="Tahoma" w:cs="Tahoma"/>
          <w:b/>
          <w:sz w:val="20"/>
        </w:rPr>
        <w:t xml:space="preserve">: </w:t>
      </w:r>
    </w:p>
    <w:p w14:paraId="2AB095E4"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i/>
          <w:sz w:val="20"/>
        </w:rPr>
      </w:pPr>
      <w:r w:rsidRPr="003307A5">
        <w:rPr>
          <w:rFonts w:ascii="Tahoma" w:hAnsi="Tahoma" w:cs="Tahoma"/>
          <w:b/>
          <w:i/>
          <w:sz w:val="20"/>
        </w:rPr>
        <w:t>Trường hợp Bưu gửi bị mất, thất lạc:</w:t>
      </w:r>
    </w:p>
    <w:p w14:paraId="53730E4A"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 xml:space="preserve">Trong trường hợp Khách hàng có đầy đủ Hóa đơn: </w:t>
      </w:r>
    </w:p>
    <w:p w14:paraId="7FF80B24" w14:textId="77777777" w:rsidR="000374CD" w:rsidRPr="003307A5" w:rsidRDefault="000374CD" w:rsidP="000374CD">
      <w:pPr>
        <w:pStyle w:val="ListParagraph"/>
        <w:spacing w:before="120" w:after="120" w:line="276" w:lineRule="auto"/>
        <w:ind w:left="2552"/>
        <w:contextualSpacing w:val="0"/>
        <w:jc w:val="both"/>
        <w:rPr>
          <w:rFonts w:ascii="Tahoma" w:hAnsi="Tahoma" w:cs="Tahoma"/>
          <w:sz w:val="20"/>
        </w:rPr>
      </w:pPr>
      <w:r w:rsidRPr="003307A5">
        <w:rPr>
          <w:rFonts w:ascii="Tahoma" w:hAnsi="Tahoma" w:cs="Tahoma"/>
          <w:sz w:val="20"/>
        </w:rPr>
        <w:t xml:space="preserve">Khoản tiền bồi thường GHN sẽ trả cho Khách hàng sẽ bằng Giá trị hàng hóa được thể hiện tại Hóa đơn tại Mục 1 Phụ lục này nhưng không vượt quá giá trị mà Khách hàng đã khai báo với GHN (giá trị khai giá). Trong mọi trường hợp, khoản tiền bồi thường sẽ không vượt quá </w:t>
      </w:r>
      <w:r w:rsidRPr="003307A5">
        <w:rPr>
          <w:rFonts w:ascii="Tahoma" w:hAnsi="Tahoma" w:cs="Tahoma"/>
          <w:b/>
          <w:sz w:val="20"/>
        </w:rPr>
        <w:t>5.000.000 VND (Năm triệu đồng)</w:t>
      </w:r>
      <w:r w:rsidRPr="003307A5">
        <w:rPr>
          <w:rFonts w:ascii="Tahoma" w:hAnsi="Tahoma" w:cs="Tahoma"/>
          <w:sz w:val="20"/>
        </w:rPr>
        <w:t>.</w:t>
      </w:r>
    </w:p>
    <w:p w14:paraId="69D0513F"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Trong trường hợp Khách hàng không khai báo giá trị Hàng hóa hoặc không có đầy đủ Hóa đơn: Đền bù tối đa 04 (bốn) lần cước phí Dịch vụ.</w:t>
      </w:r>
    </w:p>
    <w:p w14:paraId="77C9D0C0"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i/>
          <w:sz w:val="20"/>
        </w:rPr>
      </w:pPr>
      <w:bookmarkStart w:id="99" w:name="_vphhjl6wz4lc" w:colFirst="0" w:colLast="0"/>
      <w:bookmarkEnd w:id="99"/>
      <w:r w:rsidRPr="003307A5">
        <w:rPr>
          <w:rFonts w:ascii="Tahoma" w:hAnsi="Tahoma" w:cs="Tahoma"/>
          <w:b/>
          <w:i/>
          <w:sz w:val="20"/>
        </w:rPr>
        <w:t>Trường hợp Bưu gửi bị hư hỏng:</w:t>
      </w:r>
    </w:p>
    <w:p w14:paraId="145A410D" w14:textId="77777777" w:rsidR="000374CD" w:rsidRPr="003307A5" w:rsidRDefault="000374CD" w:rsidP="00E54C45">
      <w:pPr>
        <w:pStyle w:val="ListParagraph"/>
        <w:numPr>
          <w:ilvl w:val="0"/>
          <w:numId w:val="10"/>
        </w:numPr>
        <w:spacing w:before="120" w:after="120" w:line="276" w:lineRule="auto"/>
        <w:ind w:left="2552" w:hanging="284"/>
        <w:contextualSpacing w:val="0"/>
        <w:jc w:val="both"/>
        <w:rPr>
          <w:rFonts w:ascii="Tahoma" w:hAnsi="Tahoma" w:cs="Tahoma"/>
          <w:sz w:val="20"/>
        </w:rPr>
      </w:pPr>
      <w:r w:rsidRPr="003307A5">
        <w:rPr>
          <w:rFonts w:ascii="Tahoma" w:hAnsi="Tahoma" w:cs="Tahoma"/>
          <w:sz w:val="20"/>
        </w:rPr>
        <w:t>Khoản tiền bồi thường sẽ phụ thuộc vào mức độ hư hỏng của Bưu gửi, cụ thể được xác định như sau:</w:t>
      </w:r>
    </w:p>
    <w:p w14:paraId="657E4764" w14:textId="77777777" w:rsidR="000374CD" w:rsidRPr="003307A5" w:rsidRDefault="000374CD" w:rsidP="000374CD">
      <w:pPr>
        <w:pStyle w:val="ListParagraph"/>
        <w:spacing w:before="120" w:after="120" w:line="276" w:lineRule="auto"/>
        <w:ind w:left="2552" w:firstLine="1"/>
        <w:contextualSpacing w:val="0"/>
        <w:jc w:val="both"/>
        <w:rPr>
          <w:rFonts w:ascii="Tahoma" w:hAnsi="Tahoma" w:cs="Tahoma"/>
          <w:sz w:val="20"/>
        </w:rPr>
      </w:pPr>
      <w:r w:rsidRPr="003307A5">
        <w:rPr>
          <w:rFonts w:ascii="Tahoma" w:hAnsi="Tahoma" w:cs="Tahoma"/>
          <w:b/>
          <w:i/>
          <w:sz w:val="20"/>
        </w:rPr>
        <w:t xml:space="preserve">Khoản tiền bồi thường hư hỏng = Khoản tiền bồi thường mất hàng được xác định theo </w:t>
      </w:r>
      <w:r w:rsidRPr="008F3CED">
        <w:rPr>
          <w:rFonts w:ascii="Tahoma" w:hAnsi="Tahoma" w:cs="Tahoma"/>
          <w:b/>
          <w:i/>
          <w:sz w:val="20"/>
        </w:rPr>
        <w:t>Mục</w:t>
      </w:r>
      <w:r w:rsidRPr="003307A5">
        <w:rPr>
          <w:rFonts w:ascii="Tahoma" w:hAnsi="Tahoma" w:cs="Tahoma"/>
          <w:b/>
          <w:i/>
          <w:sz w:val="20"/>
        </w:rPr>
        <w:t xml:space="preserve"> 2.1(b.1) </w:t>
      </w:r>
      <w:r w:rsidRPr="003307A5">
        <w:rPr>
          <w:rFonts w:ascii="Tahoma" w:hAnsi="Tahoma" w:cs="Tahoma"/>
          <w:sz w:val="20"/>
        </w:rPr>
        <w:t xml:space="preserve">x </w:t>
      </w:r>
      <w:r w:rsidRPr="003307A5">
        <w:rPr>
          <w:rFonts w:ascii="Tahoma" w:hAnsi="Tahoma" w:cs="Tahoma"/>
          <w:i/>
          <w:sz w:val="20"/>
        </w:rPr>
        <w:t>(nhân với)</w:t>
      </w:r>
      <w:r w:rsidRPr="003307A5">
        <w:rPr>
          <w:rFonts w:ascii="Tahoma" w:hAnsi="Tahoma" w:cs="Tahoma"/>
          <w:b/>
          <w:i/>
          <w:sz w:val="20"/>
        </w:rPr>
        <w:t xml:space="preserve"> mức bồi thường </w:t>
      </w:r>
      <w:r w:rsidRPr="003307A5">
        <w:rPr>
          <w:rFonts w:ascii="Tahoma" w:hAnsi="Tahoma" w:cs="Tahoma"/>
          <w:i/>
          <w:sz w:val="20"/>
        </w:rPr>
        <w:t>(quy định trong Bảng giá trị bồi thường đối với hàng hóa hư hỏng dưới đây)</w:t>
      </w:r>
      <w:r w:rsidRPr="003307A5">
        <w:rPr>
          <w:rFonts w:ascii="Tahoma" w:hAnsi="Tahoma" w:cs="Tahoma"/>
          <w:b/>
          <w:i/>
          <w:sz w:val="20"/>
        </w:rPr>
        <w:t xml:space="preserve"> </w:t>
      </w:r>
      <w:r w:rsidRPr="003307A5">
        <w:rPr>
          <w:rFonts w:ascii="Tahoma" w:hAnsi="Tahoma" w:cs="Tahoma"/>
          <w:b/>
          <w:i/>
          <w:color w:val="FF0000"/>
          <w:sz w:val="20"/>
          <w:vertAlign w:val="superscript"/>
        </w:rPr>
        <w:t>(**)</w:t>
      </w:r>
    </w:p>
    <w:p w14:paraId="3885C5F5" w14:textId="77777777" w:rsidR="000374CD" w:rsidRPr="003307A5" w:rsidRDefault="000374CD" w:rsidP="000374CD">
      <w:pPr>
        <w:spacing w:before="120" w:after="120" w:line="276" w:lineRule="auto"/>
        <w:ind w:left="1134" w:hanging="567"/>
        <w:jc w:val="both"/>
        <w:rPr>
          <w:rFonts w:ascii="Tahoma" w:hAnsi="Tahoma" w:cs="Tahoma"/>
          <w:sz w:val="20"/>
        </w:rPr>
      </w:pPr>
      <w:r w:rsidRPr="003307A5">
        <w:rPr>
          <w:rFonts w:ascii="Tahoma" w:hAnsi="Tahoma" w:cs="Tahoma"/>
          <w:b/>
          <w:color w:val="FF0000"/>
          <w:sz w:val="20"/>
        </w:rPr>
        <w:t>(**)</w:t>
      </w:r>
      <w:r w:rsidRPr="003307A5">
        <w:rPr>
          <w:rFonts w:ascii="Tahoma" w:hAnsi="Tahoma" w:cs="Tahoma"/>
          <w:b/>
          <w:sz w:val="20"/>
        </w:rPr>
        <w:t xml:space="preserve"> Bảng giá trị bồi thường đối với hàng hóa hư hỏng:</w:t>
      </w:r>
      <w:r w:rsidRPr="003307A5">
        <w:rPr>
          <w:rFonts w:ascii="Tahoma" w:hAnsi="Tahoma" w:cs="Tahoma"/>
          <w:sz w:val="20"/>
        </w:rPr>
        <w:t xml:space="preserve"> </w:t>
      </w:r>
    </w:p>
    <w:tbl>
      <w:tblPr>
        <w:tblW w:w="9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5"/>
        <w:gridCol w:w="1843"/>
        <w:gridCol w:w="3612"/>
      </w:tblGrid>
      <w:tr w:rsidR="000374CD" w:rsidRPr="003307A5" w14:paraId="02A2420F" w14:textId="77777777" w:rsidTr="0096254E">
        <w:trPr>
          <w:trHeight w:val="567"/>
          <w:jc w:val="center"/>
        </w:trPr>
        <w:tc>
          <w:tcPr>
            <w:tcW w:w="4005" w:type="dxa"/>
            <w:shd w:val="clear" w:color="auto" w:fill="ED7D31"/>
            <w:vAlign w:val="center"/>
            <w:hideMark/>
          </w:tcPr>
          <w:p w14:paraId="7F0820CA"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Loại hư hỏng</w:t>
            </w:r>
          </w:p>
        </w:tc>
        <w:tc>
          <w:tcPr>
            <w:tcW w:w="1843" w:type="dxa"/>
            <w:shd w:val="clear" w:color="auto" w:fill="ED7D31"/>
            <w:vAlign w:val="center"/>
            <w:hideMark/>
          </w:tcPr>
          <w:p w14:paraId="75DEEEF3"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Mức bồi thường</w:t>
            </w:r>
          </w:p>
        </w:tc>
        <w:tc>
          <w:tcPr>
            <w:tcW w:w="3612" w:type="dxa"/>
            <w:shd w:val="clear" w:color="auto" w:fill="ED7D31"/>
            <w:vAlign w:val="center"/>
            <w:hideMark/>
          </w:tcPr>
          <w:p w14:paraId="0481CD01" w14:textId="77777777" w:rsidR="000374CD" w:rsidRPr="003307A5" w:rsidRDefault="000374CD" w:rsidP="0096254E">
            <w:pPr>
              <w:jc w:val="center"/>
              <w:rPr>
                <w:rFonts w:ascii="Tahoma" w:hAnsi="Tahoma" w:cs="Tahoma"/>
                <w:b/>
                <w:bCs/>
                <w:color w:val="FFFFFF"/>
                <w:sz w:val="20"/>
              </w:rPr>
            </w:pPr>
            <w:r w:rsidRPr="003307A5">
              <w:rPr>
                <w:rFonts w:ascii="Tahoma" w:hAnsi="Tahoma" w:cs="Tahoma"/>
                <w:b/>
                <w:bCs/>
                <w:color w:val="FFFFFF"/>
                <w:sz w:val="20"/>
              </w:rPr>
              <w:t>Khoản tiền bồi thường</w:t>
            </w:r>
          </w:p>
        </w:tc>
      </w:tr>
      <w:tr w:rsidR="000374CD" w:rsidRPr="003307A5" w14:paraId="710ADAE4" w14:textId="77777777" w:rsidTr="0096254E">
        <w:trPr>
          <w:trHeight w:val="1381"/>
          <w:jc w:val="center"/>
        </w:trPr>
        <w:tc>
          <w:tcPr>
            <w:tcW w:w="4005" w:type="dxa"/>
            <w:vAlign w:val="center"/>
            <w:hideMark/>
          </w:tcPr>
          <w:p w14:paraId="25CCF0C0" w14:textId="77777777" w:rsidR="000374CD" w:rsidRPr="003307A5" w:rsidRDefault="000374CD" w:rsidP="0096254E">
            <w:pPr>
              <w:jc w:val="both"/>
              <w:rPr>
                <w:rFonts w:ascii="Tahoma" w:hAnsi="Tahoma" w:cs="Tahoma"/>
                <w:sz w:val="20"/>
              </w:rPr>
            </w:pPr>
            <w:r w:rsidRPr="003307A5">
              <w:rPr>
                <w:rFonts w:ascii="Tahoma" w:hAnsi="Tahoma" w:cs="Tahoma"/>
                <w:sz w:val="20"/>
              </w:rPr>
              <w:t>Hàng hóa trong Bưu gửi còn nguyên, tuy nhiên bao bì bên ngoài của Bưu gửi bị:</w:t>
            </w:r>
          </w:p>
          <w:p w14:paraId="423CAB2D" w14:textId="77777777" w:rsidR="000374CD" w:rsidRPr="003307A5" w:rsidRDefault="000374CD" w:rsidP="00E54C45">
            <w:pPr>
              <w:pStyle w:val="ListParagraph"/>
              <w:numPr>
                <w:ilvl w:val="0"/>
                <w:numId w:val="13"/>
              </w:numPr>
              <w:ind w:left="313" w:hanging="284"/>
              <w:contextualSpacing w:val="0"/>
              <w:jc w:val="both"/>
              <w:rPr>
                <w:rFonts w:ascii="Tahoma" w:hAnsi="Tahoma" w:cs="Tahoma"/>
                <w:sz w:val="20"/>
              </w:rPr>
            </w:pPr>
            <w:r w:rsidRPr="003307A5">
              <w:rPr>
                <w:rFonts w:ascii="Tahoma" w:hAnsi="Tahoma" w:cs="Tahoma"/>
                <w:sz w:val="20"/>
              </w:rPr>
              <w:t>Rách, vỡ, ướt thùng hàng, hộp đựng hàng.</w:t>
            </w:r>
          </w:p>
          <w:p w14:paraId="2C7FBB62" w14:textId="77777777" w:rsidR="000374CD" w:rsidRPr="003307A5" w:rsidRDefault="000374CD" w:rsidP="00E54C45">
            <w:pPr>
              <w:pStyle w:val="ListParagraph"/>
              <w:numPr>
                <w:ilvl w:val="0"/>
                <w:numId w:val="13"/>
              </w:numPr>
              <w:ind w:left="313" w:hanging="284"/>
              <w:contextualSpacing w:val="0"/>
              <w:jc w:val="both"/>
              <w:rPr>
                <w:rFonts w:ascii="Tahoma" w:hAnsi="Tahoma" w:cs="Tahoma"/>
                <w:sz w:val="20"/>
              </w:rPr>
            </w:pPr>
            <w:r w:rsidRPr="003307A5">
              <w:rPr>
                <w:rFonts w:ascii="Tahoma" w:hAnsi="Tahoma" w:cs="Tahoma"/>
                <w:sz w:val="20"/>
              </w:rPr>
              <w:t>Rách tem niêm phong của nhà sản xuất, sản phẩm còn nguyên.</w:t>
            </w:r>
          </w:p>
        </w:tc>
        <w:tc>
          <w:tcPr>
            <w:tcW w:w="1843" w:type="dxa"/>
            <w:vAlign w:val="center"/>
            <w:hideMark/>
          </w:tcPr>
          <w:p w14:paraId="3B4476DE" w14:textId="77777777" w:rsidR="000374CD" w:rsidRPr="003307A5" w:rsidRDefault="000374CD" w:rsidP="0096254E">
            <w:pPr>
              <w:jc w:val="center"/>
              <w:rPr>
                <w:rFonts w:ascii="Tahoma" w:hAnsi="Tahoma" w:cs="Tahoma"/>
                <w:sz w:val="20"/>
              </w:rPr>
            </w:pPr>
            <w:r w:rsidRPr="003307A5">
              <w:rPr>
                <w:rFonts w:ascii="Tahoma" w:hAnsi="Tahoma" w:cs="Tahoma"/>
                <w:sz w:val="20"/>
              </w:rPr>
              <w:t>5%</w:t>
            </w:r>
          </w:p>
        </w:tc>
        <w:tc>
          <w:tcPr>
            <w:tcW w:w="3612" w:type="dxa"/>
            <w:vAlign w:val="center"/>
            <w:hideMark/>
          </w:tcPr>
          <w:p w14:paraId="4C90FB70"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Pr>
                <w:rFonts w:ascii="Tahoma" w:hAnsi="Tahoma" w:cs="Tahoma"/>
                <w:b/>
                <w:i/>
                <w:sz w:val="20"/>
              </w:rPr>
              <w:t xml:space="preserve"> </w:t>
            </w:r>
            <w:r w:rsidRPr="003307A5">
              <w:rPr>
                <w:rFonts w:ascii="Tahoma" w:hAnsi="Tahoma" w:cs="Tahoma"/>
                <w:sz w:val="20"/>
              </w:rPr>
              <w:t>x 5%</w:t>
            </w:r>
          </w:p>
        </w:tc>
      </w:tr>
      <w:tr w:rsidR="000374CD" w:rsidRPr="003307A5" w14:paraId="0BA641EE" w14:textId="77777777" w:rsidTr="0096254E">
        <w:trPr>
          <w:trHeight w:val="567"/>
          <w:jc w:val="center"/>
        </w:trPr>
        <w:tc>
          <w:tcPr>
            <w:tcW w:w="4005" w:type="dxa"/>
            <w:vAlign w:val="center"/>
            <w:hideMark/>
          </w:tcPr>
          <w:p w14:paraId="487C498D" w14:textId="77777777" w:rsidR="000374CD" w:rsidRPr="003307A5" w:rsidRDefault="000374CD" w:rsidP="0096254E">
            <w:pPr>
              <w:jc w:val="both"/>
              <w:rPr>
                <w:rFonts w:ascii="Tahoma" w:hAnsi="Tahoma" w:cs="Tahoma"/>
                <w:sz w:val="20"/>
              </w:rPr>
            </w:pPr>
            <w:r w:rsidRPr="003307A5">
              <w:rPr>
                <w:rFonts w:ascii="Tahoma" w:hAnsi="Tahoma" w:cs="Tahoma"/>
                <w:sz w:val="20"/>
              </w:rPr>
              <w:t>Hàng hóa bị bể vỡ, hư hại đến 50%</w:t>
            </w:r>
          </w:p>
        </w:tc>
        <w:tc>
          <w:tcPr>
            <w:tcW w:w="1843" w:type="dxa"/>
            <w:vAlign w:val="center"/>
            <w:hideMark/>
          </w:tcPr>
          <w:p w14:paraId="631E6F47" w14:textId="77777777" w:rsidR="000374CD" w:rsidRPr="003307A5" w:rsidRDefault="000374CD" w:rsidP="0096254E">
            <w:pPr>
              <w:jc w:val="center"/>
              <w:rPr>
                <w:rFonts w:ascii="Tahoma" w:hAnsi="Tahoma" w:cs="Tahoma"/>
                <w:sz w:val="20"/>
              </w:rPr>
            </w:pPr>
            <w:r w:rsidRPr="003307A5">
              <w:rPr>
                <w:rFonts w:ascii="Tahoma" w:hAnsi="Tahoma" w:cs="Tahoma"/>
                <w:sz w:val="20"/>
              </w:rPr>
              <w:t>50%</w:t>
            </w:r>
          </w:p>
        </w:tc>
        <w:tc>
          <w:tcPr>
            <w:tcW w:w="3612" w:type="dxa"/>
            <w:vAlign w:val="center"/>
            <w:hideMark/>
          </w:tcPr>
          <w:p w14:paraId="219FD475"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sidDel="00B41069">
              <w:rPr>
                <w:rFonts w:ascii="Tahoma" w:hAnsi="Tahoma" w:cs="Tahoma"/>
                <w:sz w:val="20"/>
              </w:rPr>
              <w:t xml:space="preserve"> </w:t>
            </w:r>
            <w:r w:rsidRPr="003307A5">
              <w:rPr>
                <w:rFonts w:ascii="Tahoma" w:hAnsi="Tahoma" w:cs="Tahoma"/>
                <w:sz w:val="20"/>
              </w:rPr>
              <w:t>x 50%</w:t>
            </w:r>
          </w:p>
        </w:tc>
      </w:tr>
      <w:tr w:rsidR="000374CD" w:rsidRPr="003307A5" w14:paraId="38026736" w14:textId="77777777" w:rsidTr="0096254E">
        <w:trPr>
          <w:trHeight w:val="567"/>
          <w:jc w:val="center"/>
        </w:trPr>
        <w:tc>
          <w:tcPr>
            <w:tcW w:w="4005" w:type="dxa"/>
            <w:vAlign w:val="center"/>
            <w:hideMark/>
          </w:tcPr>
          <w:p w14:paraId="043C0E7F" w14:textId="77777777" w:rsidR="000374CD" w:rsidRPr="003307A5" w:rsidRDefault="000374CD" w:rsidP="0096254E">
            <w:pPr>
              <w:jc w:val="both"/>
              <w:rPr>
                <w:rFonts w:ascii="Tahoma" w:hAnsi="Tahoma" w:cs="Tahoma"/>
                <w:sz w:val="20"/>
              </w:rPr>
            </w:pPr>
            <w:r w:rsidRPr="003307A5">
              <w:rPr>
                <w:rFonts w:ascii="Tahoma" w:hAnsi="Tahoma" w:cs="Tahoma"/>
                <w:sz w:val="20"/>
              </w:rPr>
              <w:t>Hàng hóa bị bể vỡ, hư hại trên 50%</w:t>
            </w:r>
          </w:p>
        </w:tc>
        <w:tc>
          <w:tcPr>
            <w:tcW w:w="1843" w:type="dxa"/>
            <w:vAlign w:val="center"/>
            <w:hideMark/>
          </w:tcPr>
          <w:p w14:paraId="0F04D91C" w14:textId="77777777" w:rsidR="000374CD" w:rsidRPr="003307A5" w:rsidRDefault="000374CD" w:rsidP="0096254E">
            <w:pPr>
              <w:jc w:val="center"/>
              <w:rPr>
                <w:rFonts w:ascii="Tahoma" w:hAnsi="Tahoma" w:cs="Tahoma"/>
                <w:sz w:val="20"/>
              </w:rPr>
            </w:pPr>
            <w:r w:rsidRPr="003307A5">
              <w:rPr>
                <w:rFonts w:ascii="Tahoma" w:hAnsi="Tahoma" w:cs="Tahoma"/>
                <w:sz w:val="20"/>
              </w:rPr>
              <w:t>100%</w:t>
            </w:r>
          </w:p>
        </w:tc>
        <w:tc>
          <w:tcPr>
            <w:tcW w:w="3612" w:type="dxa"/>
            <w:vAlign w:val="center"/>
            <w:hideMark/>
          </w:tcPr>
          <w:p w14:paraId="4809B8C6" w14:textId="77777777" w:rsidR="000374CD" w:rsidRPr="003307A5" w:rsidRDefault="000374CD" w:rsidP="0096254E">
            <w:pPr>
              <w:jc w:val="center"/>
              <w:rPr>
                <w:rFonts w:ascii="Tahoma" w:hAnsi="Tahoma" w:cs="Tahoma"/>
                <w:sz w:val="20"/>
              </w:rPr>
            </w:pPr>
            <w:r w:rsidRPr="003307A5">
              <w:rPr>
                <w:rFonts w:ascii="Tahoma" w:hAnsi="Tahoma" w:cs="Tahoma"/>
                <w:sz w:val="20"/>
              </w:rPr>
              <w:t>Khoản tiền bồi thường mất hàng</w:t>
            </w:r>
            <w:r w:rsidRPr="003307A5" w:rsidDel="00B41069">
              <w:rPr>
                <w:rFonts w:ascii="Tahoma" w:hAnsi="Tahoma" w:cs="Tahoma"/>
                <w:sz w:val="20"/>
              </w:rPr>
              <w:t xml:space="preserve"> </w:t>
            </w:r>
            <w:r w:rsidRPr="003307A5">
              <w:rPr>
                <w:rFonts w:ascii="Tahoma" w:hAnsi="Tahoma" w:cs="Tahoma"/>
                <w:sz w:val="20"/>
              </w:rPr>
              <w:t>x 100%</w:t>
            </w:r>
          </w:p>
        </w:tc>
      </w:tr>
    </w:tbl>
    <w:p w14:paraId="4F3E4FF1" w14:textId="77777777" w:rsidR="000374CD" w:rsidRPr="003307A5" w:rsidRDefault="000374CD" w:rsidP="00E05879">
      <w:pPr>
        <w:pStyle w:val="ListParagraph"/>
        <w:numPr>
          <w:ilvl w:val="1"/>
          <w:numId w:val="10"/>
        </w:numPr>
        <w:tabs>
          <w:tab w:val="left" w:pos="1134"/>
        </w:tabs>
        <w:spacing w:before="120" w:after="120" w:line="276" w:lineRule="auto"/>
        <w:contextualSpacing w:val="0"/>
        <w:jc w:val="both"/>
        <w:rPr>
          <w:rFonts w:ascii="Tahoma" w:hAnsi="Tahoma" w:cs="Tahoma"/>
          <w:sz w:val="20"/>
        </w:rPr>
      </w:pPr>
      <w:r w:rsidRPr="008F3CED">
        <w:rPr>
          <w:rFonts w:ascii="Tahoma" w:hAnsi="Tahoma" w:cs="Tahoma"/>
          <w:sz w:val="20"/>
        </w:rPr>
        <w:t xml:space="preserve">Khách hàng </w:t>
      </w:r>
      <w:r w:rsidRPr="003307A5">
        <w:rPr>
          <w:rFonts w:ascii="Tahoma" w:hAnsi="Tahoma" w:cs="Tahoma"/>
          <w:sz w:val="20"/>
        </w:rPr>
        <w:t xml:space="preserve">thừa nhận và đồng ý rằng: (i) GHN sẽ bồi thường cho trường hợp Bưu gửi bị hư hỏng mà không có nghĩa vụ phải truy cứu nguyên nhân của các hư hỏng đó; (ii) Mức độ hư hỏng của Bưu gửi và Giá trị Bưu gửi sẽ do GHN có toàn quyền xác minh và quyết định; và (iii) trong trường hợp Bưu gửi bị hư hỏng trên 50% thì GHN sẽ được quyền sở hữu hàng hóa trong Bưu gửi đó. </w:t>
      </w:r>
      <w:r w:rsidRPr="008F3CED">
        <w:rPr>
          <w:rFonts w:ascii="Tahoma" w:hAnsi="Tahoma" w:cs="Tahoma"/>
          <w:sz w:val="20"/>
        </w:rPr>
        <w:t>Khách hàng</w:t>
      </w:r>
      <w:r w:rsidRPr="003307A5">
        <w:rPr>
          <w:rFonts w:ascii="Tahoma" w:hAnsi="Tahoma" w:cs="Tahoma"/>
          <w:sz w:val="20"/>
        </w:rPr>
        <w:t xml:space="preserve"> cam kết sẽ ký kết các tài liệu cần thiết cho mục đích chuyển quyền sở hữu đối với hàng hóa đó.</w:t>
      </w:r>
    </w:p>
    <w:p w14:paraId="248DBBC6" w14:textId="77777777" w:rsidR="000374CD" w:rsidRPr="003307A5" w:rsidRDefault="000374CD" w:rsidP="00E54C45">
      <w:pPr>
        <w:pStyle w:val="ListParagraph"/>
        <w:numPr>
          <w:ilvl w:val="0"/>
          <w:numId w:val="12"/>
        </w:numPr>
        <w:spacing w:before="120" w:after="120" w:line="276" w:lineRule="auto"/>
        <w:ind w:left="2268" w:hanging="567"/>
        <w:contextualSpacing w:val="0"/>
        <w:jc w:val="both"/>
        <w:rPr>
          <w:rFonts w:ascii="Tahoma" w:hAnsi="Tahoma" w:cs="Tahoma"/>
          <w:b/>
          <w:sz w:val="20"/>
        </w:rPr>
      </w:pPr>
      <w:r w:rsidRPr="003307A5">
        <w:rPr>
          <w:rFonts w:ascii="Tahoma" w:hAnsi="Tahoma" w:cs="Tahoma"/>
          <w:b/>
          <w:i/>
          <w:sz w:val="20"/>
        </w:rPr>
        <w:t>Trường hợp mất, thất lạc hoặc hư hỏng một hoặc một vài sản phẩm không đi liền theo bộ trong cùng một Bưu gửi:</w:t>
      </w:r>
    </w:p>
    <w:p w14:paraId="6C6971FE" w14:textId="77777777" w:rsidR="000374CD" w:rsidRPr="003307A5" w:rsidRDefault="000374CD" w:rsidP="00E54C45">
      <w:pPr>
        <w:pStyle w:val="ListParagraph"/>
        <w:numPr>
          <w:ilvl w:val="0"/>
          <w:numId w:val="14"/>
        </w:numPr>
        <w:spacing w:before="120" w:after="120" w:line="276" w:lineRule="auto"/>
        <w:ind w:left="2835" w:hanging="539"/>
        <w:contextualSpacing w:val="0"/>
        <w:jc w:val="both"/>
        <w:rPr>
          <w:rFonts w:ascii="Tahoma" w:hAnsi="Tahoma" w:cs="Tahoma"/>
          <w:sz w:val="20"/>
        </w:rPr>
      </w:pPr>
      <w:r w:rsidRPr="003307A5">
        <w:rPr>
          <w:rFonts w:ascii="Tahoma" w:hAnsi="Tahoma" w:cs="Tahoma"/>
          <w:sz w:val="20"/>
        </w:rPr>
        <w:lastRenderedPageBreak/>
        <w:t xml:space="preserve">Trường hợp xảy ra </w:t>
      </w:r>
      <w:r w:rsidRPr="003307A5">
        <w:rPr>
          <w:rFonts w:ascii="Tahoma" w:hAnsi="Tahoma" w:cs="Tahoma"/>
          <w:b/>
          <w:sz w:val="20"/>
        </w:rPr>
        <w:t>mất, thất lạc</w:t>
      </w:r>
      <w:r w:rsidRPr="003307A5">
        <w:rPr>
          <w:rFonts w:ascii="Tahoma" w:hAnsi="Tahoma" w:cs="Tahoma"/>
          <w:sz w:val="20"/>
        </w:rPr>
        <w:t xml:space="preserve"> một hoặc một vài sản phẩm không đi liền theo bộ trong cùng một Bưu gửi: </w:t>
      </w:r>
    </w:p>
    <w:p w14:paraId="24472006" w14:textId="77777777" w:rsidR="000374CD" w:rsidRPr="003307A5" w:rsidRDefault="000374CD" w:rsidP="000374CD">
      <w:pPr>
        <w:pStyle w:val="ListParagraph"/>
        <w:spacing w:before="120" w:after="120" w:line="276" w:lineRule="auto"/>
        <w:ind w:left="2694" w:firstLine="141"/>
        <w:contextualSpacing w:val="0"/>
        <w:jc w:val="both"/>
        <w:rPr>
          <w:rFonts w:ascii="Tahoma" w:hAnsi="Tahoma" w:cs="Tahoma"/>
          <w:sz w:val="20"/>
        </w:rPr>
      </w:pPr>
      <w:r w:rsidRPr="003307A5">
        <w:rPr>
          <w:rFonts w:ascii="Tahoma" w:hAnsi="Tahoma" w:cs="Tahoma"/>
          <w:sz w:val="20"/>
        </w:rPr>
        <w:t>Khoản tiền bồi thường được xác định theo công thức sau:</w:t>
      </w:r>
    </w:p>
    <w:tbl>
      <w:tblPr>
        <w:tblW w:w="9710" w:type="dxa"/>
        <w:jc w:val="center"/>
        <w:tblLook w:val="04A0" w:firstRow="1" w:lastRow="0" w:firstColumn="1" w:lastColumn="0" w:noHBand="0" w:noVBand="1"/>
      </w:tblPr>
      <w:tblGrid>
        <w:gridCol w:w="2055"/>
        <w:gridCol w:w="4677"/>
        <w:gridCol w:w="2978"/>
      </w:tblGrid>
      <w:tr w:rsidR="000374CD" w:rsidRPr="003307A5" w14:paraId="1C28600D" w14:textId="77777777" w:rsidTr="0096254E">
        <w:trPr>
          <w:jc w:val="center"/>
        </w:trPr>
        <w:tc>
          <w:tcPr>
            <w:tcW w:w="2055" w:type="dxa"/>
            <w:vMerge w:val="restart"/>
            <w:vAlign w:val="center"/>
          </w:tcPr>
          <w:p w14:paraId="57A45EAB"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proofErr w:type="spellStart"/>
            <w:r w:rsidRPr="003307A5">
              <w:rPr>
                <w:rFonts w:ascii="Tahoma" w:hAnsi="Tahoma" w:cs="Tahoma"/>
                <w:i/>
                <w:sz w:val="16"/>
                <w:lang w:val="en-US"/>
              </w:rPr>
              <w:t>Khoản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tiền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bồi</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thường</w:t>
            </w:r>
            <w:proofErr w:type="spellEnd"/>
            <w:r w:rsidRPr="003307A5">
              <w:rPr>
                <w:rFonts w:ascii="Tahoma" w:hAnsi="Tahoma" w:cs="Tahoma"/>
                <w:i/>
                <w:sz w:val="16"/>
                <w:lang w:val="en-US"/>
              </w:rPr>
              <w:t xml:space="preserve"> =</w:t>
            </w:r>
          </w:p>
        </w:tc>
        <w:tc>
          <w:tcPr>
            <w:tcW w:w="4677" w:type="dxa"/>
            <w:tcBorders>
              <w:bottom w:val="single" w:sz="4" w:space="0" w:color="auto"/>
            </w:tcBorders>
            <w:vAlign w:val="center"/>
          </w:tcPr>
          <w:p w14:paraId="57D0B3D1"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proofErr w:type="spellStart"/>
            <w:r w:rsidRPr="003307A5">
              <w:rPr>
                <w:rFonts w:ascii="Tahoma" w:hAnsi="Tahoma" w:cs="Tahoma"/>
                <w:i/>
                <w:sz w:val="16"/>
                <w:lang w:val="en-US"/>
              </w:rPr>
              <w:t>Khoản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tiền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bồi</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thường</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được</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xác</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định</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theo</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Mục</w:t>
            </w:r>
            <w:proofErr w:type="spellEnd"/>
            <w:r w:rsidRPr="003307A5">
              <w:rPr>
                <w:rFonts w:ascii="Tahoma" w:hAnsi="Tahoma" w:cs="Tahoma"/>
                <w:i/>
                <w:sz w:val="16"/>
                <w:lang w:val="en-US"/>
              </w:rPr>
              <w:t xml:space="preserve"> 2.1 (b.1)</w:t>
            </w:r>
          </w:p>
        </w:tc>
        <w:tc>
          <w:tcPr>
            <w:tcW w:w="2978" w:type="dxa"/>
            <w:vMerge w:val="restart"/>
            <w:vAlign w:val="center"/>
          </w:tcPr>
          <w:p w14:paraId="7C8F2FC4" w14:textId="77777777" w:rsidR="000374CD" w:rsidRPr="003307A5" w:rsidRDefault="000374CD" w:rsidP="0096254E">
            <w:pPr>
              <w:pStyle w:val="ListParagraph"/>
              <w:spacing w:before="120" w:after="120" w:line="276" w:lineRule="auto"/>
              <w:ind w:left="0"/>
              <w:contextualSpacing w:val="0"/>
              <w:jc w:val="center"/>
              <w:rPr>
                <w:rFonts w:ascii="Tahoma" w:hAnsi="Tahoma" w:cs="Tahoma"/>
                <w:i/>
                <w:sz w:val="16"/>
                <w:lang w:val="en-US"/>
              </w:rPr>
            </w:pPr>
            <w:r w:rsidRPr="003307A5">
              <w:rPr>
                <w:rFonts w:ascii="Tahoma" w:hAnsi="Tahoma" w:cs="Tahoma"/>
                <w:i/>
                <w:sz w:val="16"/>
                <w:lang w:val="en-US"/>
              </w:rPr>
              <w:t>x (</w:t>
            </w:r>
            <w:proofErr w:type="spellStart"/>
            <w:r w:rsidRPr="003307A5">
              <w:rPr>
                <w:rFonts w:ascii="Tahoma" w:hAnsi="Tahoma" w:cs="Tahoma"/>
                <w:i/>
                <w:sz w:val="16"/>
                <w:lang w:val="en-US"/>
              </w:rPr>
              <w:t>nhân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với</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số</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lượng</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sản</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phẩm</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bị</w:t>
            </w:r>
            <w:proofErr w:type="spellEnd"/>
            <w:r w:rsidRPr="003307A5">
              <w:rPr>
                <w:rFonts w:ascii="Tahoma" w:hAnsi="Tahoma" w:cs="Tahoma"/>
                <w:i/>
                <w:sz w:val="16"/>
                <w:lang w:val="en-US"/>
              </w:rPr>
              <w:t xml:space="preserve"> </w:t>
            </w:r>
            <w:proofErr w:type="spellStart"/>
            <w:r w:rsidRPr="003307A5">
              <w:rPr>
                <w:rFonts w:ascii="Tahoma" w:hAnsi="Tahoma" w:cs="Tahoma"/>
                <w:i/>
                <w:sz w:val="16"/>
                <w:lang w:val="en-US"/>
              </w:rPr>
              <w:t>mất</w:t>
            </w:r>
            <w:proofErr w:type="spellEnd"/>
          </w:p>
        </w:tc>
      </w:tr>
      <w:tr w:rsidR="000374CD" w:rsidRPr="003307A5" w14:paraId="530C109B" w14:textId="77777777" w:rsidTr="0096254E">
        <w:trPr>
          <w:jc w:val="center"/>
        </w:trPr>
        <w:tc>
          <w:tcPr>
            <w:tcW w:w="2055" w:type="dxa"/>
            <w:vMerge/>
            <w:vAlign w:val="center"/>
          </w:tcPr>
          <w:p w14:paraId="53F99149" w14:textId="77777777" w:rsidR="000374CD" w:rsidRPr="003307A5" w:rsidRDefault="000374CD" w:rsidP="0096254E">
            <w:pPr>
              <w:pStyle w:val="ListParagraph"/>
              <w:spacing w:before="120" w:after="120" w:line="276" w:lineRule="auto"/>
              <w:ind w:left="0"/>
              <w:contextualSpacing w:val="0"/>
              <w:jc w:val="both"/>
              <w:rPr>
                <w:rFonts w:ascii="Tahoma" w:hAnsi="Tahoma" w:cs="Tahoma"/>
                <w:i/>
                <w:sz w:val="16"/>
              </w:rPr>
            </w:pPr>
          </w:p>
        </w:tc>
        <w:tc>
          <w:tcPr>
            <w:tcW w:w="4677" w:type="dxa"/>
            <w:tcBorders>
              <w:top w:val="single" w:sz="4" w:space="0" w:color="auto"/>
            </w:tcBorders>
            <w:vAlign w:val="center"/>
          </w:tcPr>
          <w:p w14:paraId="28479110" w14:textId="77777777" w:rsidR="000374CD" w:rsidRPr="008F3CED" w:rsidRDefault="000374CD" w:rsidP="0096254E">
            <w:pPr>
              <w:pStyle w:val="ListParagraph"/>
              <w:spacing w:before="120" w:after="120" w:line="276" w:lineRule="auto"/>
              <w:ind w:left="0"/>
              <w:contextualSpacing w:val="0"/>
              <w:jc w:val="center"/>
              <w:rPr>
                <w:rFonts w:ascii="Tahoma" w:hAnsi="Tahoma" w:cs="Tahoma"/>
                <w:i/>
                <w:sz w:val="16"/>
              </w:rPr>
            </w:pPr>
            <w:r w:rsidRPr="008F3CED">
              <w:rPr>
                <w:rFonts w:ascii="Tahoma" w:hAnsi="Tahoma" w:cs="Tahoma"/>
                <w:i/>
                <w:sz w:val="16"/>
              </w:rPr>
              <w:t>Tổng số sản phẩm trong đơn hàng</w:t>
            </w:r>
          </w:p>
        </w:tc>
        <w:tc>
          <w:tcPr>
            <w:tcW w:w="2978" w:type="dxa"/>
            <w:vMerge/>
            <w:vAlign w:val="center"/>
          </w:tcPr>
          <w:p w14:paraId="5C94C9BC" w14:textId="77777777" w:rsidR="000374CD" w:rsidRPr="003307A5" w:rsidRDefault="000374CD" w:rsidP="0096254E">
            <w:pPr>
              <w:pStyle w:val="ListParagraph"/>
              <w:spacing w:before="120" w:after="120" w:line="276" w:lineRule="auto"/>
              <w:ind w:left="0"/>
              <w:contextualSpacing w:val="0"/>
              <w:jc w:val="both"/>
              <w:rPr>
                <w:rFonts w:ascii="Tahoma" w:hAnsi="Tahoma" w:cs="Tahoma"/>
                <w:i/>
                <w:sz w:val="16"/>
              </w:rPr>
            </w:pPr>
          </w:p>
        </w:tc>
      </w:tr>
    </w:tbl>
    <w:p w14:paraId="10E5E5F3" w14:textId="77777777" w:rsidR="000374CD" w:rsidRPr="003307A5" w:rsidRDefault="000374CD" w:rsidP="00E54C45">
      <w:pPr>
        <w:pStyle w:val="ListParagraph"/>
        <w:numPr>
          <w:ilvl w:val="0"/>
          <w:numId w:val="14"/>
        </w:numPr>
        <w:spacing w:before="120" w:after="120" w:line="276" w:lineRule="auto"/>
        <w:ind w:left="2694" w:hanging="540"/>
        <w:contextualSpacing w:val="0"/>
        <w:jc w:val="both"/>
        <w:rPr>
          <w:rFonts w:ascii="Tahoma" w:hAnsi="Tahoma" w:cs="Tahoma"/>
          <w:sz w:val="20"/>
        </w:rPr>
      </w:pPr>
      <w:r w:rsidRPr="003307A5">
        <w:rPr>
          <w:rFonts w:ascii="Tahoma" w:hAnsi="Tahoma" w:cs="Tahoma"/>
          <w:sz w:val="20"/>
        </w:rPr>
        <w:t xml:space="preserve">Trường hợp </w:t>
      </w:r>
      <w:r w:rsidRPr="003307A5">
        <w:rPr>
          <w:rFonts w:ascii="Tahoma" w:hAnsi="Tahoma" w:cs="Tahoma"/>
          <w:b/>
          <w:sz w:val="20"/>
        </w:rPr>
        <w:t>hư hỏng</w:t>
      </w:r>
      <w:r w:rsidRPr="003307A5">
        <w:rPr>
          <w:rFonts w:ascii="Tahoma" w:hAnsi="Tahoma" w:cs="Tahoma"/>
          <w:sz w:val="20"/>
        </w:rPr>
        <w:t xml:space="preserve"> một hoặc một vài sản phẩm không đi liền theo bộ trong cùng một Bưu gửi: </w:t>
      </w:r>
    </w:p>
    <w:p w14:paraId="5EB3545F" w14:textId="77777777" w:rsidR="000374CD" w:rsidRPr="003307A5" w:rsidRDefault="000374CD" w:rsidP="000374CD">
      <w:pPr>
        <w:pStyle w:val="ListParagraph"/>
        <w:spacing w:before="120" w:after="120" w:line="276" w:lineRule="auto"/>
        <w:ind w:left="2694"/>
        <w:contextualSpacing w:val="0"/>
        <w:jc w:val="both"/>
        <w:rPr>
          <w:rFonts w:ascii="Tahoma" w:hAnsi="Tahoma" w:cs="Tahoma"/>
          <w:sz w:val="20"/>
        </w:rPr>
      </w:pPr>
      <w:r w:rsidRPr="003307A5">
        <w:rPr>
          <w:rFonts w:ascii="Tahoma" w:hAnsi="Tahoma" w:cs="Tahoma"/>
          <w:sz w:val="20"/>
        </w:rPr>
        <w:t>Khoản ti</w:t>
      </w:r>
      <w:r w:rsidRPr="008F3CED">
        <w:rPr>
          <w:rFonts w:ascii="Tahoma" w:hAnsi="Tahoma" w:cs="Tahoma"/>
          <w:sz w:val="20"/>
        </w:rPr>
        <w:t>ền</w:t>
      </w:r>
      <w:r w:rsidRPr="003307A5">
        <w:rPr>
          <w:rFonts w:ascii="Tahoma" w:hAnsi="Tahoma" w:cs="Tahoma"/>
          <w:sz w:val="20"/>
        </w:rPr>
        <w:t xml:space="preserve"> bồi thường được xác đinh theo công thức sau:</w:t>
      </w:r>
    </w:p>
    <w:p w14:paraId="20B8AA17" w14:textId="77777777" w:rsidR="000374CD" w:rsidRPr="003307A5" w:rsidRDefault="000374CD" w:rsidP="000374CD">
      <w:pPr>
        <w:pStyle w:val="ListParagraph"/>
        <w:spacing w:before="120" w:after="120"/>
        <w:ind w:left="1134"/>
        <w:contextualSpacing w:val="0"/>
        <w:jc w:val="both"/>
        <w:rPr>
          <w:rFonts w:ascii="Tahoma" w:hAnsi="Tahoma" w:cs="Tahoma"/>
          <w:b/>
          <w:i/>
          <w:sz w:val="20"/>
        </w:rPr>
      </w:pPr>
      <w:r w:rsidRPr="003307A5">
        <w:rPr>
          <w:rFonts w:ascii="Tahoma" w:hAnsi="Tahoma" w:cs="Tahoma"/>
          <w:b/>
          <w:i/>
          <w:sz w:val="20"/>
        </w:rPr>
        <w:t xml:space="preserve">Khoản tiền bồi thường = Khoản tiền bồi thường mất hàng nêu tại </w:t>
      </w:r>
      <w:r w:rsidRPr="008F3CED">
        <w:rPr>
          <w:rFonts w:ascii="Tahoma" w:hAnsi="Tahoma" w:cs="Tahoma"/>
          <w:b/>
          <w:i/>
          <w:sz w:val="20"/>
        </w:rPr>
        <w:t xml:space="preserve">Mục </w:t>
      </w:r>
      <w:r w:rsidRPr="003307A5">
        <w:rPr>
          <w:rFonts w:ascii="Tahoma" w:hAnsi="Tahoma" w:cs="Tahoma"/>
          <w:b/>
          <w:i/>
          <w:sz w:val="20"/>
        </w:rPr>
        <w:t xml:space="preserve">2.1(b.3.i) </w:t>
      </w:r>
      <w:r w:rsidRPr="003307A5">
        <w:rPr>
          <w:rFonts w:ascii="Tahoma" w:hAnsi="Tahoma" w:cs="Tahoma"/>
          <w:sz w:val="20"/>
        </w:rPr>
        <w:t xml:space="preserve">x </w:t>
      </w:r>
      <w:r w:rsidRPr="003307A5">
        <w:rPr>
          <w:rFonts w:ascii="Tahoma" w:hAnsi="Tahoma" w:cs="Tahoma"/>
          <w:i/>
          <w:sz w:val="20"/>
        </w:rPr>
        <w:t xml:space="preserve">(nhân với) </w:t>
      </w:r>
      <w:r w:rsidRPr="003307A5">
        <w:rPr>
          <w:rFonts w:ascii="Tahoma" w:hAnsi="Tahoma" w:cs="Tahoma"/>
          <w:b/>
          <w:i/>
          <w:sz w:val="20"/>
        </w:rPr>
        <w:t xml:space="preserve">mức bồi thường theo Bảng giá trị bồi thường đối với hàng hóa hư hỏng (tại </w:t>
      </w:r>
      <w:r w:rsidRPr="008F3CED">
        <w:rPr>
          <w:rFonts w:ascii="Tahoma" w:hAnsi="Tahoma" w:cs="Tahoma"/>
          <w:b/>
          <w:i/>
          <w:sz w:val="20"/>
        </w:rPr>
        <w:t>Mục</w:t>
      </w:r>
      <w:r w:rsidRPr="003307A5">
        <w:rPr>
          <w:rFonts w:ascii="Tahoma" w:hAnsi="Tahoma" w:cs="Tahoma"/>
          <w:b/>
          <w:i/>
          <w:sz w:val="20"/>
        </w:rPr>
        <w:t xml:space="preserve"> 2.1(b.2))</w:t>
      </w:r>
    </w:p>
    <w:p w14:paraId="6761E535"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r w:rsidRPr="003307A5">
        <w:rPr>
          <w:rFonts w:ascii="Tahoma" w:hAnsi="Tahoma" w:cs="Tahoma"/>
          <w:b/>
          <w:sz w:val="20"/>
        </w:rPr>
        <w:t xml:space="preserve">Trường hợp </w:t>
      </w:r>
      <w:r w:rsidRPr="008F3CED">
        <w:rPr>
          <w:rFonts w:ascii="Tahoma" w:hAnsi="Tahoma" w:cs="Tahoma"/>
          <w:b/>
          <w:sz w:val="20"/>
        </w:rPr>
        <w:t>không xử lý</w:t>
      </w:r>
      <w:r w:rsidRPr="003307A5">
        <w:rPr>
          <w:rFonts w:ascii="Tahoma" w:hAnsi="Tahoma" w:cs="Tahoma"/>
          <w:b/>
          <w:sz w:val="20"/>
        </w:rPr>
        <w:t xml:space="preserve"> Bưu gửi</w:t>
      </w:r>
    </w:p>
    <w:p w14:paraId="31A30C94"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3307A5">
        <w:rPr>
          <w:rFonts w:ascii="Tahoma" w:hAnsi="Tahoma" w:cs="Tahoma"/>
          <w:sz w:val="20"/>
        </w:rPr>
        <w:t>Quá thời gian xử lý Bưu gửi dưới đây mà GHN vẫn giữ Bưu gửi (không thực hiện giao phát cho Người Nhận, hoặc không phát trả Bưu gửi cho Khách hàng, hoặc không thông báo cho Khách hàng đến nhận lại Bưu gửi) thì GHN sẽ bồi thường đơn hàng đó theo như chính sách bồi thường do mất hàng.</w:t>
      </w:r>
    </w:p>
    <w:p w14:paraId="572659F0" w14:textId="77777777" w:rsidR="000374CD" w:rsidRPr="003307A5" w:rsidRDefault="000374CD" w:rsidP="000374CD">
      <w:pPr>
        <w:pStyle w:val="ListParagraph"/>
        <w:spacing w:before="120" w:after="120" w:line="276" w:lineRule="auto"/>
        <w:ind w:left="1134"/>
        <w:contextualSpacing w:val="0"/>
        <w:jc w:val="both"/>
        <w:rPr>
          <w:rFonts w:ascii="Tahoma" w:hAnsi="Tahoma" w:cs="Tahoma"/>
          <w:sz w:val="20"/>
        </w:rPr>
      </w:pPr>
      <w:r w:rsidRPr="003307A5">
        <w:rPr>
          <w:rFonts w:ascii="Tahoma" w:hAnsi="Tahoma" w:cs="Tahoma"/>
          <w:sz w:val="20"/>
        </w:rPr>
        <w:t>Thời gian xử lý Bưu gửi được xác định là:</w:t>
      </w:r>
    </w:p>
    <w:p w14:paraId="755533A9" w14:textId="77777777" w:rsidR="000374CD" w:rsidRPr="003307A5" w:rsidRDefault="000374CD" w:rsidP="00E54C45">
      <w:pPr>
        <w:pStyle w:val="ListParagraph"/>
        <w:numPr>
          <w:ilvl w:val="0"/>
          <w:numId w:val="58"/>
        </w:numPr>
        <w:spacing w:before="120" w:after="120" w:line="276" w:lineRule="auto"/>
        <w:contextualSpacing w:val="0"/>
        <w:jc w:val="both"/>
        <w:rPr>
          <w:rFonts w:ascii="Tahoma" w:hAnsi="Tahoma" w:cs="Tahoma"/>
          <w:i/>
          <w:sz w:val="20"/>
          <w:szCs w:val="21"/>
          <w:lang w:val="it-IT"/>
        </w:rPr>
      </w:pPr>
      <w:proofErr w:type="spellStart"/>
      <w:r w:rsidRPr="003307A5">
        <w:rPr>
          <w:rFonts w:ascii="Tahoma" w:hAnsi="Tahoma" w:cs="Tahoma"/>
          <w:i/>
          <w:sz w:val="20"/>
          <w:szCs w:val="21"/>
          <w:lang w:val="it-IT"/>
        </w:rPr>
        <w:t>Đối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với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trường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hợp</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thông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thường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Tùy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vào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thời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điểm</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nào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đến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sau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thời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gian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xử</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lý</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Bưu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gửi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được</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xác</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định</w:t>
      </w:r>
      <w:proofErr w:type="spellEnd"/>
      <w:r w:rsidRPr="003307A5">
        <w:rPr>
          <w:rFonts w:ascii="Tahoma" w:hAnsi="Tahoma" w:cs="Tahoma"/>
          <w:i/>
          <w:sz w:val="20"/>
          <w:szCs w:val="21"/>
          <w:lang w:val="it-IT"/>
        </w:rPr>
        <w:t xml:space="preserve"> là </w:t>
      </w:r>
      <w:proofErr w:type="spellStart"/>
      <w:r w:rsidRPr="003307A5">
        <w:rPr>
          <w:rFonts w:ascii="Tahoma" w:hAnsi="Tahoma" w:cs="Tahoma"/>
          <w:i/>
          <w:sz w:val="20"/>
          <w:szCs w:val="21"/>
          <w:lang w:val="it-IT"/>
        </w:rPr>
        <w:t>không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quá</w:t>
      </w:r>
      <w:proofErr w:type="spellEnd"/>
      <w:r w:rsidRPr="003307A5">
        <w:rPr>
          <w:rFonts w:ascii="Tahoma" w:hAnsi="Tahoma" w:cs="Tahoma"/>
          <w:i/>
          <w:sz w:val="20"/>
          <w:szCs w:val="21"/>
          <w:lang w:val="it-IT"/>
        </w:rPr>
        <w:t xml:space="preserve"> 30 (</w:t>
      </w:r>
      <w:proofErr w:type="spellStart"/>
      <w:r w:rsidRPr="003307A5">
        <w:rPr>
          <w:rFonts w:ascii="Tahoma" w:hAnsi="Tahoma" w:cs="Tahoma"/>
          <w:i/>
          <w:sz w:val="20"/>
          <w:szCs w:val="21"/>
          <w:lang w:val="it-IT"/>
        </w:rPr>
        <w:t>ba</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mươi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tính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từ</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(i) </w:t>
      </w:r>
      <w:proofErr w:type="spellStart"/>
      <w:r w:rsidRPr="003307A5">
        <w:rPr>
          <w:rFonts w:ascii="Tahoma" w:hAnsi="Tahoma" w:cs="Tahoma"/>
          <w:i/>
          <w:sz w:val="20"/>
          <w:szCs w:val="21"/>
          <w:lang w:val="it-IT"/>
        </w:rPr>
        <w:t>Bưu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gửi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được</w:t>
      </w:r>
      <w:proofErr w:type="spellEnd"/>
      <w:r w:rsidRPr="003307A5">
        <w:rPr>
          <w:rFonts w:ascii="Tahoma" w:hAnsi="Tahoma" w:cs="Tahoma"/>
          <w:i/>
          <w:sz w:val="20"/>
          <w:szCs w:val="21"/>
          <w:lang w:val="it-IT"/>
        </w:rPr>
        <w:t xml:space="preserve"> GHN </w:t>
      </w:r>
      <w:proofErr w:type="spellStart"/>
      <w:r w:rsidRPr="003307A5">
        <w:rPr>
          <w:rFonts w:ascii="Tahoma" w:hAnsi="Tahoma" w:cs="Tahoma"/>
          <w:i/>
          <w:sz w:val="20"/>
          <w:szCs w:val="21"/>
          <w:lang w:val="it-IT"/>
        </w:rPr>
        <w:t>nhận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từ</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Khách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hàng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hoặc</w:t>
      </w:r>
      <w:proofErr w:type="spellEnd"/>
      <w:r w:rsidRPr="003307A5">
        <w:rPr>
          <w:rFonts w:ascii="Tahoma" w:hAnsi="Tahoma" w:cs="Tahoma"/>
          <w:i/>
          <w:sz w:val="20"/>
          <w:szCs w:val="21"/>
          <w:lang w:val="it-IT"/>
        </w:rPr>
        <w:t xml:space="preserve"> (ii)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giao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phát</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không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thành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công</w:t>
      </w:r>
      <w:proofErr w:type="spellEnd"/>
      <w:r w:rsidRPr="003307A5">
        <w:rPr>
          <w:rFonts w:ascii="Tahoma" w:hAnsi="Tahoma" w:cs="Tahoma"/>
          <w:i/>
          <w:sz w:val="20"/>
          <w:szCs w:val="21"/>
          <w:lang w:val="it-IT"/>
        </w:rPr>
        <w:t>;</w:t>
      </w:r>
    </w:p>
    <w:p w14:paraId="60ABD4AD" w14:textId="77777777" w:rsidR="000374CD" w:rsidRPr="003307A5" w:rsidRDefault="000374CD" w:rsidP="00E54C45">
      <w:pPr>
        <w:pStyle w:val="ListParagraph"/>
        <w:numPr>
          <w:ilvl w:val="0"/>
          <w:numId w:val="58"/>
        </w:numPr>
        <w:spacing w:before="120" w:after="120" w:line="276" w:lineRule="auto"/>
        <w:contextualSpacing w:val="0"/>
        <w:jc w:val="both"/>
        <w:rPr>
          <w:rFonts w:ascii="Tahoma" w:hAnsi="Tahoma" w:cs="Tahoma"/>
          <w:i/>
          <w:sz w:val="20"/>
          <w:szCs w:val="21"/>
          <w:lang w:val="it-IT"/>
        </w:rPr>
      </w:pPr>
      <w:r w:rsidRPr="003307A5">
        <w:rPr>
          <w:rFonts w:ascii="Tahoma" w:hAnsi="Tahoma" w:cs="Tahoma"/>
          <w:i/>
          <w:sz w:val="20"/>
          <w:szCs w:val="21"/>
          <w:lang w:val="it-IT"/>
        </w:rPr>
        <w:t xml:space="preserve">Trong </w:t>
      </w:r>
      <w:proofErr w:type="spellStart"/>
      <w:r w:rsidRPr="003307A5">
        <w:rPr>
          <w:rFonts w:ascii="Tahoma" w:hAnsi="Tahoma" w:cs="Tahoma"/>
          <w:i/>
          <w:sz w:val="20"/>
          <w:szCs w:val="21"/>
          <w:lang w:val="it-IT"/>
        </w:rPr>
        <w:t>trường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hợp</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xảy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ra</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Sự</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kiện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bất</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khả</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kháng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Tùy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vào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thời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điểm</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nào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đến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sau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thời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gian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xử</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lý</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Bưu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gửi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được</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xác</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định</w:t>
      </w:r>
      <w:proofErr w:type="spellEnd"/>
      <w:r w:rsidRPr="003307A5">
        <w:rPr>
          <w:rFonts w:ascii="Tahoma" w:hAnsi="Tahoma" w:cs="Tahoma"/>
          <w:i/>
          <w:sz w:val="20"/>
          <w:szCs w:val="21"/>
          <w:lang w:val="it-IT"/>
        </w:rPr>
        <w:t xml:space="preserve"> là </w:t>
      </w:r>
      <w:proofErr w:type="spellStart"/>
      <w:r w:rsidRPr="003307A5">
        <w:rPr>
          <w:rFonts w:ascii="Tahoma" w:hAnsi="Tahoma" w:cs="Tahoma"/>
          <w:i/>
          <w:sz w:val="20"/>
          <w:szCs w:val="21"/>
          <w:lang w:val="it-IT"/>
        </w:rPr>
        <w:t>không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quá</w:t>
      </w:r>
      <w:proofErr w:type="spellEnd"/>
      <w:r w:rsidRPr="003307A5">
        <w:rPr>
          <w:rFonts w:ascii="Tahoma" w:hAnsi="Tahoma" w:cs="Tahoma"/>
          <w:i/>
          <w:sz w:val="20"/>
          <w:szCs w:val="21"/>
          <w:lang w:val="it-IT"/>
        </w:rPr>
        <w:t xml:space="preserve"> 45 (</w:t>
      </w:r>
      <w:proofErr w:type="spellStart"/>
      <w:r w:rsidRPr="003307A5">
        <w:rPr>
          <w:rFonts w:ascii="Tahoma" w:hAnsi="Tahoma" w:cs="Tahoma"/>
          <w:i/>
          <w:sz w:val="20"/>
          <w:szCs w:val="21"/>
          <w:lang w:val="it-IT"/>
        </w:rPr>
        <w:t>bốn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mươi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lăm</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tính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từ</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(i) </w:t>
      </w:r>
      <w:proofErr w:type="spellStart"/>
      <w:r w:rsidRPr="003307A5">
        <w:rPr>
          <w:rFonts w:ascii="Tahoma" w:hAnsi="Tahoma" w:cs="Tahoma"/>
          <w:i/>
          <w:sz w:val="20"/>
          <w:szCs w:val="21"/>
          <w:lang w:val="it-IT"/>
        </w:rPr>
        <w:t>Bưu</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gửi</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được</w:t>
      </w:r>
      <w:proofErr w:type="spellEnd"/>
      <w:r w:rsidRPr="003307A5">
        <w:rPr>
          <w:rFonts w:ascii="Tahoma" w:hAnsi="Tahoma" w:cs="Tahoma"/>
          <w:i/>
          <w:sz w:val="20"/>
          <w:szCs w:val="21"/>
          <w:lang w:val="it-IT"/>
        </w:rPr>
        <w:t xml:space="preserve"> GHN </w:t>
      </w:r>
      <w:proofErr w:type="spellStart"/>
      <w:r w:rsidRPr="003307A5">
        <w:rPr>
          <w:rFonts w:ascii="Tahoma" w:hAnsi="Tahoma" w:cs="Tahoma"/>
          <w:i/>
          <w:sz w:val="20"/>
          <w:szCs w:val="21"/>
          <w:lang w:val="it-IT"/>
        </w:rPr>
        <w:t>nhận</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từ</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Khách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hàng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hoặc</w:t>
      </w:r>
      <w:proofErr w:type="spellEnd"/>
      <w:r w:rsidRPr="003307A5">
        <w:rPr>
          <w:rFonts w:ascii="Tahoma" w:hAnsi="Tahoma" w:cs="Tahoma"/>
          <w:i/>
          <w:sz w:val="20"/>
          <w:szCs w:val="21"/>
          <w:lang w:val="it-IT"/>
        </w:rPr>
        <w:t xml:space="preserve"> (ii) </w:t>
      </w:r>
      <w:proofErr w:type="spellStart"/>
      <w:r w:rsidRPr="003307A5">
        <w:rPr>
          <w:rFonts w:ascii="Tahoma" w:hAnsi="Tahoma" w:cs="Tahoma"/>
          <w:i/>
          <w:sz w:val="20"/>
          <w:szCs w:val="21"/>
          <w:lang w:val="it-IT"/>
        </w:rPr>
        <w:t>ngày</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giao</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phát</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không</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thành</w:t>
      </w:r>
      <w:proofErr w:type="spellEnd"/>
      <w:r w:rsidRPr="003307A5">
        <w:rPr>
          <w:rFonts w:ascii="Tahoma" w:hAnsi="Tahoma" w:cs="Tahoma"/>
          <w:i/>
          <w:sz w:val="20"/>
          <w:szCs w:val="21"/>
          <w:lang w:val="it-IT"/>
        </w:rPr>
        <w:t xml:space="preserve"> </w:t>
      </w:r>
      <w:proofErr w:type="spellStart"/>
      <w:r w:rsidRPr="003307A5">
        <w:rPr>
          <w:rFonts w:ascii="Tahoma" w:hAnsi="Tahoma" w:cs="Tahoma"/>
          <w:i/>
          <w:sz w:val="20"/>
          <w:szCs w:val="21"/>
          <w:lang w:val="it-IT"/>
        </w:rPr>
        <w:t>công</w:t>
      </w:r>
      <w:proofErr w:type="spellEnd"/>
      <w:r w:rsidRPr="003307A5">
        <w:rPr>
          <w:rFonts w:ascii="Tahoma" w:hAnsi="Tahoma" w:cs="Tahoma"/>
          <w:i/>
          <w:sz w:val="20"/>
          <w:szCs w:val="21"/>
          <w:lang w:val="it-IT"/>
        </w:rPr>
        <w:t>.</w:t>
      </w:r>
    </w:p>
    <w:p w14:paraId="3B0ADB79" w14:textId="77777777" w:rsidR="000374CD" w:rsidRPr="003307A5" w:rsidRDefault="000374CD" w:rsidP="000374CD">
      <w:pPr>
        <w:pStyle w:val="ListParagraph"/>
        <w:spacing w:before="120" w:after="120" w:line="276" w:lineRule="auto"/>
        <w:ind w:left="1134"/>
        <w:contextualSpacing w:val="0"/>
        <w:jc w:val="both"/>
        <w:rPr>
          <w:rFonts w:ascii="Tahoma" w:hAnsi="Tahoma" w:cs="Tahoma"/>
          <w:b/>
          <w:sz w:val="20"/>
        </w:rPr>
      </w:pPr>
      <w:r w:rsidRPr="003307A5">
        <w:rPr>
          <w:rFonts w:ascii="Tahoma" w:hAnsi="Tahoma" w:cs="Tahoma"/>
          <w:sz w:val="20"/>
        </w:rPr>
        <w:t>Quy định trên không áp dụng cho trường hợp hai bên đang có tranh chấp về Đơn hàng hoặc GHN trả Bưu gửi nhưng Khách hàng từ chối nhận lại Bưu gửi.</w:t>
      </w:r>
    </w:p>
    <w:p w14:paraId="2A9276A4"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bookmarkStart w:id="100" w:name="_80xont5skmi9" w:colFirst="0" w:colLast="0"/>
      <w:bookmarkEnd w:id="100"/>
      <w:r w:rsidRPr="003307A5">
        <w:rPr>
          <w:rFonts w:ascii="Tahoma" w:hAnsi="Tahoma" w:cs="Tahoma"/>
          <w:b/>
          <w:sz w:val="20"/>
        </w:rPr>
        <w:t>Bồi thường đối với Bưu gửi hoàn trả không thành công</w:t>
      </w:r>
    </w:p>
    <w:p w14:paraId="4FDE4892" w14:textId="77777777" w:rsidR="000374CD" w:rsidRPr="003307A5" w:rsidRDefault="000374CD" w:rsidP="000374CD">
      <w:pPr>
        <w:pStyle w:val="ListParagraph"/>
        <w:spacing w:before="120" w:after="120" w:line="276" w:lineRule="auto"/>
        <w:ind w:left="1134"/>
        <w:contextualSpacing w:val="0"/>
        <w:jc w:val="both"/>
        <w:rPr>
          <w:rFonts w:ascii="Tahoma" w:hAnsi="Tahoma" w:cs="Tahoma"/>
          <w:b/>
          <w:sz w:val="20"/>
        </w:rPr>
      </w:pPr>
      <w:r w:rsidRPr="003307A5">
        <w:rPr>
          <w:rFonts w:ascii="Tahoma" w:hAnsi="Tahoma" w:cs="Tahoma"/>
          <w:sz w:val="20"/>
        </w:rPr>
        <w:t>Đối với Bưu gửi giao không thành công nhưng khi hoàn trả lại cho Khách hàng hoặc Người gửi không thành công mà bị thất thoát, hư hỏng: Đền bù 04 (bốn) lần Cước phí của Dịch vụ đã sử dụng đối với Đơn hàng đó.</w:t>
      </w:r>
    </w:p>
    <w:p w14:paraId="1D92DE76" w14:textId="77777777" w:rsidR="000374CD" w:rsidRPr="003307A5" w:rsidRDefault="000374CD" w:rsidP="000374CD">
      <w:pPr>
        <w:pStyle w:val="ListParagraph"/>
        <w:spacing w:before="120" w:after="120" w:line="276" w:lineRule="auto"/>
        <w:ind w:left="1134"/>
        <w:contextualSpacing w:val="0"/>
        <w:jc w:val="both"/>
        <w:rPr>
          <w:rFonts w:ascii="Tahoma" w:hAnsi="Tahoma" w:cs="Tahoma"/>
          <w:b/>
          <w:i/>
          <w:sz w:val="20"/>
        </w:rPr>
      </w:pPr>
      <w:r w:rsidRPr="003307A5">
        <w:rPr>
          <w:rFonts w:ascii="Tahoma" w:hAnsi="Tahoma" w:cs="Tahoma"/>
          <w:i/>
          <w:sz w:val="20"/>
        </w:rPr>
        <w:t>Hoàn trả Bưu gửi không thành công: được hiểu GHN là đã liên hệ khách hàng, người gửi để hoàn trả hàng nhưng không thể liên hệ được, hoặc đã liên hệ được nhưng khách hàng, người gửi không đến nhận lại hàng theo thỏa thuận hoặc thông báo của GHN.</w:t>
      </w:r>
    </w:p>
    <w:p w14:paraId="266D0B0B" w14:textId="77777777" w:rsidR="000374CD" w:rsidRPr="003307A5" w:rsidRDefault="000374CD" w:rsidP="00E54C45">
      <w:pPr>
        <w:pStyle w:val="ListParagraph"/>
        <w:numPr>
          <w:ilvl w:val="1"/>
          <w:numId w:val="48"/>
        </w:numPr>
        <w:spacing w:before="120" w:after="120" w:line="276" w:lineRule="auto"/>
        <w:ind w:left="1134" w:hanging="567"/>
        <w:contextualSpacing w:val="0"/>
        <w:jc w:val="both"/>
        <w:rPr>
          <w:rFonts w:ascii="Tahoma" w:hAnsi="Tahoma" w:cs="Tahoma"/>
          <w:b/>
          <w:sz w:val="20"/>
        </w:rPr>
      </w:pPr>
      <w:r w:rsidRPr="003307A5">
        <w:rPr>
          <w:rFonts w:ascii="Tahoma" w:hAnsi="Tahoma" w:cs="Tahoma"/>
          <w:b/>
          <w:sz w:val="20"/>
        </w:rPr>
        <w:t>Các lưu ý và quy định khác về trách nhiệm bồi thường của GHN</w:t>
      </w:r>
    </w:p>
    <w:p w14:paraId="404D64FC"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GHN sẽ chỉ thanh toán khoản tiền bồi thường trực tiếp cho K</w:t>
      </w:r>
      <w:r w:rsidRPr="008F3CED">
        <w:rPr>
          <w:rFonts w:ascii="Tahoma" w:hAnsi="Tahoma" w:cs="Tahoma"/>
          <w:sz w:val="20"/>
        </w:rPr>
        <w:t>hách hàng</w:t>
      </w:r>
      <w:r w:rsidRPr="003307A5">
        <w:rPr>
          <w:rFonts w:ascii="Tahoma" w:hAnsi="Tahoma" w:cs="Tahoma"/>
          <w:sz w:val="20"/>
        </w:rPr>
        <w:t>. Trong trường hợp K</w:t>
      </w:r>
      <w:r w:rsidRPr="008F3CED">
        <w:rPr>
          <w:rFonts w:ascii="Tahoma" w:hAnsi="Tahoma" w:cs="Tahoma"/>
          <w:sz w:val="20"/>
        </w:rPr>
        <w:t>hách hàng</w:t>
      </w:r>
      <w:r w:rsidRPr="003307A5">
        <w:rPr>
          <w:rFonts w:ascii="Tahoma" w:hAnsi="Tahoma" w:cs="Tahoma"/>
          <w:sz w:val="20"/>
        </w:rPr>
        <w:t xml:space="preserve"> ủy quyền cho người khác nhận khoản tiền bồi thường, K</w:t>
      </w:r>
      <w:r w:rsidRPr="008F3CED">
        <w:rPr>
          <w:rFonts w:ascii="Tahoma" w:hAnsi="Tahoma" w:cs="Tahoma"/>
          <w:sz w:val="20"/>
        </w:rPr>
        <w:t>hách hàng</w:t>
      </w:r>
      <w:r w:rsidRPr="003307A5">
        <w:rPr>
          <w:rFonts w:ascii="Tahoma" w:hAnsi="Tahoma" w:cs="Tahoma"/>
          <w:sz w:val="20"/>
        </w:rPr>
        <w:t xml:space="preserve"> cần phải cung cấp cho GHN một thư ủy quyền hợp lệ được GHN chấp nhận.</w:t>
      </w:r>
    </w:p>
    <w:p w14:paraId="7427F607"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Đối với Bưu gửi là Phiếu có giá trị quy đổi có thời hạn sử dụng thì K</w:t>
      </w:r>
      <w:r w:rsidRPr="008F3CED">
        <w:rPr>
          <w:rFonts w:ascii="Tahoma" w:hAnsi="Tahoma" w:cs="Tahoma"/>
          <w:sz w:val="20"/>
        </w:rPr>
        <w:t>hách hàng</w:t>
      </w:r>
      <w:r w:rsidRPr="003307A5">
        <w:rPr>
          <w:rFonts w:ascii="Tahoma" w:hAnsi="Tahoma" w:cs="Tahoma"/>
          <w:sz w:val="20"/>
        </w:rPr>
        <w:t xml:space="preserve"> sẽ chỉ được bồi thường nếu thời hạn sử dụng của phiếu còn ít nhất là 03 (ba) tháng tính từ </w:t>
      </w:r>
      <w:r w:rsidRPr="003307A5">
        <w:rPr>
          <w:rFonts w:ascii="Tahoma" w:hAnsi="Tahoma" w:cs="Tahoma"/>
          <w:sz w:val="20"/>
        </w:rPr>
        <w:lastRenderedPageBreak/>
        <w:t>khi GHN nhận Bưu gửi. K</w:t>
      </w:r>
      <w:r w:rsidRPr="008F3CED">
        <w:rPr>
          <w:rFonts w:ascii="Tahoma" w:hAnsi="Tahoma" w:cs="Tahoma"/>
          <w:sz w:val="20"/>
        </w:rPr>
        <w:t>hách hàng</w:t>
      </w:r>
      <w:r w:rsidRPr="003307A5">
        <w:rPr>
          <w:rFonts w:ascii="Tahoma" w:hAnsi="Tahoma" w:cs="Tahoma"/>
          <w:sz w:val="20"/>
        </w:rPr>
        <w:t xml:space="preserve"> thừa nhận và đồng ý rằng K</w:t>
      </w:r>
      <w:r w:rsidRPr="008F3CED">
        <w:rPr>
          <w:rFonts w:ascii="Tahoma" w:hAnsi="Tahoma" w:cs="Tahoma"/>
          <w:sz w:val="20"/>
        </w:rPr>
        <w:t>hách hàng</w:t>
      </w:r>
      <w:r w:rsidRPr="003307A5">
        <w:rPr>
          <w:rFonts w:ascii="Tahoma" w:hAnsi="Tahoma" w:cs="Tahoma"/>
          <w:sz w:val="20"/>
        </w:rPr>
        <w:t xml:space="preserve"> sẽ không có quyền yêu cầu bồi thường, và GHN sẽ không có trách nhiệm bồi thường, nếu phiếu có giá trị quy đổi bị mất hay hư hỏng không đạt điều kiện này.</w:t>
      </w:r>
    </w:p>
    <w:p w14:paraId="3C166C9E"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Trong mọi trường hợp mất, thất lạc hoặc hư hỏng xảy ra cho Bưu gửi, khoản tiền bồi thường sẽ không thấp hơn 04 (bốn) lần Cước phí của Dịch vụ đã sử dụng.</w:t>
      </w:r>
    </w:p>
    <w:p w14:paraId="4351CFD3"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w:t>
      </w:r>
      <w:r w:rsidRPr="008F3CED">
        <w:rPr>
          <w:rFonts w:ascii="Tahoma" w:hAnsi="Tahoma" w:cs="Tahoma"/>
          <w:sz w:val="20"/>
        </w:rPr>
        <w:t>hách hàng</w:t>
      </w:r>
      <w:r w:rsidRPr="003307A5">
        <w:rPr>
          <w:rFonts w:ascii="Tahoma" w:hAnsi="Tahoma" w:cs="Tahoma"/>
          <w:sz w:val="20"/>
        </w:rPr>
        <w:t xml:space="preserve"> thừa nhận và đồng ý rằng nếu K</w:t>
      </w:r>
      <w:r w:rsidRPr="008F3CED">
        <w:rPr>
          <w:rFonts w:ascii="Tahoma" w:hAnsi="Tahoma" w:cs="Tahoma"/>
          <w:sz w:val="20"/>
        </w:rPr>
        <w:t>hách hàng</w:t>
      </w:r>
      <w:r w:rsidRPr="003307A5">
        <w:rPr>
          <w:rFonts w:ascii="Tahoma" w:hAnsi="Tahoma" w:cs="Tahoma"/>
          <w:sz w:val="20"/>
        </w:rPr>
        <w:t xml:space="preserve"> từ chối hoặc không phối hợp để thực hiện đồng kiểm Bưu gửi với GHN thì trong trường hợp xảy ra mất mát, thất lạc, hư hỏng cho Bưu gửi, khoản tiền bồi thường GHN phải trả cho K</w:t>
      </w:r>
      <w:r w:rsidRPr="008F3CED">
        <w:rPr>
          <w:rFonts w:ascii="Tahoma" w:hAnsi="Tahoma" w:cs="Tahoma"/>
          <w:sz w:val="20"/>
        </w:rPr>
        <w:t>hách hàng</w:t>
      </w:r>
      <w:r w:rsidRPr="003307A5">
        <w:rPr>
          <w:rFonts w:ascii="Tahoma" w:hAnsi="Tahoma" w:cs="Tahoma"/>
          <w:sz w:val="20"/>
        </w:rPr>
        <w:t xml:space="preserve"> sẽ chỉ bằng 04 (bốn) lần Cước phí của Dịch vụ đã sử dụng. </w:t>
      </w:r>
    </w:p>
    <w:p w14:paraId="349EB71B"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Khách hàng thừa nhận và đồng ý rằng</w:t>
      </w:r>
      <w:r w:rsidRPr="003307A5" w:rsidDel="00C565D2">
        <w:rPr>
          <w:rFonts w:ascii="Tahoma" w:hAnsi="Tahoma" w:cs="Tahoma"/>
          <w:sz w:val="20"/>
        </w:rPr>
        <w:t xml:space="preserve"> </w:t>
      </w:r>
      <w:r w:rsidRPr="003307A5">
        <w:rPr>
          <w:rFonts w:ascii="Tahoma" w:hAnsi="Tahoma" w:cs="Tahoma"/>
          <w:sz w:val="20"/>
        </w:rPr>
        <w:t>trong trường hợp xảy ra mất mát, thất lạc, hư hỏng cho Bưu gửi</w:t>
      </w:r>
      <w:r w:rsidRPr="003307A5" w:rsidDel="00C565D2">
        <w:rPr>
          <w:rFonts w:ascii="Tahoma" w:hAnsi="Tahoma" w:cs="Tahoma"/>
          <w:sz w:val="20"/>
        </w:rPr>
        <w:t xml:space="preserve"> </w:t>
      </w:r>
      <w:r w:rsidRPr="003307A5">
        <w:rPr>
          <w:rFonts w:ascii="Tahoma" w:hAnsi="Tahoma" w:cs="Tahoma"/>
          <w:sz w:val="20"/>
        </w:rPr>
        <w:t>mà K</w:t>
      </w:r>
      <w:r w:rsidRPr="008F3CED">
        <w:rPr>
          <w:rFonts w:ascii="Tahoma" w:hAnsi="Tahoma" w:cs="Tahoma"/>
          <w:sz w:val="20"/>
        </w:rPr>
        <w:t>hách hàng</w:t>
      </w:r>
      <w:r w:rsidRPr="003307A5">
        <w:rPr>
          <w:rFonts w:ascii="Tahoma" w:hAnsi="Tahoma" w:cs="Tahoma"/>
          <w:sz w:val="20"/>
        </w:rPr>
        <w:t xml:space="preserve"> không cung cấp được Hóa đơn chứng minh Giá trị Bưu gửi theo quy định tại </w:t>
      </w:r>
      <w:r w:rsidRPr="008F3CED">
        <w:rPr>
          <w:rFonts w:ascii="Tahoma" w:hAnsi="Tahoma" w:cs="Tahoma"/>
          <w:sz w:val="20"/>
        </w:rPr>
        <w:t>Mục</w:t>
      </w:r>
      <w:r w:rsidRPr="003307A5">
        <w:rPr>
          <w:rFonts w:ascii="Tahoma" w:hAnsi="Tahoma" w:cs="Tahoma"/>
          <w:sz w:val="20"/>
        </w:rPr>
        <w:t xml:space="preserve"> 1 Phụ lục này thì khoản tiền bồi thường GHN phải trả cho K</w:t>
      </w:r>
      <w:r w:rsidRPr="008F3CED">
        <w:rPr>
          <w:rFonts w:ascii="Tahoma" w:hAnsi="Tahoma" w:cs="Tahoma"/>
          <w:sz w:val="20"/>
        </w:rPr>
        <w:t>hách hàng</w:t>
      </w:r>
      <w:r w:rsidRPr="003307A5">
        <w:rPr>
          <w:rFonts w:ascii="Tahoma" w:hAnsi="Tahoma" w:cs="Tahoma"/>
          <w:sz w:val="20"/>
        </w:rPr>
        <w:t xml:space="preserve"> sẽ chỉ bằng 04 (bốn) lần Cước phí của Dịch vụ đã sử dụng.</w:t>
      </w:r>
    </w:p>
    <w:p w14:paraId="47E35E66"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w:t>
      </w:r>
      <w:r w:rsidRPr="008F3CED">
        <w:rPr>
          <w:rFonts w:ascii="Tahoma" w:hAnsi="Tahoma" w:cs="Tahoma"/>
          <w:sz w:val="20"/>
        </w:rPr>
        <w:t>hách hàng</w:t>
      </w:r>
      <w:r w:rsidRPr="003307A5">
        <w:rPr>
          <w:rFonts w:ascii="Tahoma" w:hAnsi="Tahoma" w:cs="Tahoma"/>
          <w:sz w:val="20"/>
        </w:rPr>
        <w:t xml:space="preserve"> thừa nhận và đồng ý rằng trong mọi trường hợp, khoản tiền bồi thường trên đã bao gồm việc hoàn trả Cước phí Dịch vụ đã thanh toán cho GHN.</w:t>
      </w:r>
    </w:p>
    <w:p w14:paraId="78A955DA" w14:textId="77777777" w:rsidR="000374CD" w:rsidRPr="003307A5" w:rsidRDefault="000374CD" w:rsidP="00E54C45">
      <w:pPr>
        <w:pStyle w:val="ListParagraph"/>
        <w:numPr>
          <w:ilvl w:val="0"/>
          <w:numId w:val="49"/>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K</w:t>
      </w:r>
      <w:r w:rsidRPr="008F3CED">
        <w:rPr>
          <w:rFonts w:ascii="Tahoma" w:hAnsi="Tahoma" w:cs="Tahoma"/>
          <w:sz w:val="20"/>
        </w:rPr>
        <w:t>hách hàng</w:t>
      </w:r>
      <w:r w:rsidRPr="003307A5">
        <w:rPr>
          <w:rFonts w:ascii="Tahoma" w:hAnsi="Tahoma" w:cs="Tahoma"/>
          <w:sz w:val="20"/>
        </w:rPr>
        <w:t xml:space="preserve"> từ bỏ và sẽ không thực hiện bất kỳ và mọi quyền, quyền yêu cầu, hành động chống lại GHN liên quan đến tổn thất, thiệt hại gây ra cho Bưu gửi vượt quá hạn chế trách nhiệm bồi thường của GHN như nêu tại </w:t>
      </w:r>
      <w:r w:rsidRPr="008F3CED">
        <w:rPr>
          <w:rFonts w:ascii="Tahoma" w:hAnsi="Tahoma" w:cs="Tahoma"/>
          <w:sz w:val="20"/>
        </w:rPr>
        <w:t>Mục</w:t>
      </w:r>
      <w:r w:rsidRPr="003307A5">
        <w:rPr>
          <w:rFonts w:ascii="Tahoma" w:hAnsi="Tahoma" w:cs="Tahoma"/>
          <w:sz w:val="20"/>
        </w:rPr>
        <w:t xml:space="preserve"> 2 này.</w:t>
      </w:r>
    </w:p>
    <w:p w14:paraId="134F947E"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proofErr w:type="spellStart"/>
      <w:r w:rsidRPr="003307A5">
        <w:rPr>
          <w:rFonts w:ascii="Tahoma" w:hAnsi="Tahoma" w:cs="Tahoma"/>
          <w:b/>
          <w:color w:val="auto"/>
          <w:sz w:val="20"/>
          <w:szCs w:val="20"/>
          <w:lang w:val="it-IT"/>
        </w:rPr>
        <w:t>Bồi</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thường</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bởi</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Khách</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hàng</w:t>
      </w:r>
      <w:proofErr w:type="spellEnd"/>
    </w:p>
    <w:p w14:paraId="6F0068D5" w14:textId="77777777" w:rsidR="000374CD" w:rsidRPr="003307A5" w:rsidRDefault="000374CD" w:rsidP="000374CD">
      <w:pPr>
        <w:spacing w:before="120" w:after="120" w:line="276" w:lineRule="auto"/>
        <w:ind w:left="567"/>
        <w:jc w:val="both"/>
        <w:rPr>
          <w:rFonts w:ascii="Tahoma" w:hAnsi="Tahoma" w:cs="Tahoma"/>
          <w:b/>
          <w:color w:val="auto"/>
          <w:sz w:val="20"/>
          <w:szCs w:val="20"/>
          <w:lang w:val="it-IT"/>
        </w:rPr>
      </w:pPr>
      <w:r w:rsidRPr="003307A5">
        <w:rPr>
          <w:rFonts w:ascii="Tahoma" w:hAnsi="Tahoma" w:cs="Tahoma"/>
          <w:sz w:val="20"/>
        </w:rPr>
        <w:t>K</w:t>
      </w:r>
      <w:proofErr w:type="spellStart"/>
      <w:r w:rsidRPr="008F3CED">
        <w:rPr>
          <w:rFonts w:ascii="Tahoma" w:hAnsi="Tahoma" w:cs="Tahoma"/>
          <w:sz w:val="20"/>
          <w:lang w:val="it-IT"/>
        </w:rPr>
        <w:t>hách</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hàng</w:t>
      </w:r>
      <w:proofErr w:type="spellEnd"/>
      <w:r w:rsidRPr="003307A5">
        <w:rPr>
          <w:rFonts w:ascii="Tahoma" w:hAnsi="Tahoma" w:cs="Tahoma"/>
          <w:sz w:val="20"/>
        </w:rPr>
        <w:t xml:space="preserve"> thừa nhận và đồng ý sẽ bồi thường, bảo vệ và giữ cho GHN và cổ đông, giám đốc, người quản lý, nhân viên, nhà thầu, tư vấn của GHN (các “</w:t>
      </w:r>
      <w:r w:rsidRPr="003307A5">
        <w:rPr>
          <w:rFonts w:ascii="Tahoma" w:hAnsi="Tahoma" w:cs="Tahoma"/>
          <w:b/>
          <w:sz w:val="20"/>
        </w:rPr>
        <w:t>Bên được bồi thường của GHN</w:t>
      </w:r>
      <w:r w:rsidRPr="003307A5">
        <w:rPr>
          <w:rFonts w:ascii="Tahoma" w:hAnsi="Tahoma" w:cs="Tahoma"/>
          <w:sz w:val="20"/>
        </w:rPr>
        <w:t xml:space="preserve">”) không bị ảnh hưởng và tránh khỏi bất kỳ và mọi thiệt hại, tổn thất, chi phí và phí (bao gồm phí pháp lý), yêu cầu, trách nhiệm, khiếu kiện, lệnh, yêu cầu, hành động của </w:t>
      </w:r>
      <w:r w:rsidRPr="008F3CED">
        <w:rPr>
          <w:rFonts w:ascii="Tahoma" w:hAnsi="Tahoma" w:cs="Tahoma"/>
          <w:sz w:val="20"/>
          <w:lang w:val="it-IT"/>
        </w:rPr>
        <w:t>C</w:t>
      </w:r>
      <w:r w:rsidRPr="003307A5">
        <w:rPr>
          <w:rFonts w:ascii="Tahoma" w:hAnsi="Tahoma" w:cs="Tahoma"/>
          <w:sz w:val="20"/>
        </w:rPr>
        <w:t>ơ quan có thẩm quyền, có thể được đưa ra chống lại hoặc phải gánh chịu bởi GHN và các Bên được bồi thường của GHN, là hậu quả của hoặc phát sinh từ hoặc có liên quan đến:</w:t>
      </w:r>
    </w:p>
    <w:p w14:paraId="7DC2A305"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Thiệt hại, hư hỏng, tổn thất, mất mát, hao hụt, trách nhiệm, yêu cầu, khiếu kiện liên quan đến Bưu gửi đó gây ra bởi hành động hoặc việc không thực hiện một hành động nào của K</w:t>
      </w:r>
      <w:proofErr w:type="spellStart"/>
      <w:r w:rsidRPr="008F3CED">
        <w:rPr>
          <w:rFonts w:ascii="Tahoma" w:hAnsi="Tahoma" w:cs="Tahoma"/>
          <w:sz w:val="20"/>
          <w:lang w:val="it-IT"/>
        </w:rPr>
        <w:t>hách</w:t>
      </w:r>
      <w:proofErr w:type="spellEnd"/>
      <w:r w:rsidRPr="008F3CED">
        <w:rPr>
          <w:rFonts w:ascii="Tahoma" w:hAnsi="Tahoma" w:cs="Tahoma"/>
          <w:sz w:val="20"/>
          <w:lang w:val="it-IT"/>
        </w:rPr>
        <w:t xml:space="preserve"> </w:t>
      </w:r>
      <w:proofErr w:type="spellStart"/>
      <w:r w:rsidRPr="008F3CED">
        <w:rPr>
          <w:rFonts w:ascii="Tahoma" w:hAnsi="Tahoma" w:cs="Tahoma"/>
          <w:sz w:val="20"/>
          <w:lang w:val="it-IT"/>
        </w:rPr>
        <w:t>hàng</w:t>
      </w:r>
      <w:proofErr w:type="spellEnd"/>
      <w:r w:rsidRPr="003307A5">
        <w:rPr>
          <w:rFonts w:ascii="Tahoma" w:hAnsi="Tahoma" w:cs="Tahoma"/>
          <w:sz w:val="20"/>
        </w:rPr>
        <w:t xml:space="preserve">, bao gồm nhưng không hạn chế bởi việc cung cấp, kê khai thông tin về Bưu gửi không đúng hoặc thiếu sót; đóng gói, bao bọc Bưu gửi không đầy đủ, không phù hợp, không cẩn thận, không tuân thủ quy định, hướng dẫn về đóng gói của GHN, nhà sản xuất hay quy định của pháp luật; Thông tin Người </w:t>
      </w:r>
      <w:r w:rsidRPr="008F3CED">
        <w:rPr>
          <w:rFonts w:ascii="Tahoma" w:hAnsi="Tahoma" w:cs="Tahoma"/>
          <w:sz w:val="20"/>
          <w:lang w:val="it-IT"/>
        </w:rPr>
        <w:t>n</w:t>
      </w:r>
      <w:r w:rsidRPr="003307A5">
        <w:rPr>
          <w:rFonts w:ascii="Tahoma" w:hAnsi="Tahoma" w:cs="Tahoma"/>
          <w:sz w:val="20"/>
        </w:rPr>
        <w:t>hận không đúng hoặc thiếu sót; hoặc</w:t>
      </w:r>
    </w:p>
    <w:p w14:paraId="2EF4E988"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Bưu gửi thuộc trường hợp bị cấm gửi, chấp nhận, vận chuyển theo quy định của pháp luật; hoặc</w:t>
      </w:r>
    </w:p>
    <w:p w14:paraId="04AFE3D9" w14:textId="77777777" w:rsidR="000374CD" w:rsidRPr="003307A5" w:rsidRDefault="000374CD" w:rsidP="00E54C45">
      <w:pPr>
        <w:pStyle w:val="ListParagraph"/>
        <w:numPr>
          <w:ilvl w:val="0"/>
          <w:numId w:val="50"/>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K</w:t>
      </w:r>
      <w:r w:rsidRPr="008F3CED">
        <w:rPr>
          <w:rFonts w:ascii="Tahoma" w:hAnsi="Tahoma" w:cs="Tahoma"/>
          <w:sz w:val="20"/>
        </w:rPr>
        <w:t>hách hàng</w:t>
      </w:r>
      <w:r w:rsidRPr="003307A5">
        <w:rPr>
          <w:rFonts w:ascii="Tahoma" w:hAnsi="Tahoma" w:cs="Tahoma"/>
          <w:sz w:val="20"/>
        </w:rPr>
        <w:t xml:space="preserve"> vi phạm quy định pháp luật.</w:t>
      </w:r>
    </w:p>
    <w:p w14:paraId="6AC49C59" w14:textId="77777777" w:rsidR="000374CD" w:rsidRPr="003307A5" w:rsidRDefault="000374CD" w:rsidP="000374CD">
      <w:pPr>
        <w:numPr>
          <w:ilvl w:val="0"/>
          <w:numId w:val="9"/>
        </w:numPr>
        <w:spacing w:before="120" w:after="120" w:line="276" w:lineRule="auto"/>
        <w:ind w:left="567" w:hanging="567"/>
        <w:jc w:val="both"/>
        <w:rPr>
          <w:rFonts w:ascii="Tahoma" w:hAnsi="Tahoma" w:cs="Tahoma"/>
          <w:b/>
          <w:color w:val="auto"/>
          <w:sz w:val="20"/>
          <w:szCs w:val="20"/>
          <w:lang w:val="it-IT"/>
        </w:rPr>
      </w:pPr>
      <w:proofErr w:type="spellStart"/>
      <w:r w:rsidRPr="003307A5">
        <w:rPr>
          <w:rFonts w:ascii="Tahoma" w:hAnsi="Tahoma" w:cs="Tahoma"/>
          <w:b/>
          <w:color w:val="auto"/>
          <w:sz w:val="20"/>
          <w:szCs w:val="20"/>
          <w:lang w:val="it-IT"/>
        </w:rPr>
        <w:t>Thời</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hạn</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đền</w:t>
      </w:r>
      <w:proofErr w:type="spellEnd"/>
      <w:r w:rsidRPr="003307A5">
        <w:rPr>
          <w:rFonts w:ascii="Tahoma" w:hAnsi="Tahoma" w:cs="Tahoma"/>
          <w:b/>
          <w:color w:val="auto"/>
          <w:sz w:val="20"/>
          <w:szCs w:val="20"/>
          <w:lang w:val="it-IT"/>
        </w:rPr>
        <w:t xml:space="preserve"> </w:t>
      </w:r>
      <w:proofErr w:type="spellStart"/>
      <w:r w:rsidRPr="003307A5">
        <w:rPr>
          <w:rFonts w:ascii="Tahoma" w:hAnsi="Tahoma" w:cs="Tahoma"/>
          <w:b/>
          <w:color w:val="auto"/>
          <w:sz w:val="20"/>
          <w:szCs w:val="20"/>
          <w:lang w:val="it-IT"/>
        </w:rPr>
        <w:t>bù</w:t>
      </w:r>
      <w:proofErr w:type="spellEnd"/>
    </w:p>
    <w:p w14:paraId="13AEFC18" w14:textId="77777777" w:rsidR="000374CD" w:rsidRPr="003307A5" w:rsidRDefault="000374CD" w:rsidP="000374CD">
      <w:pPr>
        <w:spacing w:before="120" w:after="120" w:line="276" w:lineRule="auto"/>
        <w:ind w:left="567"/>
        <w:jc w:val="both"/>
        <w:rPr>
          <w:rFonts w:ascii="Tahoma" w:hAnsi="Tahoma" w:cs="Tahoma"/>
          <w:sz w:val="20"/>
        </w:rPr>
      </w:pPr>
      <w:r w:rsidRPr="003307A5">
        <w:rPr>
          <w:rFonts w:ascii="Tahoma" w:hAnsi="Tahoma" w:cs="Tahoma"/>
          <w:sz w:val="20"/>
          <w:lang w:val="it-IT"/>
        </w:rPr>
        <w:t xml:space="preserve">Sau </w:t>
      </w:r>
      <w:proofErr w:type="spellStart"/>
      <w:r w:rsidRPr="003307A5">
        <w:rPr>
          <w:rFonts w:ascii="Tahoma" w:hAnsi="Tahoma" w:cs="Tahoma"/>
          <w:sz w:val="20"/>
          <w:lang w:val="it-IT"/>
        </w:rPr>
        <w:t>khi</w:t>
      </w:r>
      <w:proofErr w:type="spellEnd"/>
      <w:r w:rsidRPr="003307A5">
        <w:rPr>
          <w:rFonts w:ascii="Tahoma" w:hAnsi="Tahoma" w:cs="Tahoma"/>
          <w:sz w:val="20"/>
          <w:lang w:val="it-IT"/>
        </w:rPr>
        <w:t xml:space="preserve"> </w:t>
      </w:r>
      <w:r w:rsidRPr="003307A5">
        <w:rPr>
          <w:rFonts w:ascii="Tahoma" w:hAnsi="Tahoma" w:cs="Tahoma"/>
          <w:sz w:val="20"/>
        </w:rPr>
        <w:t xml:space="preserve">các Bên xác định được trách nhiệm và mức bồi thường thiệt hại theo Phụ lục này, Bên bị thiệt hại có nghĩa vụ cung cấp đầy đủ Hóa đơn có liên quan đến việc bồi thường cho Bên còn lại. </w:t>
      </w:r>
    </w:p>
    <w:p w14:paraId="3B09DEA4" w14:textId="77777777" w:rsidR="000374CD" w:rsidRPr="003307A5" w:rsidRDefault="000374CD" w:rsidP="000374CD">
      <w:pPr>
        <w:spacing w:before="120" w:after="120" w:line="276" w:lineRule="auto"/>
        <w:ind w:left="567"/>
        <w:jc w:val="both"/>
        <w:rPr>
          <w:rFonts w:ascii="Tahoma" w:hAnsi="Tahoma" w:cs="Tahoma"/>
          <w:sz w:val="20"/>
          <w:lang w:val="it-IT"/>
        </w:rPr>
      </w:pPr>
      <w:r w:rsidRPr="003307A5">
        <w:rPr>
          <w:rFonts w:ascii="Tahoma" w:hAnsi="Tahoma" w:cs="Tahoma"/>
          <w:sz w:val="20"/>
        </w:rPr>
        <w:t>Bên có lỗi có nghĩa vụ bồi thường cho Bên còn lại trong vòng 30 (ba mươi) ngày kể từ ngày nhận được đầy đủ hóa đơn, chứng từ có liên quan đến việc bồi thường. Trường hợp quá thời hạn trên nhưng chưa bồi thường, Bên có lỗi còn phải trả thêm tiền lãi chậm thanh toán theo quy định của pháp luật</w:t>
      </w:r>
      <w:r w:rsidRPr="003307A5">
        <w:rPr>
          <w:rFonts w:ascii="Tahoma" w:hAnsi="Tahoma" w:cs="Tahoma"/>
          <w:sz w:val="20"/>
          <w:lang w:val="it-IT"/>
        </w:rPr>
        <w:t>.</w:t>
      </w:r>
    </w:p>
    <w:p w14:paraId="04AEFCB8" w14:textId="77777777" w:rsidR="000374CD" w:rsidRPr="003307A5" w:rsidRDefault="000374CD" w:rsidP="000374CD">
      <w:pPr>
        <w:widowControl w:val="0"/>
        <w:spacing w:before="120" w:after="120" w:line="276" w:lineRule="auto"/>
        <w:jc w:val="both"/>
        <w:rPr>
          <w:rFonts w:ascii="Tahoma" w:hAnsi="Tahoma" w:cs="Tahoma"/>
          <w:color w:val="auto"/>
          <w:sz w:val="20"/>
          <w:szCs w:val="20"/>
          <w:lang w:val="it-IT"/>
        </w:rPr>
      </w:pPr>
      <w:proofErr w:type="spellStart"/>
      <w:r w:rsidRPr="003307A5">
        <w:rPr>
          <w:rFonts w:ascii="Tahoma" w:hAnsi="Tahoma" w:cs="Tahoma"/>
          <w:color w:val="auto"/>
          <w:sz w:val="20"/>
          <w:szCs w:val="20"/>
          <w:lang w:val="it-IT"/>
        </w:rPr>
        <w:lastRenderedPageBreak/>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này</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phần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không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tách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rời</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của</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đính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kèm</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cùng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Hợp</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đồng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khoản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Tiêu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chuẩn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Điều</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khoản</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Sử</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dụng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Dịch</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và</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các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phụ</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lục</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khác</w:t>
      </w:r>
      <w:proofErr w:type="spellEnd"/>
      <w:r w:rsidRPr="003307A5">
        <w:rPr>
          <w:rFonts w:ascii="Tahoma" w:hAnsi="Tahoma" w:cs="Tahoma"/>
          <w:color w:val="auto"/>
          <w:sz w:val="20"/>
          <w:szCs w:val="20"/>
          <w:lang w:val="it-IT"/>
        </w:rPr>
        <w:t xml:space="preserve"> là </w:t>
      </w:r>
      <w:proofErr w:type="spellStart"/>
      <w:r w:rsidRPr="003307A5">
        <w:rPr>
          <w:rFonts w:ascii="Tahoma" w:hAnsi="Tahoma" w:cs="Tahoma"/>
          <w:color w:val="auto"/>
          <w:sz w:val="20"/>
          <w:szCs w:val="20"/>
          <w:lang w:val="it-IT"/>
        </w:rPr>
        <w:t>một</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thể</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thống</w:t>
      </w:r>
      <w:proofErr w:type="spellEnd"/>
      <w:r w:rsidRPr="003307A5">
        <w:rPr>
          <w:rFonts w:ascii="Tahoma" w:hAnsi="Tahoma" w:cs="Tahoma"/>
          <w:color w:val="auto"/>
          <w:sz w:val="20"/>
          <w:szCs w:val="20"/>
          <w:lang w:val="it-IT"/>
        </w:rPr>
        <w:t xml:space="preserve"> </w:t>
      </w:r>
      <w:proofErr w:type="spellStart"/>
      <w:r w:rsidRPr="003307A5">
        <w:rPr>
          <w:rFonts w:ascii="Tahoma" w:hAnsi="Tahoma" w:cs="Tahoma"/>
          <w:color w:val="auto"/>
          <w:sz w:val="20"/>
          <w:szCs w:val="20"/>
          <w:lang w:val="it-IT"/>
        </w:rPr>
        <w:t>nhất</w:t>
      </w:r>
      <w:proofErr w:type="spellEnd"/>
      <w:r w:rsidRPr="003307A5">
        <w:rPr>
          <w:rFonts w:ascii="Tahoma" w:hAnsi="Tahoma" w:cs="Tahoma"/>
          <w:color w:val="auto"/>
          <w:sz w:val="20"/>
          <w:szCs w:val="20"/>
          <w:lang w:val="it-IT"/>
        </w:rPr>
        <w:t>./.</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355"/>
      </w:tblGrid>
      <w:tr w:rsidR="000374CD" w:rsidRPr="003307A5" w14:paraId="531E7604" w14:textId="77777777" w:rsidTr="0096254E">
        <w:tc>
          <w:tcPr>
            <w:tcW w:w="9571" w:type="dxa"/>
          </w:tcPr>
          <w:p w14:paraId="4821C8BA" w14:textId="77777777" w:rsidR="000374CD" w:rsidRPr="003307A5" w:rsidRDefault="000374CD" w:rsidP="0096254E">
            <w:pPr>
              <w:spacing w:before="120" w:after="120" w:line="276" w:lineRule="auto"/>
              <w:ind w:left="426"/>
              <w:jc w:val="center"/>
              <w:rPr>
                <w:rFonts w:ascii="Tahoma" w:eastAsia="Arial" w:hAnsi="Tahoma" w:cs="Tahoma"/>
                <w:b/>
                <w:color w:val="auto"/>
                <w:sz w:val="20"/>
                <w:szCs w:val="20"/>
                <w:lang w:val="en-US"/>
              </w:rPr>
            </w:pPr>
            <w:r w:rsidRPr="003307A5">
              <w:rPr>
                <w:rFonts w:ascii="Tahoma" w:hAnsi="Tahoma" w:cs="Tahoma"/>
                <w:b/>
                <w:color w:val="auto"/>
                <w:sz w:val="20"/>
                <w:szCs w:val="20"/>
                <w:lang w:val="it-IT"/>
              </w:rPr>
              <w:t>HẾT PHỤ LỤC 03</w:t>
            </w:r>
          </w:p>
        </w:tc>
      </w:tr>
    </w:tbl>
    <w:p w14:paraId="52A24740"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lang w:val="en-US"/>
        </w:rPr>
      </w:pPr>
    </w:p>
    <w:p w14:paraId="36944D40" w14:textId="77777777" w:rsidR="000374CD" w:rsidRPr="003307A5" w:rsidRDefault="000374CD" w:rsidP="000374CD">
      <w:pPr>
        <w:spacing w:before="120" w:after="120" w:line="276" w:lineRule="auto"/>
        <w:ind w:left="426"/>
        <w:jc w:val="both"/>
        <w:rPr>
          <w:rFonts w:ascii="Tahoma" w:hAnsi="Tahoma" w:cs="Tahoma"/>
          <w:color w:val="auto"/>
          <w:sz w:val="20"/>
          <w:szCs w:val="20"/>
          <w:lang w:val="it-IT"/>
        </w:rPr>
      </w:pPr>
    </w:p>
    <w:p w14:paraId="72645269"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0DBA6EE6" w14:textId="798605EB"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color w:val="auto"/>
          <w:lang w:val="en-US"/>
        </w:rPr>
        <w:br w:type="page"/>
      </w:r>
      <w:r w:rsidRPr="003307A5">
        <w:rPr>
          <w:rFonts w:ascii="Tahoma" w:hAnsi="Tahoma" w:cs="Tahoma"/>
          <w:b/>
          <w:color w:val="auto"/>
          <w:sz w:val="20"/>
          <w:szCs w:val="20"/>
          <w:u w:val="single"/>
          <w:lang w:val="en-US"/>
        </w:rPr>
        <w:lastRenderedPageBreak/>
        <w:t>PHỤ LỤC 04 –THU HỘ</w:t>
      </w:r>
    </w:p>
    <w:p w14:paraId="443D1EA2" w14:textId="259E1397" w:rsidR="000374CD" w:rsidRPr="003307A5" w:rsidRDefault="000374CD" w:rsidP="00E54C45">
      <w:pPr>
        <w:numPr>
          <w:ilvl w:val="0"/>
          <w:numId w:val="17"/>
        </w:numPr>
        <w:spacing w:before="120" w:after="120" w:line="276" w:lineRule="auto"/>
        <w:ind w:left="567" w:hanging="567"/>
        <w:jc w:val="both"/>
        <w:rPr>
          <w:rFonts w:ascii="Tahoma" w:hAnsi="Tahoma" w:cs="Tahoma"/>
          <w:b/>
          <w:sz w:val="20"/>
        </w:rPr>
      </w:pPr>
      <w:r w:rsidRPr="003307A5">
        <w:rPr>
          <w:rFonts w:ascii="Tahoma" w:hAnsi="Tahoma" w:cs="Tahoma"/>
          <w:b/>
          <w:sz w:val="20"/>
        </w:rPr>
        <w:t xml:space="preserve">Phạm vi </w:t>
      </w:r>
      <w:r w:rsidR="00997026">
        <w:rPr>
          <w:rFonts w:ascii="Tahoma" w:hAnsi="Tahoma" w:cs="Tahoma"/>
          <w:b/>
          <w:sz w:val="20"/>
        </w:rPr>
        <w:t>thực</w:t>
      </w:r>
      <w:r w:rsidR="009521E2">
        <w:rPr>
          <w:rFonts w:ascii="Tahoma" w:hAnsi="Tahoma" w:cs="Tahoma"/>
          <w:b/>
          <w:sz w:val="20"/>
        </w:rPr>
        <w:t xml:space="preserve"> hiện</w:t>
      </w:r>
    </w:p>
    <w:p w14:paraId="77CD05B7" w14:textId="77777777" w:rsidR="000374CD" w:rsidRPr="00664328" w:rsidRDefault="000374CD" w:rsidP="00E54C45">
      <w:pPr>
        <w:pStyle w:val="ListParagraph"/>
        <w:numPr>
          <w:ilvl w:val="1"/>
          <w:numId w:val="51"/>
        </w:numPr>
        <w:spacing w:before="120" w:after="120" w:line="276" w:lineRule="auto"/>
        <w:ind w:left="1134" w:hanging="567"/>
        <w:contextualSpacing w:val="0"/>
        <w:jc w:val="both"/>
        <w:rPr>
          <w:rFonts w:ascii="Tahoma" w:hAnsi="Tahoma" w:cs="Tahoma"/>
          <w:b/>
          <w:sz w:val="20"/>
        </w:rPr>
      </w:pPr>
      <w:r w:rsidRPr="003307A5">
        <w:rPr>
          <w:rFonts w:ascii="Tahoma" w:hAnsi="Tahoma" w:cs="Tahoma"/>
          <w:sz w:val="20"/>
        </w:rPr>
        <w:t>Tương</w:t>
      </w:r>
      <w:r w:rsidRPr="008F3CED">
        <w:rPr>
          <w:rFonts w:ascii="Tahoma" w:hAnsi="Tahoma" w:cs="Tahoma"/>
          <w:sz w:val="20"/>
        </w:rPr>
        <w:t xml:space="preserve"> ứng với việc cung ứng Dịch vụ, </w:t>
      </w:r>
      <w:r w:rsidRPr="003307A5">
        <w:rPr>
          <w:rFonts w:ascii="Tahoma" w:hAnsi="Tahoma" w:cs="Tahoma"/>
          <w:sz w:val="20"/>
        </w:rPr>
        <w:t>GHN sẽ cung cấp cho K</w:t>
      </w:r>
      <w:r w:rsidRPr="008F3CED">
        <w:rPr>
          <w:rFonts w:ascii="Tahoma" w:hAnsi="Tahoma" w:cs="Tahoma"/>
          <w:sz w:val="20"/>
        </w:rPr>
        <w:t xml:space="preserve">hách hàng </w:t>
      </w:r>
      <w:r w:rsidRPr="003307A5">
        <w:rPr>
          <w:rFonts w:ascii="Tahoma" w:hAnsi="Tahoma" w:cs="Tahoma"/>
          <w:sz w:val="20"/>
        </w:rPr>
        <w:t>tài khoản</w:t>
      </w:r>
      <w:r>
        <w:rPr>
          <w:rFonts w:ascii="Tahoma" w:hAnsi="Tahoma" w:cs="Tahoma"/>
          <w:sz w:val="20"/>
        </w:rPr>
        <w:t xml:space="preserve"> tại Hệ thống quản lý Đơn hàng được quy định tại </w:t>
      </w:r>
      <w:r w:rsidRPr="008F3CED">
        <w:rPr>
          <w:rFonts w:ascii="Tahoma" w:hAnsi="Tahoma" w:cs="Tahoma"/>
          <w:sz w:val="20"/>
        </w:rPr>
        <w:t>Phụ lục 05 đính kèm.</w:t>
      </w:r>
    </w:p>
    <w:p w14:paraId="0F6127A8"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Khách</w:t>
      </w:r>
      <w:r w:rsidRPr="008F3CED">
        <w:rPr>
          <w:rFonts w:ascii="Tahoma" w:hAnsi="Tahoma" w:cs="Tahoma"/>
          <w:sz w:val="20"/>
        </w:rPr>
        <w:t xml:space="preserve"> hàng </w:t>
      </w:r>
      <w:r w:rsidRPr="003307A5">
        <w:rPr>
          <w:rFonts w:ascii="Tahoma" w:hAnsi="Tahoma" w:cs="Tahoma"/>
          <w:sz w:val="20"/>
        </w:rPr>
        <w:t xml:space="preserve">tạo Đơn hàng trên Hệ thống kèm theo yêu cầu Thu hộ (nếu có) và gửi trên Hệ thống. </w:t>
      </w:r>
    </w:p>
    <w:p w14:paraId="1D3B1A58"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 xml:space="preserve">GHN thực hiện Dịch vụ nhận và chuyển phát Bưu gửi theo Hợp đồng cho </w:t>
      </w:r>
      <w:r w:rsidRPr="008F3CED">
        <w:rPr>
          <w:rFonts w:ascii="Tahoma" w:hAnsi="Tahoma" w:cs="Tahoma"/>
          <w:sz w:val="20"/>
        </w:rPr>
        <w:t>Khách hàng, t</w:t>
      </w:r>
      <w:r w:rsidRPr="003307A5">
        <w:rPr>
          <w:rFonts w:ascii="Tahoma" w:hAnsi="Tahoma" w:cs="Tahoma"/>
          <w:sz w:val="20"/>
        </w:rPr>
        <w:t xml:space="preserve">rong phạm vi thực hiện Dịch vụ, </w:t>
      </w:r>
      <w:r w:rsidRPr="008F3CED">
        <w:rPr>
          <w:rFonts w:ascii="Tahoma" w:hAnsi="Tahoma" w:cs="Tahoma"/>
          <w:sz w:val="20"/>
        </w:rPr>
        <w:t xml:space="preserve">Khách hàng </w:t>
      </w:r>
      <w:r w:rsidRPr="003307A5">
        <w:rPr>
          <w:rFonts w:ascii="Tahoma" w:hAnsi="Tahoma" w:cs="Tahoma"/>
          <w:sz w:val="20"/>
        </w:rPr>
        <w:t>ủy quyền cho GHN thực hiện thu tiền Bưu gửi từ Người nhận (“</w:t>
      </w:r>
      <w:r w:rsidRPr="003307A5">
        <w:rPr>
          <w:rFonts w:ascii="Tahoma" w:hAnsi="Tahoma" w:cs="Tahoma"/>
          <w:b/>
          <w:sz w:val="20"/>
        </w:rPr>
        <w:t>Tiền thu hộ</w:t>
      </w:r>
      <w:r w:rsidRPr="003307A5">
        <w:rPr>
          <w:rFonts w:ascii="Tahoma" w:hAnsi="Tahoma" w:cs="Tahoma"/>
          <w:sz w:val="20"/>
        </w:rPr>
        <w:t xml:space="preserve">”), và GHN sẽ hoàn trả lại Tiền thu hộ qua tài khoản của </w:t>
      </w:r>
      <w:r w:rsidRPr="008F3CED">
        <w:rPr>
          <w:rFonts w:ascii="Tahoma" w:hAnsi="Tahoma" w:cs="Tahoma"/>
          <w:sz w:val="20"/>
        </w:rPr>
        <w:t>khách hàng</w:t>
      </w:r>
      <w:r w:rsidRPr="003307A5">
        <w:rPr>
          <w:rFonts w:ascii="Tahoma" w:hAnsi="Tahoma" w:cs="Tahoma"/>
          <w:sz w:val="20"/>
        </w:rPr>
        <w:t xml:space="preserve"> theo quy định trong Phụ lục này.</w:t>
      </w:r>
    </w:p>
    <w:p w14:paraId="7F6E724A" w14:textId="77777777" w:rsidR="000374CD" w:rsidRPr="003307A5" w:rsidRDefault="000374CD" w:rsidP="00E54C45">
      <w:pPr>
        <w:pStyle w:val="ListParagraph"/>
        <w:numPr>
          <w:ilvl w:val="1"/>
          <w:numId w:val="51"/>
        </w:numPr>
        <w:spacing w:before="120" w:after="120" w:line="276" w:lineRule="auto"/>
        <w:ind w:left="1134" w:hanging="567"/>
        <w:contextualSpacing w:val="0"/>
        <w:jc w:val="both"/>
        <w:rPr>
          <w:rFonts w:ascii="Tahoma" w:hAnsi="Tahoma" w:cs="Tahoma"/>
          <w:sz w:val="20"/>
        </w:rPr>
      </w:pPr>
      <w:r w:rsidRPr="003307A5">
        <w:rPr>
          <w:rFonts w:ascii="Tahoma" w:hAnsi="Tahoma" w:cs="Tahoma"/>
          <w:sz w:val="20"/>
        </w:rPr>
        <w:t xml:space="preserve">Hạn mức thu hộ tối đa cho mỗi Đơn hàng: </w:t>
      </w:r>
      <w:r w:rsidRPr="008F3CED">
        <w:rPr>
          <w:rFonts w:ascii="Tahoma" w:hAnsi="Tahoma" w:cs="Tahoma"/>
          <w:sz w:val="20"/>
        </w:rPr>
        <w:t>Theo quyết định của GHN tại từng thời điểm</w:t>
      </w:r>
      <w:r w:rsidRPr="003307A5">
        <w:rPr>
          <w:rFonts w:ascii="Tahoma" w:hAnsi="Tahoma" w:cs="Tahoma"/>
          <w:sz w:val="20"/>
        </w:rPr>
        <w:t xml:space="preserve">. </w:t>
      </w:r>
    </w:p>
    <w:p w14:paraId="4B23764C" w14:textId="3C624E37" w:rsidR="000374CD" w:rsidRPr="003307A5" w:rsidRDefault="00997026" w:rsidP="00E54C45">
      <w:pPr>
        <w:numPr>
          <w:ilvl w:val="0"/>
          <w:numId w:val="17"/>
        </w:numPr>
        <w:spacing w:before="120" w:after="120" w:line="276" w:lineRule="auto"/>
        <w:ind w:left="567" w:hanging="567"/>
        <w:jc w:val="both"/>
        <w:rPr>
          <w:rFonts w:ascii="Tahoma" w:hAnsi="Tahoma" w:cs="Tahoma"/>
          <w:b/>
          <w:sz w:val="20"/>
        </w:rPr>
      </w:pPr>
      <w:r>
        <w:rPr>
          <w:rFonts w:ascii="Tahoma" w:hAnsi="Tahoma" w:cs="Tahoma"/>
          <w:b/>
          <w:sz w:val="20"/>
        </w:rPr>
        <w:t>Thù lao</w:t>
      </w:r>
      <w:r w:rsidR="000374CD" w:rsidRPr="003307A5">
        <w:rPr>
          <w:rFonts w:ascii="Tahoma" w:hAnsi="Tahoma" w:cs="Tahoma"/>
          <w:b/>
          <w:sz w:val="20"/>
        </w:rPr>
        <w:t xml:space="preserve"> Thu hộ</w:t>
      </w:r>
    </w:p>
    <w:p w14:paraId="2A7E0D5D" w14:textId="225F5CF6" w:rsidR="000374CD" w:rsidRPr="008F3CED" w:rsidRDefault="00997026" w:rsidP="00E54C45">
      <w:pPr>
        <w:pStyle w:val="Heading2"/>
        <w:keepLines w:val="0"/>
        <w:numPr>
          <w:ilvl w:val="1"/>
          <w:numId w:val="17"/>
        </w:numPr>
        <w:spacing w:before="120" w:after="120" w:line="276" w:lineRule="auto"/>
        <w:ind w:left="1134" w:hanging="567"/>
        <w:jc w:val="left"/>
        <w:rPr>
          <w:rFonts w:ascii="Tahoma" w:hAnsi="Tahoma" w:cs="Tahoma"/>
          <w:sz w:val="20"/>
        </w:rPr>
      </w:pPr>
      <w:r>
        <w:rPr>
          <w:rFonts w:ascii="Tahoma" w:hAnsi="Tahoma" w:cs="Tahoma"/>
          <w:sz w:val="20"/>
        </w:rPr>
        <w:t>Thù lao</w:t>
      </w:r>
      <w:r w:rsidR="000374CD" w:rsidRPr="008F3CED">
        <w:rPr>
          <w:rFonts w:ascii="Tahoma" w:hAnsi="Tahoma" w:cs="Tahoma"/>
          <w:sz w:val="20"/>
        </w:rPr>
        <w:t xml:space="preserve"> Thu hộ, phụ phí chuyển Tiền thu hộ</w:t>
      </w:r>
    </w:p>
    <w:p w14:paraId="40D374C3" w14:textId="64A0BF5B" w:rsidR="000374CD" w:rsidRPr="003307A5" w:rsidRDefault="000374CD" w:rsidP="00E54C45">
      <w:pPr>
        <w:pStyle w:val="ListParagraph"/>
        <w:numPr>
          <w:ilvl w:val="0"/>
          <w:numId w:val="53"/>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GHN miễn phí </w:t>
      </w:r>
      <w:r w:rsidR="00997026">
        <w:rPr>
          <w:rFonts w:ascii="Tahoma" w:hAnsi="Tahoma" w:cs="Tahoma"/>
          <w:sz w:val="20"/>
        </w:rPr>
        <w:t>Thù lao</w:t>
      </w:r>
      <w:r w:rsidRPr="003307A5">
        <w:rPr>
          <w:rFonts w:ascii="Tahoma" w:hAnsi="Tahoma" w:cs="Tahoma"/>
          <w:sz w:val="20"/>
        </w:rPr>
        <w:t xml:space="preserve"> Thu hộ cho tất cả các Bưu gửi. Tùy từng thời điểm, phí này sẽ được thay đổi theo bảng báo giá của GHN.</w:t>
      </w:r>
    </w:p>
    <w:p w14:paraId="0B333DBA" w14:textId="77777777" w:rsidR="000374CD" w:rsidRPr="003307A5" w:rsidRDefault="000374CD" w:rsidP="00E54C45">
      <w:pPr>
        <w:pStyle w:val="ListParagraph"/>
        <w:numPr>
          <w:ilvl w:val="0"/>
          <w:numId w:val="53"/>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Phụ phí chuyển Tiền thu hộ: </w:t>
      </w:r>
      <w:r w:rsidRPr="008F3CED">
        <w:rPr>
          <w:rFonts w:ascii="Tahoma" w:hAnsi="Tahoma" w:cs="Tahoma"/>
          <w:sz w:val="20"/>
        </w:rPr>
        <w:t xml:space="preserve">Khách hàng </w:t>
      </w:r>
      <w:r w:rsidRPr="003307A5">
        <w:rPr>
          <w:rFonts w:ascii="Tahoma" w:hAnsi="Tahoma" w:cs="Tahoma"/>
          <w:sz w:val="20"/>
        </w:rPr>
        <w:t xml:space="preserve">chịu trách nhiệm thanh toán tất cả các phụ phí phát sinh trong quá trình hoàn tiền cho Khách hàng do một bên thứ </w:t>
      </w:r>
      <w:r w:rsidRPr="008F3CED">
        <w:rPr>
          <w:rFonts w:ascii="Tahoma" w:hAnsi="Tahoma" w:cs="Tahoma"/>
          <w:sz w:val="20"/>
        </w:rPr>
        <w:t>ba</w:t>
      </w:r>
      <w:r w:rsidRPr="003307A5">
        <w:rPr>
          <w:rFonts w:ascii="Tahoma" w:hAnsi="Tahoma" w:cs="Tahoma"/>
          <w:sz w:val="20"/>
        </w:rPr>
        <w:t xml:space="preserve"> tính phí, bao gồm phí </w:t>
      </w:r>
      <w:r w:rsidRPr="008F3CED">
        <w:rPr>
          <w:rFonts w:ascii="Tahoma" w:hAnsi="Tahoma" w:cs="Tahoma"/>
          <w:sz w:val="20"/>
        </w:rPr>
        <w:t xml:space="preserve">chuyển khoản </w:t>
      </w:r>
      <w:r w:rsidRPr="003307A5">
        <w:rPr>
          <w:rFonts w:ascii="Tahoma" w:hAnsi="Tahoma" w:cs="Tahoma"/>
          <w:sz w:val="20"/>
        </w:rPr>
        <w:t xml:space="preserve">ngân hàng, </w:t>
      </w:r>
      <w:r w:rsidRPr="008F3CED">
        <w:rPr>
          <w:rFonts w:ascii="Tahoma" w:hAnsi="Tahoma" w:cs="Tahoma"/>
          <w:sz w:val="20"/>
        </w:rPr>
        <w:t xml:space="preserve">phí </w:t>
      </w:r>
      <w:r w:rsidRPr="003307A5">
        <w:rPr>
          <w:rFonts w:ascii="Tahoma" w:hAnsi="Tahoma" w:cs="Tahoma"/>
          <w:sz w:val="20"/>
        </w:rPr>
        <w:t>nộp tiền</w:t>
      </w:r>
      <w:r w:rsidRPr="008F3CED">
        <w:rPr>
          <w:rFonts w:ascii="Tahoma" w:hAnsi="Tahoma" w:cs="Tahoma"/>
          <w:sz w:val="20"/>
        </w:rPr>
        <w:t xml:space="preserve"> vào tài khoản</w:t>
      </w:r>
      <w:r w:rsidRPr="003307A5">
        <w:rPr>
          <w:rFonts w:ascii="Tahoma" w:hAnsi="Tahoma" w:cs="Tahoma"/>
          <w:sz w:val="20"/>
        </w:rPr>
        <w:t>;... Phụ phí chuyển tiền sẽ được cấn trừ trực tiếp vào Tiền thu hộ khi GHN chuyển tiền.</w:t>
      </w:r>
    </w:p>
    <w:p w14:paraId="47D3B6BA" w14:textId="3CD568B5" w:rsidR="000374CD" w:rsidRPr="003307A5" w:rsidRDefault="000374CD" w:rsidP="000374CD">
      <w:pPr>
        <w:pStyle w:val="ListParagraph"/>
        <w:spacing w:before="120" w:after="120" w:line="276" w:lineRule="auto"/>
        <w:ind w:left="1701"/>
        <w:contextualSpacing w:val="0"/>
        <w:jc w:val="both"/>
        <w:rPr>
          <w:rFonts w:ascii="Tahoma" w:hAnsi="Tahoma" w:cs="Tahoma"/>
          <w:sz w:val="20"/>
        </w:rPr>
      </w:pPr>
      <w:r w:rsidRPr="008F3CED">
        <w:rPr>
          <w:rFonts w:ascii="Tahoma" w:hAnsi="Tahoma" w:cs="Tahoma"/>
          <w:sz w:val="20"/>
        </w:rPr>
        <w:t>Mức p</w:t>
      </w:r>
      <w:r w:rsidRPr="003307A5">
        <w:rPr>
          <w:rFonts w:ascii="Tahoma" w:hAnsi="Tahoma" w:cs="Tahoma"/>
          <w:sz w:val="20"/>
        </w:rPr>
        <w:t xml:space="preserve">hụ phí chuyển </w:t>
      </w:r>
      <w:r w:rsidRPr="008F3CED">
        <w:rPr>
          <w:rFonts w:ascii="Tahoma" w:hAnsi="Tahoma" w:cs="Tahoma"/>
          <w:sz w:val="20"/>
        </w:rPr>
        <w:t>T</w:t>
      </w:r>
      <w:r w:rsidRPr="003307A5">
        <w:rPr>
          <w:rFonts w:ascii="Tahoma" w:hAnsi="Tahoma" w:cs="Tahoma"/>
          <w:sz w:val="20"/>
        </w:rPr>
        <w:t>iền</w:t>
      </w:r>
      <w:r w:rsidRPr="008F3CED">
        <w:rPr>
          <w:rFonts w:ascii="Tahoma" w:hAnsi="Tahoma" w:cs="Tahoma"/>
          <w:sz w:val="20"/>
        </w:rPr>
        <w:t xml:space="preserve"> thu hộ</w:t>
      </w:r>
      <w:r w:rsidRPr="003307A5">
        <w:rPr>
          <w:rFonts w:ascii="Tahoma" w:hAnsi="Tahoma" w:cs="Tahoma"/>
          <w:sz w:val="20"/>
        </w:rPr>
        <w:t>:</w:t>
      </w:r>
      <w:r w:rsidRPr="003307A5">
        <w:rPr>
          <w:rFonts w:ascii="Tahoma" w:hAnsi="Tahoma" w:cs="Tahoma"/>
          <w:b/>
          <w:sz w:val="20"/>
        </w:rPr>
        <w:t xml:space="preserve"> </w:t>
      </w:r>
      <w:r w:rsidR="005F3541">
        <w:rPr>
          <w:rFonts w:ascii="Tahoma" w:hAnsi="Tahoma" w:cs="Tahoma"/>
          <w:sz w:val="20"/>
          <w:szCs w:val="20"/>
        </w:rPr>
        <w:t>{{MONEY-TRANSFER-COD-FEE}}</w:t>
      </w:r>
      <w:r w:rsidR="005F3541" w:rsidRPr="008F3CED">
        <w:rPr>
          <w:rFonts w:ascii="Tahoma" w:hAnsi="Tahoma" w:cs="Tahoma"/>
          <w:sz w:val="20"/>
          <w:szCs w:val="20"/>
        </w:rPr>
        <w:t xml:space="preserve"> </w:t>
      </w:r>
      <w:r w:rsidRPr="008F3CED">
        <w:rPr>
          <w:rFonts w:ascii="Tahoma" w:hAnsi="Tahoma" w:cs="Tahoma"/>
          <w:sz w:val="20"/>
        </w:rPr>
        <w:t>VND/lần chuyển</w:t>
      </w:r>
      <w:r w:rsidRPr="005F3541">
        <w:rPr>
          <w:rFonts w:ascii="Tahoma" w:hAnsi="Tahoma" w:cs="Tahoma"/>
          <w:sz w:val="20"/>
        </w:rPr>
        <w:t>.</w:t>
      </w:r>
    </w:p>
    <w:p w14:paraId="2015D337"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Thời hạn, hình thức hoàn trả Tiền thu hộ và các chứng từ liên quan</w:t>
      </w:r>
    </w:p>
    <w:p w14:paraId="0054B010" w14:textId="77777777" w:rsidR="000374CD" w:rsidRPr="003307A5" w:rsidRDefault="000374CD" w:rsidP="00E54C45">
      <w:pPr>
        <w:numPr>
          <w:ilvl w:val="0"/>
          <w:numId w:val="16"/>
        </w:numPr>
        <w:spacing w:before="120" w:after="120" w:line="276" w:lineRule="auto"/>
        <w:ind w:left="1701" w:hanging="567"/>
        <w:jc w:val="both"/>
        <w:rPr>
          <w:rFonts w:ascii="Tahoma" w:hAnsi="Tahoma" w:cs="Tahoma"/>
          <w:i/>
          <w:sz w:val="20"/>
        </w:rPr>
      </w:pPr>
      <w:r w:rsidRPr="003307A5">
        <w:rPr>
          <w:rFonts w:ascii="Tahoma" w:hAnsi="Tahoma" w:cs="Tahoma"/>
          <w:i/>
          <w:sz w:val="20"/>
        </w:rPr>
        <w:t>Thời gian hoàn trả Tiền thu hộ:</w:t>
      </w:r>
    </w:p>
    <w:p w14:paraId="4BF30970" w14:textId="2895B3A6" w:rsidR="000374CD" w:rsidRPr="003307A5" w:rsidRDefault="000374CD" w:rsidP="00E54C45">
      <w:pPr>
        <w:pStyle w:val="ListParagraph"/>
        <w:numPr>
          <w:ilvl w:val="0"/>
          <w:numId w:val="54"/>
        </w:numPr>
        <w:spacing w:before="120" w:after="120" w:line="276" w:lineRule="auto"/>
        <w:ind w:left="2268" w:hanging="567"/>
        <w:contextualSpacing w:val="0"/>
        <w:jc w:val="both"/>
        <w:rPr>
          <w:rFonts w:ascii="Tahoma" w:hAnsi="Tahoma" w:cs="Tahoma"/>
          <w:sz w:val="20"/>
        </w:rPr>
      </w:pPr>
      <w:r w:rsidRPr="008F3CED">
        <w:rPr>
          <w:rFonts w:ascii="Tahoma" w:hAnsi="Tahoma" w:cs="Tahoma"/>
          <w:sz w:val="20"/>
        </w:rPr>
        <w:t>Tùy</w:t>
      </w:r>
      <w:r w:rsidRPr="003307A5">
        <w:rPr>
          <w:rFonts w:ascii="Tahoma" w:hAnsi="Tahoma" w:cs="Tahoma"/>
          <w:sz w:val="20"/>
        </w:rPr>
        <w:t xml:space="preserve"> vào lịch làm việc của Ngân hàng</w:t>
      </w:r>
      <w:r w:rsidR="00997026">
        <w:rPr>
          <w:rFonts w:ascii="Tahoma" w:hAnsi="Tahoma" w:cs="Tahoma"/>
          <w:sz w:val="20"/>
        </w:rPr>
        <w:t xml:space="preserve"> và lịch Khách hàng lựa chọn nhận Tiền thu hộ</w:t>
      </w:r>
      <w:r w:rsidRPr="003307A5">
        <w:rPr>
          <w:rFonts w:ascii="Tahoma" w:hAnsi="Tahoma" w:cs="Tahoma"/>
          <w:sz w:val="20"/>
        </w:rPr>
        <w:t>, GHN sẽ tiến hành chuyển tiền trước 17h30</w:t>
      </w:r>
      <w:r w:rsidR="003625CF" w:rsidRPr="008F3CED">
        <w:rPr>
          <w:rFonts w:ascii="Tahoma" w:hAnsi="Tahoma" w:cs="Tahoma"/>
          <w:sz w:val="20"/>
        </w:rPr>
        <w:t xml:space="preserve"> </w:t>
      </w:r>
      <w:r w:rsidR="00CE4BF3" w:rsidRPr="008F3CED">
        <w:rPr>
          <w:rFonts w:ascii="Tahoma" w:hAnsi="Tahoma" w:cs="Tahoma"/>
          <w:sz w:val="20"/>
        </w:rPr>
        <w:t>thứ</w:t>
      </w:r>
      <w:r w:rsidRPr="003307A5">
        <w:rPr>
          <w:rFonts w:ascii="Tahoma" w:hAnsi="Tahoma" w:cs="Tahoma"/>
          <w:sz w:val="20"/>
        </w:rPr>
        <w:t xml:space="preserve"> </w:t>
      </w:r>
      <w:r w:rsidR="005F3541">
        <w:rPr>
          <w:rFonts w:ascii="Tahoma" w:hAnsi="Tahoma" w:cs="Tahoma"/>
          <w:sz w:val="20"/>
          <w:szCs w:val="20"/>
        </w:rPr>
        <w:t>{{COD-SCHEDULE}}</w:t>
      </w:r>
      <w:r w:rsidR="005F3541" w:rsidRPr="008F3CED">
        <w:rPr>
          <w:rFonts w:ascii="Tahoma" w:hAnsi="Tahoma" w:cs="Tahoma"/>
          <w:sz w:val="20"/>
          <w:szCs w:val="20"/>
        </w:rPr>
        <w:t xml:space="preserve"> </w:t>
      </w:r>
      <w:r w:rsidRPr="003307A5">
        <w:rPr>
          <w:rFonts w:ascii="Tahoma" w:hAnsi="Tahoma" w:cs="Tahoma"/>
          <w:sz w:val="20"/>
        </w:rPr>
        <w:t>hàng tuần (“</w:t>
      </w:r>
      <w:r w:rsidRPr="003307A5">
        <w:rPr>
          <w:rFonts w:ascii="Tahoma" w:hAnsi="Tahoma" w:cs="Tahoma"/>
          <w:b/>
          <w:sz w:val="20"/>
        </w:rPr>
        <w:t>Ngày chuyển tiền</w:t>
      </w:r>
      <w:r w:rsidRPr="003307A5">
        <w:rPr>
          <w:rFonts w:ascii="Tahoma" w:hAnsi="Tahoma" w:cs="Tahoma"/>
          <w:sz w:val="20"/>
        </w:rPr>
        <w:t xml:space="preserve">”) và gửi sao kê chi tiết thông tin Đơn hàng, số Tiền thu hộ đã chuyển thông qua email hoặc Hệ thống mà GHN đã cung cấp tài khoản truy cập cho </w:t>
      </w:r>
      <w:r w:rsidRPr="008F3CED">
        <w:rPr>
          <w:rFonts w:ascii="Tahoma" w:hAnsi="Tahoma" w:cs="Tahoma"/>
          <w:sz w:val="20"/>
        </w:rPr>
        <w:t>Khách hàng</w:t>
      </w:r>
      <w:r w:rsidRPr="003307A5">
        <w:rPr>
          <w:rFonts w:ascii="Tahoma" w:hAnsi="Tahoma" w:cs="Tahoma"/>
          <w:sz w:val="20"/>
        </w:rPr>
        <w:t xml:space="preserve">. Để tránh hiểu lầm, trường hợp Ngày chuyển tiền </w:t>
      </w:r>
      <w:r w:rsidRPr="008F3CED">
        <w:rPr>
          <w:rFonts w:ascii="Tahoma" w:hAnsi="Tahoma" w:cs="Tahoma"/>
          <w:sz w:val="20"/>
        </w:rPr>
        <w:t>không rơi vào Ngày làm việc thì</w:t>
      </w:r>
      <w:r w:rsidRPr="003307A5">
        <w:rPr>
          <w:rFonts w:ascii="Tahoma" w:hAnsi="Tahoma" w:cs="Tahoma"/>
          <w:sz w:val="20"/>
        </w:rPr>
        <w:t xml:space="preserve"> GHN sẽ chuyển tiền vào Ngày </w:t>
      </w:r>
      <w:r w:rsidRPr="008F3CED">
        <w:rPr>
          <w:rFonts w:ascii="Tahoma" w:hAnsi="Tahoma" w:cs="Tahoma"/>
          <w:sz w:val="20"/>
        </w:rPr>
        <w:t xml:space="preserve">làm việc </w:t>
      </w:r>
      <w:r w:rsidRPr="003307A5">
        <w:rPr>
          <w:rFonts w:ascii="Tahoma" w:hAnsi="Tahoma" w:cs="Tahoma"/>
          <w:sz w:val="20"/>
        </w:rPr>
        <w:t>tiếp theo.</w:t>
      </w:r>
    </w:p>
    <w:p w14:paraId="45BDED4C" w14:textId="77777777" w:rsidR="000374CD" w:rsidRPr="003307A5" w:rsidRDefault="000374CD" w:rsidP="00E54C45">
      <w:pPr>
        <w:pStyle w:val="ListParagraph"/>
        <w:numPr>
          <w:ilvl w:val="0"/>
          <w:numId w:val="54"/>
        </w:numPr>
        <w:spacing w:before="120" w:after="120" w:line="276" w:lineRule="auto"/>
        <w:ind w:left="2268" w:hanging="567"/>
        <w:contextualSpacing w:val="0"/>
        <w:jc w:val="both"/>
        <w:rPr>
          <w:rFonts w:ascii="Tahoma" w:hAnsi="Tahoma" w:cs="Tahoma"/>
          <w:sz w:val="20"/>
        </w:rPr>
      </w:pPr>
      <w:r w:rsidRPr="003307A5">
        <w:rPr>
          <w:rFonts w:ascii="Tahoma" w:hAnsi="Tahoma" w:cs="Tahoma"/>
          <w:sz w:val="20"/>
        </w:rPr>
        <w:t>GHN được xem là đã hoàn tất chuyển Tiền thu hộ khi có xác nhận từ ngân hàng là đã chuyển tiền – được thể hiện trên Phiếu Ủy nhiệm chi, Biên lai chuyển tiền của ngân hàng hoặc xác nhận của ngân hàng trên hệ thống ngân hàng là đã chuyển tiền….</w:t>
      </w:r>
    </w:p>
    <w:p w14:paraId="22455C25" w14:textId="77777777" w:rsidR="000374CD" w:rsidRPr="003307A5" w:rsidRDefault="000374CD" w:rsidP="000374CD">
      <w:pPr>
        <w:spacing w:before="120" w:after="120" w:line="276" w:lineRule="auto"/>
        <w:ind w:left="1985" w:hanging="851"/>
        <w:jc w:val="both"/>
        <w:rPr>
          <w:rFonts w:ascii="Tahoma" w:hAnsi="Tahoma" w:cs="Tahoma"/>
          <w:i/>
          <w:sz w:val="20"/>
        </w:rPr>
      </w:pPr>
      <w:r w:rsidRPr="003307A5">
        <w:rPr>
          <w:rFonts w:ascii="Tahoma" w:hAnsi="Tahoma" w:cs="Tahoma"/>
          <w:b/>
          <w:bCs/>
          <w:i/>
          <w:sz w:val="20"/>
          <w:u w:val="single"/>
        </w:rPr>
        <w:t>Lưu ý:</w:t>
      </w:r>
      <w:r w:rsidRPr="003307A5">
        <w:rPr>
          <w:rFonts w:ascii="Tahoma" w:hAnsi="Tahoma" w:cs="Tahoma"/>
          <w:bCs/>
          <w:sz w:val="20"/>
        </w:rPr>
        <w:t xml:space="preserve"> </w:t>
      </w:r>
      <w:r w:rsidRPr="003307A5">
        <w:rPr>
          <w:rFonts w:ascii="Tahoma" w:hAnsi="Tahoma" w:cs="Tahoma"/>
          <w:bCs/>
          <w:sz w:val="20"/>
        </w:rPr>
        <w:tab/>
      </w:r>
      <w:r w:rsidRPr="003307A5">
        <w:rPr>
          <w:rFonts w:ascii="Tahoma" w:hAnsi="Tahoma" w:cs="Tahoma"/>
          <w:i/>
          <w:sz w:val="20"/>
        </w:rPr>
        <w:t>Trong trường hợp Tiền thu hộ được chuyển nhỏ hơn mức tối thiểu mà ngân hàng quy định thì số Tiền thu hộ đợt đó sẽ được chuyển vào Tiền thu hộ của đợt tiếp theo (với điều kiện Tiền thu hộ đạt mức tối thiểu của ngân hàng đó).</w:t>
      </w:r>
    </w:p>
    <w:p w14:paraId="59ECC19F" w14:textId="77777777" w:rsidR="000374CD" w:rsidRPr="003307A5" w:rsidRDefault="000374CD" w:rsidP="00E54C45">
      <w:pPr>
        <w:numPr>
          <w:ilvl w:val="0"/>
          <w:numId w:val="16"/>
        </w:numPr>
        <w:spacing w:before="120" w:after="120" w:line="276" w:lineRule="auto"/>
        <w:ind w:left="1701" w:hanging="567"/>
        <w:jc w:val="both"/>
        <w:rPr>
          <w:rFonts w:ascii="Tahoma" w:hAnsi="Tahoma" w:cs="Tahoma"/>
          <w:i/>
          <w:sz w:val="20"/>
        </w:rPr>
      </w:pPr>
      <w:r w:rsidRPr="003307A5">
        <w:rPr>
          <w:rFonts w:ascii="Tahoma" w:hAnsi="Tahoma" w:cs="Tahoma"/>
          <w:i/>
          <w:sz w:val="20"/>
        </w:rPr>
        <w:t>Phương thức hoàn trả Tiền thu hộ:</w:t>
      </w:r>
    </w:p>
    <w:p w14:paraId="6ACCC3DB" w14:textId="77777777" w:rsidR="000374CD" w:rsidRPr="003307A5" w:rsidRDefault="000374CD" w:rsidP="000374CD">
      <w:pPr>
        <w:spacing w:before="120" w:after="120" w:line="276" w:lineRule="auto"/>
        <w:ind w:left="1701"/>
        <w:jc w:val="both"/>
        <w:rPr>
          <w:rFonts w:ascii="Tahoma" w:hAnsi="Tahoma" w:cs="Tahoma"/>
          <w:i/>
          <w:sz w:val="20"/>
        </w:rPr>
      </w:pPr>
      <w:r w:rsidRPr="003307A5">
        <w:rPr>
          <w:rFonts w:ascii="Tahoma" w:hAnsi="Tahoma" w:cs="Tahoma"/>
          <w:sz w:val="20"/>
        </w:rPr>
        <w:t xml:space="preserve">GHN </w:t>
      </w:r>
      <w:r w:rsidRPr="008F3CED">
        <w:rPr>
          <w:rFonts w:ascii="Tahoma" w:hAnsi="Tahoma" w:cs="Tahoma"/>
          <w:sz w:val="20"/>
        </w:rPr>
        <w:t xml:space="preserve">sẽ </w:t>
      </w:r>
      <w:r w:rsidRPr="003307A5">
        <w:rPr>
          <w:rFonts w:ascii="Tahoma" w:hAnsi="Tahoma" w:cs="Tahoma"/>
          <w:sz w:val="20"/>
        </w:rPr>
        <w:t>hoàn trả Tiền thu hộ cho Khách hàng bằng hình thức chuyển khoản theo thông tin sau:</w:t>
      </w:r>
    </w:p>
    <w:p w14:paraId="4C829342" w14:textId="7DC096C0" w:rsidR="000374CD" w:rsidRPr="008F3CED"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lang w:val="vi-VN"/>
        </w:rPr>
      </w:pPr>
      <w:r w:rsidRPr="008F3CED">
        <w:rPr>
          <w:rFonts w:ascii="Tahoma" w:hAnsi="Tahoma" w:cs="Tahoma"/>
          <w:color w:val="000000"/>
          <w:sz w:val="20"/>
          <w:lang w:val="vi-VN"/>
        </w:rPr>
        <w:t>Số tài khoản</w:t>
      </w:r>
      <w:r w:rsidRPr="005F3541">
        <w:rPr>
          <w:rFonts w:ascii="Tahoma" w:hAnsi="Tahoma" w:cs="Tahoma"/>
          <w:color w:val="000000"/>
          <w:sz w:val="20"/>
          <w:lang w:val="vi-VN"/>
        </w:rPr>
        <w:t>:</w:t>
      </w:r>
      <w:r w:rsidRPr="008F3CED">
        <w:rPr>
          <w:rFonts w:ascii="Tahoma" w:hAnsi="Tahoma" w:cs="Tahoma"/>
          <w:color w:val="000000"/>
          <w:sz w:val="20"/>
          <w:lang w:val="vi-VN"/>
        </w:rPr>
        <w:t xml:space="preserve"> </w:t>
      </w:r>
      <w:r w:rsidR="005F3541" w:rsidRPr="008F3CED">
        <w:rPr>
          <w:rFonts w:ascii="Tahoma" w:hAnsi="Tahoma" w:cs="Tahoma"/>
          <w:color w:val="000000"/>
          <w:sz w:val="20"/>
          <w:szCs w:val="20"/>
          <w:lang w:val="vi-VN"/>
        </w:rPr>
        <w:t>{{BANK-ACC-NO}}</w:t>
      </w:r>
    </w:p>
    <w:p w14:paraId="485817A1" w14:textId="7833ACA6" w:rsidR="000374CD" w:rsidRPr="008F3CED"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lang w:val="vi-VN"/>
        </w:rPr>
      </w:pPr>
      <w:r w:rsidRPr="008F3CED">
        <w:rPr>
          <w:rFonts w:ascii="Tahoma" w:hAnsi="Tahoma" w:cs="Tahoma"/>
          <w:color w:val="000000"/>
          <w:sz w:val="20"/>
          <w:lang w:val="vi-VN"/>
        </w:rPr>
        <w:lastRenderedPageBreak/>
        <w:t>Chủ tài khoản:</w:t>
      </w:r>
      <w:r w:rsidR="005F3541" w:rsidRPr="008F3CED">
        <w:rPr>
          <w:rFonts w:ascii="Tahoma" w:hAnsi="Tahoma" w:cs="Tahoma"/>
          <w:color w:val="000000"/>
          <w:sz w:val="20"/>
          <w:szCs w:val="20"/>
          <w:lang w:val="vi-VN"/>
        </w:rPr>
        <w:t xml:space="preserve"> {{BANK-ACC-NAME}}</w:t>
      </w:r>
    </w:p>
    <w:p w14:paraId="768F4E5B" w14:textId="24C8590E" w:rsidR="000374CD" w:rsidRPr="008F3CED" w:rsidRDefault="000374CD" w:rsidP="00E54C45">
      <w:pPr>
        <w:pStyle w:val="NormalWeb"/>
        <w:numPr>
          <w:ilvl w:val="0"/>
          <w:numId w:val="57"/>
        </w:numPr>
        <w:spacing w:before="120" w:beforeAutospacing="0" w:after="120" w:afterAutospacing="0" w:line="276" w:lineRule="auto"/>
        <w:ind w:left="1985" w:hanging="284"/>
        <w:rPr>
          <w:rFonts w:ascii="Tahoma" w:hAnsi="Tahoma" w:cs="Tahoma"/>
          <w:color w:val="000000"/>
          <w:sz w:val="20"/>
          <w:lang w:val="vi-VN"/>
        </w:rPr>
      </w:pPr>
      <w:r w:rsidRPr="008F3CED">
        <w:rPr>
          <w:rFonts w:ascii="Tahoma" w:hAnsi="Tahoma" w:cs="Tahoma"/>
          <w:color w:val="000000"/>
          <w:sz w:val="20"/>
          <w:lang w:val="vi-VN"/>
        </w:rPr>
        <w:t xml:space="preserve">Ngân hàng: </w:t>
      </w:r>
      <w:r w:rsidR="005F3541" w:rsidRPr="008F3CED">
        <w:rPr>
          <w:rFonts w:ascii="Tahoma" w:hAnsi="Tahoma" w:cs="Tahoma"/>
          <w:color w:val="000000"/>
          <w:sz w:val="20"/>
          <w:szCs w:val="20"/>
          <w:lang w:val="vi-VN"/>
        </w:rPr>
        <w:t>{{BANK-NAME}}</w:t>
      </w:r>
      <w:r w:rsidRPr="008F3CED">
        <w:rPr>
          <w:rFonts w:ascii="Tahoma" w:hAnsi="Tahoma" w:cs="Tahoma"/>
          <w:color w:val="000000"/>
          <w:sz w:val="20"/>
          <w:lang w:val="vi-VN"/>
        </w:rPr>
        <w:t xml:space="preserve"> - Chi nhánh mở tài khoản: </w:t>
      </w:r>
      <w:r w:rsidR="005F3541" w:rsidRPr="008F3CED">
        <w:rPr>
          <w:rFonts w:ascii="Tahoma" w:hAnsi="Tahoma" w:cs="Tahoma"/>
          <w:color w:val="000000"/>
          <w:sz w:val="20"/>
          <w:szCs w:val="20"/>
          <w:lang w:val="vi-VN"/>
        </w:rPr>
        <w:t>{{BANK-BRANCH}}</w:t>
      </w:r>
    </w:p>
    <w:p w14:paraId="72BDF536" w14:textId="77777777" w:rsidR="000374CD" w:rsidRPr="003307A5" w:rsidRDefault="000374CD" w:rsidP="000374CD">
      <w:pPr>
        <w:spacing w:before="120" w:after="120" w:line="276" w:lineRule="auto"/>
        <w:ind w:left="1134"/>
        <w:jc w:val="both"/>
        <w:rPr>
          <w:rFonts w:ascii="Tahoma" w:hAnsi="Tahoma" w:cs="Tahoma"/>
          <w:sz w:val="20"/>
        </w:rPr>
      </w:pPr>
      <w:r w:rsidRPr="003307A5">
        <w:rPr>
          <w:rFonts w:ascii="Tahoma" w:hAnsi="Tahoma" w:cs="Tahoma"/>
          <w:sz w:val="20"/>
        </w:rPr>
        <w:t>Trong trường hợp K</w:t>
      </w:r>
      <w:r w:rsidRPr="008F3CED">
        <w:rPr>
          <w:rFonts w:ascii="Tahoma" w:hAnsi="Tahoma" w:cs="Tahoma"/>
          <w:sz w:val="20"/>
        </w:rPr>
        <w:t>hách hàng</w:t>
      </w:r>
      <w:r w:rsidRPr="003307A5">
        <w:rPr>
          <w:rFonts w:ascii="Tahoma" w:hAnsi="Tahoma" w:cs="Tahoma"/>
          <w:sz w:val="20"/>
        </w:rPr>
        <w:t xml:space="preserve"> muốn thay đổi thông tin tài khoản hoặc địa chỉ email, K</w:t>
      </w:r>
      <w:r w:rsidRPr="008F3CED">
        <w:rPr>
          <w:rFonts w:ascii="Tahoma" w:hAnsi="Tahoma" w:cs="Tahoma"/>
          <w:sz w:val="20"/>
        </w:rPr>
        <w:t>hách hàng</w:t>
      </w:r>
      <w:r w:rsidRPr="003307A5">
        <w:rPr>
          <w:rFonts w:ascii="Tahoma" w:hAnsi="Tahoma" w:cs="Tahoma"/>
          <w:sz w:val="20"/>
        </w:rPr>
        <w:t xml:space="preserve"> phải gửi thông tin cho GHN bằng</w:t>
      </w:r>
      <w:r w:rsidRPr="008F3CED">
        <w:rPr>
          <w:rFonts w:ascii="Tahoma" w:hAnsi="Tahoma" w:cs="Tahoma"/>
          <w:sz w:val="20"/>
        </w:rPr>
        <w:t xml:space="preserve"> phương thức quy định tại Mục 11 Điều khoản Tiêu chuẩn</w:t>
      </w:r>
      <w:r w:rsidRPr="003307A5">
        <w:rPr>
          <w:rFonts w:ascii="Tahoma" w:hAnsi="Tahoma" w:cs="Tahoma"/>
          <w:sz w:val="20"/>
        </w:rPr>
        <w:t xml:space="preserve"> qua email hoặc bằng văn bản trước ngày muốn thay đổi </w:t>
      </w:r>
      <w:r w:rsidRPr="008F3CED">
        <w:rPr>
          <w:rFonts w:ascii="Tahoma" w:hAnsi="Tahoma" w:cs="Tahoma"/>
          <w:sz w:val="20"/>
        </w:rPr>
        <w:t xml:space="preserve">ít nhất </w:t>
      </w:r>
      <w:r w:rsidRPr="003307A5">
        <w:rPr>
          <w:rFonts w:ascii="Tahoma" w:hAnsi="Tahoma" w:cs="Tahoma"/>
          <w:sz w:val="20"/>
        </w:rPr>
        <w:t xml:space="preserve">ba (03) </w:t>
      </w:r>
      <w:r w:rsidRPr="008F3CED">
        <w:rPr>
          <w:rFonts w:ascii="Tahoma" w:hAnsi="Tahoma" w:cs="Tahoma"/>
          <w:sz w:val="20"/>
        </w:rPr>
        <w:t>N</w:t>
      </w:r>
      <w:r w:rsidRPr="003307A5">
        <w:rPr>
          <w:rFonts w:ascii="Tahoma" w:hAnsi="Tahoma" w:cs="Tahoma"/>
          <w:sz w:val="20"/>
        </w:rPr>
        <w:t>gày làm việc.</w:t>
      </w:r>
    </w:p>
    <w:p w14:paraId="7C751811"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Khiếu nại về Tiền thu hộ</w:t>
      </w:r>
    </w:p>
    <w:p w14:paraId="33294355"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8F3CED">
        <w:rPr>
          <w:rFonts w:ascii="Tahoma" w:hAnsi="Tahoma" w:cs="Tahoma"/>
          <w:sz w:val="20"/>
        </w:rPr>
        <w:t>C</w:t>
      </w:r>
      <w:r w:rsidRPr="003307A5">
        <w:rPr>
          <w:rFonts w:ascii="Tahoma" w:hAnsi="Tahoma" w:cs="Tahoma"/>
          <w:sz w:val="20"/>
        </w:rPr>
        <w:t xml:space="preserve">ác Bên có trách nhiệm giải quyết các khiếu nại liên quan tới việc hoàn trả Tiền thu hộ trong vòng bảy (07) </w:t>
      </w:r>
      <w:r w:rsidRPr="008F3CED">
        <w:rPr>
          <w:rFonts w:ascii="Tahoma" w:hAnsi="Tahoma" w:cs="Tahoma"/>
          <w:sz w:val="20"/>
        </w:rPr>
        <w:t>N</w:t>
      </w:r>
      <w:r w:rsidRPr="003307A5">
        <w:rPr>
          <w:rFonts w:ascii="Tahoma" w:hAnsi="Tahoma" w:cs="Tahoma"/>
          <w:sz w:val="20"/>
        </w:rPr>
        <w:t xml:space="preserve">gày làm việc kể từ khi nhận được khiếu nại của Bên kia. </w:t>
      </w:r>
    </w:p>
    <w:p w14:paraId="5108D0CB"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Thời gian khiếu nại: trong vòng bảy (07) </w:t>
      </w:r>
      <w:r w:rsidRPr="008F3CED">
        <w:rPr>
          <w:rFonts w:ascii="Tahoma" w:hAnsi="Tahoma" w:cs="Tahoma"/>
          <w:sz w:val="20"/>
        </w:rPr>
        <w:t>N</w:t>
      </w:r>
      <w:r w:rsidRPr="003307A5">
        <w:rPr>
          <w:rFonts w:ascii="Tahoma" w:hAnsi="Tahoma" w:cs="Tahoma"/>
          <w:sz w:val="20"/>
        </w:rPr>
        <w:t>gày làm việc kể từ thời điểm GHN gửi sao kê chi tiết thông tin Đơn hàng, số Tiền thu hộ đã chuyển qua email hoặc Hệ thống.</w:t>
      </w:r>
    </w:p>
    <w:p w14:paraId="5A3EEF6F"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Trong trường hợp GHN không nhận được khiếu nại từ K</w:t>
      </w:r>
      <w:r w:rsidRPr="008F3CED">
        <w:rPr>
          <w:rFonts w:ascii="Tahoma" w:hAnsi="Tahoma" w:cs="Tahoma"/>
          <w:sz w:val="20"/>
        </w:rPr>
        <w:t>hách hàng</w:t>
      </w:r>
      <w:r w:rsidRPr="003307A5">
        <w:rPr>
          <w:rFonts w:ascii="Tahoma" w:hAnsi="Tahoma" w:cs="Tahoma"/>
          <w:sz w:val="20"/>
        </w:rPr>
        <w:t xml:space="preserve"> trong vòng bảy (07) </w:t>
      </w:r>
      <w:r w:rsidRPr="008F3CED">
        <w:rPr>
          <w:rFonts w:ascii="Tahoma" w:hAnsi="Tahoma" w:cs="Tahoma"/>
          <w:sz w:val="20"/>
        </w:rPr>
        <w:t>N</w:t>
      </w:r>
      <w:r w:rsidRPr="003307A5">
        <w:rPr>
          <w:rFonts w:ascii="Tahoma" w:hAnsi="Tahoma" w:cs="Tahoma"/>
          <w:sz w:val="20"/>
        </w:rPr>
        <w:t>gày làm việc kể từ thời điểm GHN gửi sao kê chi tiết thông tin Đơn hàng, số Tiền thu hộ đã chuyển qua email hoặc Hệ thống thì mặc nhiên bảng sao kê chi tiết thông tin Đơn hàng, số Tiền thu hộ mà GHN đã chuyển là chính xác.</w:t>
      </w:r>
    </w:p>
    <w:p w14:paraId="3B74608C" w14:textId="77777777" w:rsidR="000374CD" w:rsidRPr="003307A5" w:rsidRDefault="000374CD" w:rsidP="00E54C45">
      <w:pPr>
        <w:pStyle w:val="ListParagraph"/>
        <w:numPr>
          <w:ilvl w:val="0"/>
          <w:numId w:val="55"/>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GHN được quyền từ chối giải quyết các khiếu nại được gửi đến quá thời gian này.</w:t>
      </w:r>
    </w:p>
    <w:p w14:paraId="7AA8B1EC" w14:textId="77777777" w:rsidR="000374CD" w:rsidRPr="003307A5" w:rsidRDefault="000374CD" w:rsidP="00E54C45">
      <w:pPr>
        <w:pStyle w:val="Heading2"/>
        <w:keepLines w:val="0"/>
        <w:numPr>
          <w:ilvl w:val="1"/>
          <w:numId w:val="17"/>
        </w:numPr>
        <w:spacing w:before="120" w:after="120" w:line="276" w:lineRule="auto"/>
        <w:ind w:left="1134" w:hanging="567"/>
        <w:jc w:val="left"/>
        <w:rPr>
          <w:rFonts w:ascii="Tahoma" w:hAnsi="Tahoma" w:cs="Tahoma"/>
          <w:sz w:val="20"/>
          <w:szCs w:val="24"/>
        </w:rPr>
      </w:pPr>
      <w:r w:rsidRPr="003307A5">
        <w:rPr>
          <w:rFonts w:ascii="Tahoma" w:hAnsi="Tahoma" w:cs="Tahoma"/>
          <w:sz w:val="20"/>
          <w:szCs w:val="24"/>
        </w:rPr>
        <w:t>Các điều khoản phạt liên quan tới chậm hoàn trả</w:t>
      </w:r>
    </w:p>
    <w:p w14:paraId="34BEAD7C" w14:textId="77777777" w:rsidR="000374CD" w:rsidRPr="003307A5" w:rsidRDefault="000374CD" w:rsidP="00E54C45">
      <w:pPr>
        <w:pStyle w:val="ListParagraph"/>
        <w:numPr>
          <w:ilvl w:val="0"/>
          <w:numId w:val="56"/>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Nếu GHN không thực hiện hoàn trả Tiền thu hộ cho K</w:t>
      </w:r>
      <w:r w:rsidRPr="008F3CED">
        <w:rPr>
          <w:rFonts w:ascii="Tahoma" w:hAnsi="Tahoma" w:cs="Tahoma"/>
          <w:sz w:val="20"/>
        </w:rPr>
        <w:t>hách hàng</w:t>
      </w:r>
      <w:r w:rsidRPr="003307A5">
        <w:rPr>
          <w:rFonts w:ascii="Tahoma" w:hAnsi="Tahoma" w:cs="Tahoma"/>
          <w:sz w:val="20"/>
        </w:rPr>
        <w:t xml:space="preserve"> theo thời gian được qui định tại </w:t>
      </w:r>
      <w:r w:rsidRPr="008F3CED">
        <w:rPr>
          <w:rFonts w:ascii="Tahoma" w:hAnsi="Tahoma" w:cs="Tahoma"/>
          <w:sz w:val="20"/>
        </w:rPr>
        <w:t>Phụ lục này</w:t>
      </w:r>
      <w:r w:rsidRPr="003307A5">
        <w:rPr>
          <w:rFonts w:ascii="Tahoma" w:hAnsi="Tahoma" w:cs="Tahoma"/>
          <w:sz w:val="20"/>
        </w:rPr>
        <w:t xml:space="preserve"> thì GHN sẽ chịu bị phạt chậm hoàn trả cho K</w:t>
      </w:r>
      <w:r w:rsidRPr="008F3CED">
        <w:rPr>
          <w:rFonts w:ascii="Tahoma" w:hAnsi="Tahoma" w:cs="Tahoma"/>
          <w:sz w:val="20"/>
        </w:rPr>
        <w:t>hách hàng</w:t>
      </w:r>
      <w:r w:rsidRPr="003307A5">
        <w:rPr>
          <w:rFonts w:ascii="Tahoma" w:hAnsi="Tahoma" w:cs="Tahoma"/>
          <w:sz w:val="20"/>
        </w:rPr>
        <w:t xml:space="preserve"> tính trên số ngày trả chậm với số tiền phải trả theo mức lãi suất </w:t>
      </w:r>
      <w:r w:rsidRPr="008F3CED">
        <w:rPr>
          <w:rFonts w:ascii="Tahoma" w:hAnsi="Tahoma" w:cs="Tahoma"/>
          <w:sz w:val="20"/>
        </w:rPr>
        <w:t xml:space="preserve">cơ bản </w:t>
      </w:r>
      <w:r w:rsidRPr="003307A5">
        <w:rPr>
          <w:rFonts w:ascii="Tahoma" w:hAnsi="Tahoma" w:cs="Tahoma"/>
          <w:sz w:val="20"/>
        </w:rPr>
        <w:t xml:space="preserve">do Ngân hàng nhà nước công bố. </w:t>
      </w:r>
    </w:p>
    <w:p w14:paraId="1212468A" w14:textId="77777777" w:rsidR="000374CD" w:rsidRPr="003307A5" w:rsidRDefault="000374CD" w:rsidP="00E54C45">
      <w:pPr>
        <w:pStyle w:val="ListParagraph"/>
        <w:numPr>
          <w:ilvl w:val="0"/>
          <w:numId w:val="56"/>
        </w:numPr>
        <w:spacing w:before="120" w:after="120" w:line="276" w:lineRule="auto"/>
        <w:ind w:left="1701" w:hanging="567"/>
        <w:contextualSpacing w:val="0"/>
        <w:jc w:val="both"/>
        <w:rPr>
          <w:rFonts w:ascii="Tahoma" w:hAnsi="Tahoma" w:cs="Tahoma"/>
          <w:sz w:val="20"/>
        </w:rPr>
      </w:pPr>
      <w:r w:rsidRPr="003307A5">
        <w:rPr>
          <w:rFonts w:ascii="Tahoma" w:hAnsi="Tahoma" w:cs="Tahoma"/>
          <w:sz w:val="20"/>
        </w:rPr>
        <w:t xml:space="preserve">GHN sẽ được miễn trừ trách nhiệm về điều khoản phạt chậm hoàn trả trong trường hợp Ngày chuyển tiền </w:t>
      </w:r>
      <w:r w:rsidRPr="008F3CED">
        <w:rPr>
          <w:rFonts w:ascii="Tahoma" w:hAnsi="Tahoma" w:cs="Tahoma"/>
          <w:sz w:val="20"/>
        </w:rPr>
        <w:t xml:space="preserve">không rơi vào Ngày làm việc </w:t>
      </w:r>
      <w:r w:rsidRPr="003307A5">
        <w:rPr>
          <w:rFonts w:ascii="Tahoma" w:hAnsi="Tahoma" w:cs="Tahoma"/>
          <w:sz w:val="20"/>
        </w:rPr>
        <w:t xml:space="preserve">hoặc Tiền thu hộ được dùng để cấn trừ theo quy định tại </w:t>
      </w:r>
      <w:r w:rsidRPr="008F3CED">
        <w:rPr>
          <w:rFonts w:ascii="Tahoma" w:hAnsi="Tahoma" w:cs="Tahoma"/>
          <w:sz w:val="20"/>
        </w:rPr>
        <w:t>Phụ lục Hợp đồng quy định về điều khoản thanh toán (nếu có)</w:t>
      </w:r>
      <w:r w:rsidRPr="003307A5">
        <w:rPr>
          <w:rFonts w:ascii="Tahoma" w:hAnsi="Tahoma" w:cs="Tahoma"/>
          <w:sz w:val="20"/>
        </w:rPr>
        <w:t>.</w:t>
      </w:r>
    </w:p>
    <w:p w14:paraId="6228E376" w14:textId="77777777" w:rsidR="000374CD" w:rsidRPr="003307A5" w:rsidRDefault="000374CD" w:rsidP="000374CD">
      <w:pPr>
        <w:widowControl w:val="0"/>
        <w:spacing w:before="120" w:after="120" w:line="276" w:lineRule="auto"/>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8F3CED">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216D5763" w14:textId="77777777" w:rsidTr="0096254E">
        <w:tc>
          <w:tcPr>
            <w:tcW w:w="9571" w:type="dxa"/>
          </w:tcPr>
          <w:p w14:paraId="55AB2312"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04</w:t>
            </w:r>
          </w:p>
        </w:tc>
      </w:tr>
    </w:tbl>
    <w:p w14:paraId="7ABE2F60" w14:textId="77777777" w:rsidR="000374CD" w:rsidRPr="003307A5" w:rsidRDefault="000374CD" w:rsidP="000374CD">
      <w:pPr>
        <w:widowControl w:val="0"/>
        <w:spacing w:before="120" w:after="120" w:line="276" w:lineRule="auto"/>
        <w:jc w:val="center"/>
        <w:rPr>
          <w:rFonts w:ascii="Tahoma" w:hAnsi="Tahoma" w:cs="Tahoma"/>
          <w:b/>
          <w:color w:val="auto"/>
          <w:sz w:val="20"/>
          <w:szCs w:val="20"/>
          <w:lang w:val="en-US"/>
        </w:rPr>
      </w:pPr>
    </w:p>
    <w:p w14:paraId="6D2C81D7" w14:textId="77777777" w:rsidR="000374CD" w:rsidRPr="003307A5" w:rsidRDefault="000374CD" w:rsidP="000374CD">
      <w:pPr>
        <w:spacing w:before="120" w:after="120" w:line="276" w:lineRule="auto"/>
        <w:jc w:val="center"/>
        <w:rPr>
          <w:rFonts w:ascii="Tahoma" w:hAnsi="Tahoma" w:cs="Tahoma"/>
          <w:b/>
          <w:color w:val="auto"/>
          <w:sz w:val="20"/>
          <w:szCs w:val="20"/>
          <w:u w:val="single"/>
          <w:lang w:val="en-US"/>
        </w:rPr>
      </w:pPr>
      <w:r w:rsidRPr="003307A5">
        <w:rPr>
          <w:rFonts w:ascii="Tahoma" w:hAnsi="Tahoma" w:cs="Tahoma"/>
          <w:b/>
          <w:color w:val="auto"/>
          <w:sz w:val="20"/>
          <w:szCs w:val="20"/>
          <w:u w:val="single"/>
          <w:lang w:val="en-US"/>
        </w:rPr>
        <w:br w:type="page"/>
      </w:r>
      <w:r w:rsidRPr="003307A5">
        <w:rPr>
          <w:rFonts w:ascii="Tahoma" w:hAnsi="Tahoma" w:cs="Tahoma"/>
          <w:b/>
          <w:color w:val="auto"/>
          <w:sz w:val="20"/>
          <w:szCs w:val="20"/>
          <w:u w:val="single"/>
          <w:lang w:val="en-US"/>
        </w:rPr>
        <w:lastRenderedPageBreak/>
        <w:t>PHỤ LỤC 05 – BẢNG CƯỚC PHÍ DỊCH VỤ</w:t>
      </w:r>
    </w:p>
    <w:p w14:paraId="5F7DFAA2"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lang w:val="en-US"/>
        </w:rPr>
        <w:t xml:space="preserve">Quy </w:t>
      </w:r>
      <w:proofErr w:type="spellStart"/>
      <w:r w:rsidRPr="003307A5">
        <w:rPr>
          <w:rFonts w:ascii="Tahoma" w:hAnsi="Tahoma" w:cs="Tahoma"/>
          <w:b/>
          <w:sz w:val="20"/>
          <w:lang w:val="en-US"/>
        </w:rPr>
        <w:t>định</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về</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nhận</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Bưu</w:t>
      </w:r>
      <w:proofErr w:type="spellEnd"/>
      <w:r w:rsidRPr="003307A5">
        <w:rPr>
          <w:rFonts w:ascii="Tahoma" w:hAnsi="Tahoma" w:cs="Tahoma"/>
          <w:b/>
          <w:sz w:val="20"/>
          <w:lang w:val="en-US"/>
        </w:rPr>
        <w:t xml:space="preserve"> </w:t>
      </w:r>
      <w:proofErr w:type="spellStart"/>
      <w:r w:rsidRPr="003307A5">
        <w:rPr>
          <w:rFonts w:ascii="Tahoma" w:hAnsi="Tahoma" w:cs="Tahoma"/>
          <w:b/>
          <w:sz w:val="20"/>
          <w:lang w:val="en-US"/>
        </w:rPr>
        <w:t>gửi</w:t>
      </w:r>
      <w:proofErr w:type="spellEnd"/>
    </w:p>
    <w:p w14:paraId="7F04F77C" w14:textId="77777777" w:rsidR="000374CD" w:rsidRPr="003307A5" w:rsidRDefault="000374CD" w:rsidP="00E54C45">
      <w:pPr>
        <w:numPr>
          <w:ilvl w:val="0"/>
          <w:numId w:val="19"/>
        </w:numPr>
        <w:spacing w:before="120" w:after="120" w:line="276" w:lineRule="auto"/>
        <w:ind w:left="1134" w:hanging="425"/>
        <w:jc w:val="both"/>
        <w:rPr>
          <w:rFonts w:ascii="Tahoma" w:hAnsi="Tahoma" w:cs="Tahoma"/>
          <w:i/>
          <w:sz w:val="20"/>
        </w:rPr>
      </w:pPr>
      <w:r w:rsidRPr="008F3CED">
        <w:rPr>
          <w:rFonts w:ascii="Tahoma" w:hAnsi="Tahoma" w:cs="Tahoma"/>
          <w:i/>
          <w:sz w:val="20"/>
        </w:rPr>
        <w:t>Cước phí nhận Bưu gửi tại các khu vực ngoại thành 1 và ngoại thành 2 sẽ được thể hiện tại giá cước hiện thị trên Hệ thống.</w:t>
      </w:r>
    </w:p>
    <w:p w14:paraId="7C9739B1" w14:textId="77777777" w:rsidR="000374CD" w:rsidRPr="003307A5" w:rsidRDefault="000374CD" w:rsidP="00E54C45">
      <w:pPr>
        <w:numPr>
          <w:ilvl w:val="0"/>
          <w:numId w:val="19"/>
        </w:numPr>
        <w:spacing w:before="120" w:after="120" w:line="276" w:lineRule="auto"/>
        <w:ind w:left="1134" w:hanging="425"/>
        <w:jc w:val="both"/>
        <w:rPr>
          <w:rFonts w:ascii="Tahoma" w:hAnsi="Tahoma" w:cs="Tahoma"/>
          <w:i/>
          <w:sz w:val="20"/>
        </w:rPr>
      </w:pPr>
      <w:r w:rsidRPr="008F3CED">
        <w:rPr>
          <w:rFonts w:ascii="Tahoma" w:hAnsi="Tahoma" w:cs="Tahoma"/>
          <w:i/>
          <w:sz w:val="20"/>
        </w:rPr>
        <w:t xml:space="preserve">Thời gian nhận Bưu gửi tại </w:t>
      </w:r>
      <w:r w:rsidRPr="003307A5">
        <w:rPr>
          <w:rFonts w:ascii="Tahoma" w:hAnsi="Tahoma" w:cs="Tahoma"/>
          <w:i/>
          <w:sz w:val="20"/>
        </w:rPr>
        <w:t xml:space="preserve">khu vực ngoại thành </w:t>
      </w:r>
      <w:r w:rsidRPr="008F3CED">
        <w:rPr>
          <w:rFonts w:ascii="Tahoma" w:hAnsi="Tahoma" w:cs="Tahoma"/>
          <w:i/>
          <w:sz w:val="20"/>
        </w:rPr>
        <w:t>2</w:t>
      </w:r>
      <w:r w:rsidRPr="003307A5">
        <w:rPr>
          <w:rFonts w:ascii="Tahoma" w:hAnsi="Tahoma" w:cs="Tahoma"/>
          <w:i/>
          <w:sz w:val="20"/>
        </w:rPr>
        <w:t xml:space="preserve"> </w:t>
      </w:r>
      <w:r w:rsidRPr="008F3CED">
        <w:rPr>
          <w:rFonts w:ascii="Tahoma" w:hAnsi="Tahoma" w:cs="Tahoma"/>
          <w:i/>
          <w:sz w:val="20"/>
        </w:rPr>
        <w:t>sẽ được</w:t>
      </w:r>
      <w:r w:rsidRPr="003307A5">
        <w:rPr>
          <w:rFonts w:ascii="Tahoma" w:hAnsi="Tahoma" w:cs="Tahoma"/>
          <w:i/>
          <w:sz w:val="20"/>
        </w:rPr>
        <w:t xml:space="preserve"> cộng thêm 01</w:t>
      </w:r>
      <w:r w:rsidRPr="008F3CED">
        <w:rPr>
          <w:rFonts w:ascii="Tahoma" w:hAnsi="Tahoma" w:cs="Tahoma"/>
          <w:i/>
          <w:sz w:val="20"/>
        </w:rPr>
        <w:t xml:space="preserve"> </w:t>
      </w:r>
      <w:r w:rsidRPr="003307A5">
        <w:rPr>
          <w:rFonts w:ascii="Tahoma" w:hAnsi="Tahoma" w:cs="Tahoma"/>
          <w:i/>
          <w:sz w:val="20"/>
        </w:rPr>
        <w:t xml:space="preserve">(một) ngày. </w:t>
      </w:r>
    </w:p>
    <w:p w14:paraId="508D4000"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Bảng mô tả tuyến dịch vụ:</w:t>
      </w:r>
    </w:p>
    <w:p w14:paraId="55DD0DD9" w14:textId="77777777" w:rsidR="000374CD" w:rsidRPr="003307A5" w:rsidRDefault="000374CD" w:rsidP="000374CD">
      <w:pPr>
        <w:spacing w:before="120" w:after="120" w:line="276" w:lineRule="auto"/>
        <w:ind w:left="1134"/>
        <w:jc w:val="both"/>
        <w:rPr>
          <w:rFonts w:ascii="Tahoma" w:hAnsi="Tahoma" w:cs="Tahoma"/>
          <w:sz w:val="20"/>
          <w:u w:val="single"/>
        </w:rPr>
      </w:pPr>
      <w:r w:rsidRPr="003307A5">
        <w:rPr>
          <w:rFonts w:ascii="Tahoma" w:hAnsi="Tahoma" w:cs="Tahoma"/>
          <w:sz w:val="20"/>
          <w:u w:val="single"/>
        </w:rPr>
        <w:t>Định nghĩa:</w:t>
      </w:r>
    </w:p>
    <w:p w14:paraId="1C693379" w14:textId="77777777" w:rsidR="000374CD" w:rsidRPr="003307A5"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1: Từ Bình Định trở vào các tỉnh miền Nam</w:t>
      </w:r>
    </w:p>
    <w:p w14:paraId="0AE8632E" w14:textId="77777777" w:rsidR="000374CD" w:rsidRPr="003307A5"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2: Từ Quảng Ngãi ra tới Quảng Bình</w:t>
      </w:r>
    </w:p>
    <w:p w14:paraId="1031945C" w14:textId="77777777" w:rsidR="000374CD" w:rsidRPr="008F3CED" w:rsidRDefault="000374CD" w:rsidP="000374CD">
      <w:pPr>
        <w:pStyle w:val="ListParagraph"/>
        <w:spacing w:before="120" w:after="120" w:line="276" w:lineRule="auto"/>
        <w:ind w:left="1418"/>
        <w:contextualSpacing w:val="0"/>
        <w:rPr>
          <w:rFonts w:ascii="Tahoma" w:hAnsi="Tahoma" w:cs="Tahoma"/>
          <w:sz w:val="20"/>
        </w:rPr>
      </w:pPr>
      <w:r w:rsidRPr="003307A5">
        <w:rPr>
          <w:rFonts w:ascii="Tahoma" w:hAnsi="Tahoma" w:cs="Tahoma"/>
          <w:sz w:val="20"/>
        </w:rPr>
        <w:t>Vùng 3: Từ Hà Tĩnh trở ra các tỉnh miền Bắc</w:t>
      </w:r>
    </w:p>
    <w:p w14:paraId="59154D2F" w14:textId="77777777" w:rsidR="000374CD" w:rsidRPr="003307A5" w:rsidRDefault="000374CD" w:rsidP="000374CD">
      <w:pPr>
        <w:spacing w:before="120" w:after="120" w:line="276" w:lineRule="auto"/>
        <w:ind w:left="1134"/>
        <w:jc w:val="both"/>
        <w:rPr>
          <w:rFonts w:ascii="Tahoma" w:eastAsia="Calibri" w:hAnsi="Tahoma" w:cs="Tahoma"/>
          <w:sz w:val="20"/>
        </w:rPr>
      </w:pPr>
      <w:r w:rsidRPr="003307A5">
        <w:rPr>
          <w:rFonts w:ascii="Tahoma" w:hAnsi="Tahoma" w:cs="Tahoma"/>
          <w:b/>
          <w:i/>
          <w:sz w:val="20"/>
        </w:rPr>
        <w:t>Lưu ý:</w:t>
      </w:r>
      <w:r w:rsidRPr="003307A5">
        <w:rPr>
          <w:rFonts w:ascii="Tahoma" w:hAnsi="Tahoma" w:cs="Tahoma"/>
          <w:i/>
          <w:sz w:val="20"/>
        </w:rPr>
        <w:t xml:space="preserve"> 03 thành phố Hà Nội, Đà Nẵng, Hồ Chí Minh không nằm trong 3 phân vùng trên.</w:t>
      </w:r>
    </w:p>
    <w:tbl>
      <w:tblPr>
        <w:tblW w:w="6614" w:type="dxa"/>
        <w:tblInd w:w="1638" w:type="dxa"/>
        <w:tblLook w:val="04A0" w:firstRow="1" w:lastRow="0" w:firstColumn="1" w:lastColumn="0" w:noHBand="0" w:noVBand="1"/>
      </w:tblPr>
      <w:tblGrid>
        <w:gridCol w:w="1929"/>
        <w:gridCol w:w="4685"/>
      </w:tblGrid>
      <w:tr w:rsidR="000374CD" w:rsidRPr="003307A5" w14:paraId="10C09159" w14:textId="77777777" w:rsidTr="0096254E">
        <w:trPr>
          <w:trHeight w:val="554"/>
        </w:trPr>
        <w:tc>
          <w:tcPr>
            <w:tcW w:w="1929" w:type="dxa"/>
            <w:tcBorders>
              <w:top w:val="single" w:sz="8" w:space="0" w:color="92D050"/>
              <w:left w:val="single" w:sz="8" w:space="0" w:color="92D050"/>
              <w:bottom w:val="single" w:sz="8" w:space="0" w:color="92D050"/>
              <w:right w:val="single" w:sz="8" w:space="0" w:color="92D050"/>
            </w:tcBorders>
            <w:shd w:val="clear" w:color="auto" w:fill="ED7D31"/>
            <w:vAlign w:val="center"/>
            <w:hideMark/>
          </w:tcPr>
          <w:p w14:paraId="213EF405" w14:textId="77777777" w:rsidR="000374CD" w:rsidRPr="003307A5" w:rsidRDefault="000374CD" w:rsidP="0096254E">
            <w:pPr>
              <w:jc w:val="center"/>
              <w:rPr>
                <w:rFonts w:ascii="Tahoma" w:hAnsi="Tahoma" w:cs="Tahoma"/>
                <w:b/>
                <w:bCs/>
                <w:color w:val="FFFFFF"/>
                <w:sz w:val="20"/>
                <w:szCs w:val="20"/>
              </w:rPr>
            </w:pPr>
            <w:r w:rsidRPr="003307A5">
              <w:rPr>
                <w:rFonts w:ascii="Tahoma" w:hAnsi="Tahoma" w:cs="Tahoma"/>
                <w:b/>
                <w:bCs/>
                <w:color w:val="FFFFFF"/>
                <w:sz w:val="20"/>
                <w:szCs w:val="20"/>
              </w:rPr>
              <w:t>Tuyến</w:t>
            </w:r>
          </w:p>
        </w:tc>
        <w:tc>
          <w:tcPr>
            <w:tcW w:w="4685" w:type="dxa"/>
            <w:tcBorders>
              <w:top w:val="single" w:sz="8" w:space="0" w:color="92D050"/>
              <w:left w:val="nil"/>
              <w:bottom w:val="single" w:sz="8" w:space="0" w:color="92D050"/>
              <w:right w:val="single" w:sz="8" w:space="0" w:color="92D050"/>
            </w:tcBorders>
            <w:shd w:val="clear" w:color="auto" w:fill="ED7D31"/>
            <w:vAlign w:val="center"/>
            <w:hideMark/>
          </w:tcPr>
          <w:p w14:paraId="07242588" w14:textId="77777777" w:rsidR="000374CD" w:rsidRPr="003307A5" w:rsidRDefault="000374CD" w:rsidP="0096254E">
            <w:pPr>
              <w:jc w:val="center"/>
              <w:rPr>
                <w:rFonts w:ascii="Tahoma" w:hAnsi="Tahoma" w:cs="Tahoma"/>
                <w:b/>
                <w:bCs/>
                <w:color w:val="FFFFFF"/>
                <w:sz w:val="20"/>
                <w:szCs w:val="20"/>
              </w:rPr>
            </w:pPr>
            <w:r w:rsidRPr="003307A5">
              <w:rPr>
                <w:rFonts w:ascii="Tahoma" w:hAnsi="Tahoma" w:cs="Tahoma"/>
                <w:b/>
                <w:bCs/>
                <w:color w:val="FFFFFF"/>
                <w:sz w:val="20"/>
                <w:szCs w:val="20"/>
              </w:rPr>
              <w:t>Lộ trình</w:t>
            </w:r>
          </w:p>
        </w:tc>
      </w:tr>
      <w:tr w:rsidR="000374CD" w:rsidRPr="003307A5" w14:paraId="7C6A5809"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694CCFD"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Tỉnh</w:t>
            </w:r>
          </w:p>
        </w:tc>
        <w:tc>
          <w:tcPr>
            <w:tcW w:w="4685" w:type="dxa"/>
            <w:tcBorders>
              <w:top w:val="nil"/>
              <w:left w:val="nil"/>
              <w:bottom w:val="nil"/>
              <w:right w:val="single" w:sz="8" w:space="0" w:color="92D050"/>
            </w:tcBorders>
            <w:vAlign w:val="center"/>
            <w:hideMark/>
          </w:tcPr>
          <w:p w14:paraId="5588CE97"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Hà Nội</w:t>
            </w:r>
          </w:p>
        </w:tc>
      </w:tr>
      <w:tr w:rsidR="000374CD" w:rsidRPr="003307A5" w14:paraId="713892F2"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6C041AA"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68A3DBEA"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Đà Nẵng</w:t>
            </w:r>
          </w:p>
        </w:tc>
      </w:tr>
      <w:tr w:rsidR="000374CD" w:rsidRPr="003307A5" w14:paraId="1633F8A4"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226A402F"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612CFEB3" w14:textId="77777777" w:rsidR="000374CD" w:rsidRPr="003307A5" w:rsidRDefault="000374CD" w:rsidP="0096254E">
            <w:pPr>
              <w:rPr>
                <w:rFonts w:ascii="Tahoma" w:hAnsi="Tahoma" w:cs="Tahoma"/>
                <w:sz w:val="16"/>
                <w:szCs w:val="20"/>
              </w:rPr>
            </w:pPr>
            <w:r w:rsidRPr="003307A5">
              <w:rPr>
                <w:rFonts w:ascii="Tahoma" w:hAnsi="Tahoma" w:cs="Tahoma"/>
                <w:sz w:val="16"/>
                <w:szCs w:val="20"/>
              </w:rPr>
              <w:t xml:space="preserve">Hồ Chí Minh &lt;=&gt; Hồ Chí Minh </w:t>
            </w:r>
          </w:p>
        </w:tc>
      </w:tr>
      <w:tr w:rsidR="000374CD" w:rsidRPr="003307A5" w14:paraId="6DDC898C"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2D6565C"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53BBFCC2"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1 &lt;=&gt; Tỉnh X vùng 1</w:t>
            </w:r>
          </w:p>
        </w:tc>
      </w:tr>
      <w:tr w:rsidR="000374CD" w:rsidRPr="003307A5" w14:paraId="26CDEBD2"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095AF5A"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974F453"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2 &lt;=&gt; Tỉnh X vùng 2</w:t>
            </w:r>
          </w:p>
        </w:tc>
      </w:tr>
      <w:tr w:rsidR="000374CD" w:rsidRPr="003307A5" w14:paraId="2AD63BAF"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4DC9EB2"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5EC0F079" w14:textId="77777777" w:rsidR="000374CD" w:rsidRPr="003307A5" w:rsidRDefault="000374CD" w:rsidP="0096254E">
            <w:pPr>
              <w:rPr>
                <w:rFonts w:ascii="Tahoma" w:hAnsi="Tahoma" w:cs="Tahoma"/>
                <w:sz w:val="16"/>
                <w:szCs w:val="20"/>
              </w:rPr>
            </w:pPr>
            <w:r w:rsidRPr="003307A5">
              <w:rPr>
                <w:rFonts w:ascii="Tahoma" w:hAnsi="Tahoma" w:cs="Tahoma"/>
                <w:sz w:val="16"/>
                <w:szCs w:val="20"/>
              </w:rPr>
              <w:t>Tỉnh X vùng 3 &lt;=&gt; Tỉnh X vùng 3</w:t>
            </w:r>
          </w:p>
        </w:tc>
      </w:tr>
      <w:tr w:rsidR="000374CD" w:rsidRPr="003307A5" w14:paraId="62E9E1A5"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77BC675C"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Vùng</w:t>
            </w:r>
          </w:p>
        </w:tc>
        <w:tc>
          <w:tcPr>
            <w:tcW w:w="4685" w:type="dxa"/>
            <w:tcBorders>
              <w:top w:val="nil"/>
              <w:left w:val="nil"/>
              <w:bottom w:val="nil"/>
              <w:right w:val="single" w:sz="8" w:space="0" w:color="92D050"/>
            </w:tcBorders>
            <w:vAlign w:val="center"/>
            <w:hideMark/>
          </w:tcPr>
          <w:p w14:paraId="11D63CDF"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Vùng 3</w:t>
            </w:r>
          </w:p>
        </w:tc>
      </w:tr>
      <w:tr w:rsidR="000374CD" w:rsidRPr="003307A5" w14:paraId="1FCA801E"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1825E58"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16A22EC"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Vùng 2</w:t>
            </w:r>
          </w:p>
        </w:tc>
      </w:tr>
      <w:tr w:rsidR="000374CD" w:rsidRPr="003307A5" w14:paraId="1690EC3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36A1C435"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76F0FFC4" w14:textId="77777777" w:rsidR="000374CD" w:rsidRPr="003307A5" w:rsidRDefault="000374CD" w:rsidP="0096254E">
            <w:pPr>
              <w:rPr>
                <w:rFonts w:ascii="Tahoma" w:hAnsi="Tahoma" w:cs="Tahoma"/>
                <w:sz w:val="16"/>
                <w:szCs w:val="20"/>
              </w:rPr>
            </w:pPr>
            <w:r w:rsidRPr="003307A5">
              <w:rPr>
                <w:rFonts w:ascii="Tahoma" w:hAnsi="Tahoma" w:cs="Tahoma"/>
                <w:sz w:val="16"/>
                <w:szCs w:val="20"/>
              </w:rPr>
              <w:t>Hồ Chí Minh &lt;=&gt; Vùng 1</w:t>
            </w:r>
          </w:p>
        </w:tc>
      </w:tr>
      <w:tr w:rsidR="000374CD" w:rsidRPr="003307A5" w14:paraId="0AA53582"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50C347CF"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Nội Vùng Tỉnh</w:t>
            </w:r>
          </w:p>
        </w:tc>
        <w:tc>
          <w:tcPr>
            <w:tcW w:w="4685" w:type="dxa"/>
            <w:tcBorders>
              <w:top w:val="nil"/>
              <w:left w:val="nil"/>
              <w:bottom w:val="nil"/>
              <w:right w:val="single" w:sz="8" w:space="0" w:color="92D050"/>
            </w:tcBorders>
            <w:vAlign w:val="center"/>
            <w:hideMark/>
          </w:tcPr>
          <w:p w14:paraId="6EA6A8C3"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3 &lt;=&gt; Vùng 3</w:t>
            </w:r>
          </w:p>
        </w:tc>
      </w:tr>
      <w:tr w:rsidR="000374CD" w:rsidRPr="003307A5" w14:paraId="38A7437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7F0268A8"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1A75EA39"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2 &lt;=&gt; Vùng 2</w:t>
            </w:r>
          </w:p>
        </w:tc>
      </w:tr>
      <w:tr w:rsidR="000374CD" w:rsidRPr="003307A5" w14:paraId="4770FD71"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3D4970F"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0DB3D7F8"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1 &lt;=&gt; Vùng 1</w:t>
            </w:r>
          </w:p>
        </w:tc>
      </w:tr>
      <w:tr w:rsidR="000374CD" w:rsidRPr="003307A5" w14:paraId="0C4A83A3"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54B7A24E"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 Đặc biệt</w:t>
            </w:r>
          </w:p>
        </w:tc>
        <w:tc>
          <w:tcPr>
            <w:tcW w:w="4685" w:type="dxa"/>
            <w:tcBorders>
              <w:top w:val="nil"/>
              <w:left w:val="nil"/>
              <w:bottom w:val="nil"/>
              <w:right w:val="single" w:sz="8" w:space="0" w:color="92D050"/>
            </w:tcBorders>
            <w:vAlign w:val="center"/>
            <w:hideMark/>
          </w:tcPr>
          <w:p w14:paraId="23DA6467"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Đà Nẵng</w:t>
            </w:r>
          </w:p>
        </w:tc>
      </w:tr>
      <w:tr w:rsidR="000374CD" w:rsidRPr="003307A5" w14:paraId="2BF0B88B"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21A8AAE1"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5EB04916" w14:textId="77777777" w:rsidR="000374CD" w:rsidRPr="003307A5" w:rsidRDefault="000374CD" w:rsidP="0096254E">
            <w:pPr>
              <w:rPr>
                <w:rFonts w:ascii="Tahoma" w:hAnsi="Tahoma" w:cs="Tahoma"/>
                <w:sz w:val="16"/>
                <w:szCs w:val="20"/>
              </w:rPr>
            </w:pPr>
            <w:r w:rsidRPr="003307A5">
              <w:rPr>
                <w:rFonts w:ascii="Tahoma" w:hAnsi="Tahoma" w:cs="Tahoma"/>
                <w:sz w:val="16"/>
                <w:szCs w:val="20"/>
              </w:rPr>
              <w:t>Đà Nẵng &lt;=&gt; Hồ Chí Minh</w:t>
            </w:r>
          </w:p>
        </w:tc>
      </w:tr>
      <w:tr w:rsidR="000374CD" w:rsidRPr="003307A5" w14:paraId="5C734EDD"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CE48762"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762AA11A" w14:textId="77777777" w:rsidR="000374CD" w:rsidRPr="003307A5" w:rsidRDefault="000374CD" w:rsidP="0096254E">
            <w:pPr>
              <w:rPr>
                <w:rFonts w:ascii="Tahoma" w:hAnsi="Tahoma" w:cs="Tahoma"/>
                <w:sz w:val="16"/>
                <w:szCs w:val="20"/>
              </w:rPr>
            </w:pPr>
            <w:r w:rsidRPr="003307A5">
              <w:rPr>
                <w:rFonts w:ascii="Tahoma" w:hAnsi="Tahoma" w:cs="Tahoma"/>
                <w:sz w:val="16"/>
                <w:szCs w:val="20"/>
              </w:rPr>
              <w:t xml:space="preserve">Hồ Chí Minh &lt;=&gt; Hà Nội </w:t>
            </w:r>
          </w:p>
        </w:tc>
      </w:tr>
      <w:tr w:rsidR="000374CD" w:rsidRPr="003307A5" w14:paraId="67E58D33"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EA56E31"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w:t>
            </w:r>
          </w:p>
        </w:tc>
        <w:tc>
          <w:tcPr>
            <w:tcW w:w="4685" w:type="dxa"/>
            <w:tcBorders>
              <w:top w:val="nil"/>
              <w:left w:val="nil"/>
              <w:bottom w:val="nil"/>
              <w:right w:val="single" w:sz="8" w:space="0" w:color="92D050"/>
            </w:tcBorders>
            <w:vAlign w:val="center"/>
            <w:hideMark/>
          </w:tcPr>
          <w:p w14:paraId="3B813BF2" w14:textId="77777777" w:rsidR="000374CD" w:rsidRPr="003307A5" w:rsidRDefault="000374CD" w:rsidP="0096254E">
            <w:pPr>
              <w:rPr>
                <w:rFonts w:ascii="Tahoma" w:hAnsi="Tahoma" w:cs="Tahoma"/>
                <w:sz w:val="16"/>
                <w:szCs w:val="20"/>
              </w:rPr>
            </w:pPr>
            <w:r w:rsidRPr="003307A5">
              <w:rPr>
                <w:rFonts w:ascii="Tahoma" w:hAnsi="Tahoma" w:cs="Tahoma"/>
                <w:sz w:val="16"/>
                <w:szCs w:val="20"/>
              </w:rPr>
              <w:t>Hà Nội &lt;=&gt; Vùng 1/Vùng 2</w:t>
            </w:r>
          </w:p>
        </w:tc>
      </w:tr>
      <w:tr w:rsidR="000374CD" w:rsidRPr="003307A5" w14:paraId="567CA4A9"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C66D902"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0A008C1" w14:textId="1B98873A" w:rsidR="000374CD" w:rsidRPr="003307A5" w:rsidRDefault="000374CD" w:rsidP="0096254E">
            <w:pPr>
              <w:rPr>
                <w:rFonts w:ascii="Tahoma" w:hAnsi="Tahoma" w:cs="Tahoma"/>
                <w:sz w:val="16"/>
                <w:szCs w:val="20"/>
              </w:rPr>
            </w:pPr>
            <w:r w:rsidRPr="003307A5">
              <w:rPr>
                <w:rFonts w:ascii="Tahoma" w:hAnsi="Tahoma" w:cs="Tahoma"/>
                <w:sz w:val="16"/>
                <w:szCs w:val="20"/>
              </w:rPr>
              <w:t>Đà Nẵng &lt;=&gt; Vùng 1/Vùng 3</w:t>
            </w:r>
          </w:p>
        </w:tc>
      </w:tr>
      <w:tr w:rsidR="000374CD" w:rsidRPr="003307A5" w14:paraId="25A8683A"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6C5CB5A"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6D16FB02" w14:textId="77777777" w:rsidR="000374CD" w:rsidRPr="003307A5" w:rsidRDefault="000374CD" w:rsidP="0096254E">
            <w:pPr>
              <w:rPr>
                <w:rFonts w:ascii="Tahoma" w:hAnsi="Tahoma" w:cs="Tahoma"/>
                <w:sz w:val="16"/>
                <w:szCs w:val="20"/>
              </w:rPr>
            </w:pPr>
            <w:r w:rsidRPr="003307A5">
              <w:rPr>
                <w:rFonts w:ascii="Tahoma" w:hAnsi="Tahoma" w:cs="Tahoma"/>
                <w:sz w:val="16"/>
                <w:szCs w:val="20"/>
              </w:rPr>
              <w:t>Hồ Chí Minh &lt;=&gt; Vùng 2/Vùng 3</w:t>
            </w:r>
          </w:p>
        </w:tc>
      </w:tr>
      <w:tr w:rsidR="000374CD" w:rsidRPr="003307A5" w14:paraId="1D0D31EC" w14:textId="77777777" w:rsidTr="0096254E">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48B32D25" w14:textId="77777777" w:rsidR="000374CD" w:rsidRPr="003307A5" w:rsidRDefault="000374CD" w:rsidP="0096254E">
            <w:pPr>
              <w:jc w:val="center"/>
              <w:rPr>
                <w:rFonts w:ascii="Tahoma" w:hAnsi="Tahoma" w:cs="Tahoma"/>
                <w:b/>
                <w:bCs/>
                <w:sz w:val="16"/>
                <w:szCs w:val="20"/>
              </w:rPr>
            </w:pPr>
            <w:r w:rsidRPr="003307A5">
              <w:rPr>
                <w:rFonts w:ascii="Tahoma" w:hAnsi="Tahoma" w:cs="Tahoma"/>
                <w:b/>
                <w:bCs/>
                <w:sz w:val="16"/>
                <w:szCs w:val="20"/>
              </w:rPr>
              <w:t>Liên Vùng Tỉnh</w:t>
            </w:r>
          </w:p>
        </w:tc>
        <w:tc>
          <w:tcPr>
            <w:tcW w:w="4685" w:type="dxa"/>
            <w:tcBorders>
              <w:top w:val="nil"/>
              <w:left w:val="nil"/>
              <w:bottom w:val="nil"/>
              <w:right w:val="single" w:sz="8" w:space="0" w:color="92D050"/>
            </w:tcBorders>
            <w:vAlign w:val="center"/>
            <w:hideMark/>
          </w:tcPr>
          <w:p w14:paraId="1CD7C780"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3 &lt;=&gt; Vùng 1/Vùng 2</w:t>
            </w:r>
          </w:p>
        </w:tc>
      </w:tr>
      <w:tr w:rsidR="000374CD" w:rsidRPr="003307A5" w14:paraId="564D19DD"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E40FBF6" w14:textId="77777777" w:rsidR="000374CD" w:rsidRPr="003307A5" w:rsidRDefault="000374CD" w:rsidP="0096254E">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3E0EBBF2"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2 &lt;=&gt; Vùng 1/Vùng 3</w:t>
            </w:r>
          </w:p>
        </w:tc>
      </w:tr>
      <w:tr w:rsidR="000374CD" w:rsidRPr="003307A5" w14:paraId="07E316DC" w14:textId="77777777" w:rsidTr="0096254E">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6E62327" w14:textId="77777777" w:rsidR="000374CD" w:rsidRPr="003307A5" w:rsidRDefault="000374CD" w:rsidP="0096254E">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25DF7047" w14:textId="77777777" w:rsidR="000374CD" w:rsidRPr="003307A5" w:rsidRDefault="000374CD" w:rsidP="0096254E">
            <w:pPr>
              <w:rPr>
                <w:rFonts w:ascii="Tahoma" w:hAnsi="Tahoma" w:cs="Tahoma"/>
                <w:sz w:val="16"/>
                <w:szCs w:val="20"/>
              </w:rPr>
            </w:pPr>
            <w:r w:rsidRPr="003307A5">
              <w:rPr>
                <w:rFonts w:ascii="Tahoma" w:hAnsi="Tahoma" w:cs="Tahoma"/>
                <w:sz w:val="16"/>
                <w:szCs w:val="20"/>
              </w:rPr>
              <w:t>Vùng 1 &lt;=&gt; Vùng 2/Vùng 3</w:t>
            </w:r>
          </w:p>
        </w:tc>
      </w:tr>
    </w:tbl>
    <w:p w14:paraId="2DF098D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Bảng giá dịch vụ</w:t>
      </w:r>
    </w:p>
    <w:p w14:paraId="3AEEF865" w14:textId="4AA4ABF2" w:rsidR="00383987" w:rsidRPr="008F3CED" w:rsidRDefault="000374CD" w:rsidP="005B45E0">
      <w:pPr>
        <w:spacing w:before="120" w:after="120" w:line="276" w:lineRule="auto"/>
        <w:ind w:left="567"/>
        <w:jc w:val="both"/>
        <w:rPr>
          <w:rFonts w:ascii="Tahoma" w:hAnsi="Tahoma" w:cs="Tahoma"/>
          <w:bCs/>
          <w:i/>
          <w:sz w:val="20"/>
        </w:rPr>
      </w:pPr>
      <w:r w:rsidRPr="003307A5">
        <w:rPr>
          <w:rFonts w:ascii="Tahoma" w:hAnsi="Tahoma" w:cs="Tahoma"/>
          <w:bCs/>
          <w:i/>
          <w:sz w:val="20"/>
        </w:rPr>
        <w:t xml:space="preserve">Bảng giá dưới đây </w:t>
      </w:r>
      <w:r w:rsidR="00383987">
        <w:rPr>
          <w:rFonts w:ascii="Tahoma" w:hAnsi="Tahoma" w:cs="Tahoma"/>
          <w:bCs/>
          <w:i/>
          <w:sz w:val="20"/>
        </w:rPr>
        <w:t>đã bao gồm thuế</w:t>
      </w:r>
      <w:r w:rsidR="00F24D0B" w:rsidRPr="008F3CED">
        <w:rPr>
          <w:rFonts w:ascii="Tahoma" w:hAnsi="Tahoma" w:cs="Tahoma"/>
          <w:bCs/>
          <w:i/>
          <w:sz w:val="20"/>
        </w:rPr>
        <w:t xml:space="preserve"> VAT</w:t>
      </w:r>
    </w:p>
    <w:p w14:paraId="432A7220" w14:textId="5BDCA691" w:rsidR="000374CD" w:rsidRPr="005B45E0" w:rsidRDefault="005F3541" w:rsidP="005B45E0">
      <w:pPr>
        <w:spacing w:before="120" w:after="120" w:line="276" w:lineRule="auto"/>
        <w:ind w:left="567"/>
        <w:jc w:val="both"/>
        <w:rPr>
          <w:rFonts w:ascii="Tahoma" w:hAnsi="Tahoma" w:cs="Tahoma"/>
          <w:sz w:val="20"/>
          <w:szCs w:val="20"/>
          <w:shd w:val="clear" w:color="auto" w:fill="FFFFFF"/>
        </w:rPr>
      </w:pPr>
      <w:r w:rsidRPr="00AC7F76">
        <w:rPr>
          <w:rFonts w:ascii="Tahoma" w:hAnsi="Tahoma" w:cs="Tahoma"/>
          <w:b/>
          <w:bCs/>
          <w:sz w:val="20"/>
          <w:szCs w:val="20"/>
          <w:lang w:val="en-US"/>
        </w:rPr>
        <w:t xml:space="preserve">ID: </w:t>
      </w:r>
      <w:r w:rsidRPr="00AC7F76">
        <w:rPr>
          <w:rFonts w:ascii="Tahoma" w:hAnsi="Tahoma" w:cs="Tahoma"/>
          <w:sz w:val="20"/>
          <w:szCs w:val="20"/>
        </w:rPr>
        <w:t>{{</w:t>
      </w:r>
      <w:r w:rsidR="0019491B" w:rsidRPr="0019491B">
        <w:rPr>
          <w:rFonts w:ascii="Tahoma" w:hAnsi="Tahoma" w:cs="Tahoma"/>
          <w:sz w:val="20"/>
          <w:szCs w:val="20"/>
        </w:rPr>
        <w:t>PARTNER-CODE</w:t>
      </w:r>
      <w:r w:rsidRPr="00AC7F76">
        <w:rPr>
          <w:rFonts w:ascii="Tahoma" w:hAnsi="Tahoma" w:cs="Tahoma"/>
          <w:sz w:val="20"/>
          <w:szCs w:val="20"/>
          <w:shd w:val="clear" w:color="auto" w:fill="FFFFFF"/>
        </w:rPr>
        <w:t>}}</w:t>
      </w:r>
    </w:p>
    <w:p w14:paraId="797B8D80" w14:textId="03D5C003" w:rsidR="000374CD" w:rsidRDefault="005F3541" w:rsidP="00E05879">
      <w:pPr>
        <w:jc w:val="center"/>
        <w:rPr>
          <w:rFonts w:ascii="Tahoma" w:hAnsi="Tahoma" w:cs="Tahoma"/>
          <w:sz w:val="20"/>
          <w:szCs w:val="20"/>
        </w:rPr>
      </w:pPr>
      <w:r w:rsidRPr="00AC7F76">
        <w:rPr>
          <w:rFonts w:ascii="Tahoma" w:hAnsi="Tahoma" w:cs="Tahoma"/>
          <w:sz w:val="20"/>
          <w:szCs w:val="20"/>
        </w:rPr>
        <w:t>{{SHIPFEE-PICTURE}}</w:t>
      </w:r>
    </w:p>
    <w:p w14:paraId="5463CB99" w14:textId="77777777" w:rsidR="00E05879" w:rsidRDefault="00E05879" w:rsidP="00E05879">
      <w:pPr>
        <w:jc w:val="center"/>
        <w:rPr>
          <w:rFonts w:ascii="Tahoma" w:hAnsi="Tahoma" w:cs="Tahoma"/>
          <w:sz w:val="20"/>
          <w:szCs w:val="20"/>
          <w:lang w:val="en-US"/>
        </w:rPr>
      </w:pPr>
      <w:r>
        <w:rPr>
          <w:rFonts w:ascii="Tahoma" w:hAnsi="Tahoma" w:cs="Tahoma"/>
          <w:sz w:val="20"/>
          <w:szCs w:val="20"/>
          <w:lang w:val="en-US"/>
        </w:rPr>
        <w:br/>
      </w:r>
    </w:p>
    <w:p w14:paraId="2138576E" w14:textId="74C2131A" w:rsidR="003722BC" w:rsidRPr="00AC7F76" w:rsidRDefault="003722BC" w:rsidP="00E05879">
      <w:pPr>
        <w:jc w:val="center"/>
        <w:rPr>
          <w:rFonts w:ascii="Tahoma" w:hAnsi="Tahoma" w:cs="Tahoma"/>
          <w:sz w:val="20"/>
          <w:szCs w:val="20"/>
        </w:rPr>
      </w:pPr>
      <w:r>
        <w:rPr>
          <w:rFonts w:ascii="Tahoma" w:hAnsi="Tahoma" w:cs="Tahoma"/>
          <w:sz w:val="20"/>
          <w:szCs w:val="20"/>
          <w:lang w:val="en-US"/>
        </w:rPr>
        <w:t>{{GT1P-PICTURE}}</w:t>
      </w:r>
    </w:p>
    <w:p w14:paraId="3EBCEDF8" w14:textId="77777777" w:rsidR="00A57521" w:rsidRPr="003307A5" w:rsidRDefault="00A57521" w:rsidP="000374CD">
      <w:pPr>
        <w:rPr>
          <w:rFonts w:ascii="Tahoma" w:hAnsi="Tahoma" w:cs="Tahoma"/>
          <w:bCs/>
          <w:i/>
          <w:sz w:val="20"/>
        </w:rPr>
      </w:pPr>
    </w:p>
    <w:p w14:paraId="13F07305" w14:textId="77777777" w:rsidR="000374CD" w:rsidRPr="003307A5" w:rsidRDefault="000374CD" w:rsidP="000374CD">
      <w:pPr>
        <w:spacing w:before="120" w:after="120" w:line="276" w:lineRule="auto"/>
        <w:ind w:right="284"/>
        <w:jc w:val="both"/>
        <w:rPr>
          <w:rFonts w:ascii="Tahoma" w:hAnsi="Tahoma" w:cs="Tahoma"/>
          <w:b/>
          <w:sz w:val="20"/>
        </w:rPr>
      </w:pPr>
      <w:r w:rsidRPr="003307A5">
        <w:rPr>
          <w:rFonts w:ascii="Tahoma" w:hAnsi="Tahoma" w:cs="Tahoma"/>
          <w:b/>
          <w:sz w:val="20"/>
        </w:rPr>
        <w:lastRenderedPageBreak/>
        <w:t>Lưu ý:</w:t>
      </w:r>
    </w:p>
    <w:p w14:paraId="0A7942B0" w14:textId="58B968E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GHN không hỗ trợ những yêu cầu nằm ngoài quy định của GHN như: giao hàng ra ngoài phạm vi giao…</w:t>
      </w:r>
    </w:p>
    <w:p w14:paraId="6900126E"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Thời gian làm việc của GHN: 8h – 18h từ thứ Hai đến thứ Bảy (trừ các ngày Lễ, Tết theo quy định của Nhà Nước Việt Nam). </w:t>
      </w:r>
    </w:p>
    <w:p w14:paraId="42D00484"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Đối với đơn hàng được tạo trước 16h00, thì GHN sẽ thực hiện việc lấy hàng trước 17h00 cùng ngày.</w:t>
      </w:r>
    </w:p>
    <w:p w14:paraId="414A0DC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Đối với Đơn hàng được tạo sau 16h00 hàng ngày hoặc được tạo vào ngày chủ nhật thì tính thành Đơn hàng của ngày làm việc kế tiếp. </w:t>
      </w:r>
    </w:p>
    <w:p w14:paraId="50FF4C41"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Đối với các tuyến giao nội thành, </w:t>
      </w:r>
      <w:r w:rsidRPr="008F3CED">
        <w:rPr>
          <w:rFonts w:ascii="Tahoma" w:hAnsi="Tahoma" w:cs="Tahoma"/>
          <w:sz w:val="20"/>
        </w:rPr>
        <w:t xml:space="preserve">Khách hàng </w:t>
      </w:r>
      <w:r w:rsidRPr="003307A5">
        <w:rPr>
          <w:rFonts w:ascii="Tahoma" w:hAnsi="Tahoma" w:cs="Tahoma"/>
          <w:sz w:val="20"/>
        </w:rPr>
        <w:t xml:space="preserve">tạo đơn trước 16h00 sẽ được giao thành công trong ngày làm việc tiếp theo. </w:t>
      </w:r>
    </w:p>
    <w:p w14:paraId="6D1D45F5" w14:textId="77777777" w:rsidR="000374CD" w:rsidRPr="003307A5" w:rsidRDefault="000374CD" w:rsidP="00E54C45">
      <w:pPr>
        <w:numPr>
          <w:ilvl w:val="2"/>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Ví dụ: Đơn hàng được tạo từ quận Tân Bình, TP. Hồ Chí Minh gửi đi TP. Biên Hòa tỉnh Đồng Nai với </w:t>
      </w:r>
      <w:r w:rsidRPr="003307A5">
        <w:rPr>
          <w:rFonts w:ascii="Tahoma" w:hAnsi="Tahoma" w:cs="Tahoma"/>
          <w:b/>
          <w:sz w:val="20"/>
        </w:rPr>
        <w:t>gói dịch vụ Nhanh</w:t>
      </w:r>
      <w:r w:rsidRPr="003307A5">
        <w:rPr>
          <w:rFonts w:ascii="Tahoma" w:hAnsi="Tahoma" w:cs="Tahoma"/>
          <w:sz w:val="20"/>
        </w:rPr>
        <w:t xml:space="preserve"> tạo trước 16h00 ngày 03/04 sẽ được giao thành công vào ngày làm việc tiếp theo (04/04), nhanh hơn so với gói dịch vụ cũ 01 ngày. </w:t>
      </w:r>
    </w:p>
    <w:p w14:paraId="1711BADF"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Khi có nhu cầu giao hàng, </w:t>
      </w:r>
      <w:r w:rsidRPr="008F3CED">
        <w:rPr>
          <w:rFonts w:ascii="Tahoma" w:hAnsi="Tahoma" w:cs="Tahoma"/>
          <w:sz w:val="20"/>
        </w:rPr>
        <w:t>Khách hàng</w:t>
      </w:r>
      <w:r w:rsidRPr="003307A5">
        <w:rPr>
          <w:rFonts w:ascii="Tahoma" w:hAnsi="Tahoma" w:cs="Tahoma"/>
          <w:sz w:val="20"/>
        </w:rPr>
        <w:t xml:space="preserve"> đăng nhập vào trang </w:t>
      </w:r>
      <w:r>
        <w:fldChar w:fldCharType="begin"/>
      </w:r>
      <w:r>
        <w:instrText>HYPERLINK "https://khachhang.ghn.vn"</w:instrText>
      </w:r>
      <w:r>
        <w:fldChar w:fldCharType="separate"/>
      </w:r>
      <w:r w:rsidRPr="003307A5">
        <w:rPr>
          <w:rStyle w:val="Hyperlink"/>
          <w:rFonts w:ascii="Tahoma" w:hAnsi="Tahoma" w:cs="Tahoma"/>
          <w:sz w:val="20"/>
        </w:rPr>
        <w:t>https://</w:t>
      </w:r>
      <w:r w:rsidRPr="008F3CED">
        <w:rPr>
          <w:rStyle w:val="Hyperlink"/>
          <w:rFonts w:ascii="Tahoma" w:hAnsi="Tahoma" w:cs="Tahoma"/>
          <w:sz w:val="20"/>
        </w:rPr>
        <w:t>khachhang</w:t>
      </w:r>
      <w:r w:rsidRPr="003307A5">
        <w:rPr>
          <w:rStyle w:val="Hyperlink"/>
          <w:rFonts w:ascii="Tahoma" w:hAnsi="Tahoma" w:cs="Tahoma"/>
          <w:sz w:val="20"/>
        </w:rPr>
        <w:t>.ghn.vn</w:t>
      </w:r>
      <w:r>
        <w:fldChar w:fldCharType="end"/>
      </w:r>
      <w:r w:rsidRPr="003307A5">
        <w:rPr>
          <w:rFonts w:ascii="Tahoma" w:hAnsi="Tahoma" w:cs="Tahoma"/>
          <w:sz w:val="20"/>
        </w:rPr>
        <w:t xml:space="preserve"> để nhập thông tin đơn hàng.</w:t>
      </w:r>
    </w:p>
    <w:p w14:paraId="1E3AC20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Khối lượng quy đổi tính theo theo công thức:</w:t>
      </w:r>
    </w:p>
    <w:tbl>
      <w:tblPr>
        <w:tblW w:w="8133" w:type="dxa"/>
        <w:tblInd w:w="1155" w:type="dxa"/>
        <w:tblLook w:val="04A0" w:firstRow="1" w:lastRow="0" w:firstColumn="1" w:lastColumn="0" w:noHBand="0" w:noVBand="1"/>
      </w:tblPr>
      <w:tblGrid>
        <w:gridCol w:w="4000"/>
        <w:gridCol w:w="4133"/>
      </w:tblGrid>
      <w:tr w:rsidR="000374CD" w:rsidRPr="003307A5" w14:paraId="1DFCA57E" w14:textId="77777777" w:rsidTr="0096254E">
        <w:trPr>
          <w:trHeight w:val="135"/>
        </w:trPr>
        <w:tc>
          <w:tcPr>
            <w:tcW w:w="4000" w:type="dxa"/>
            <w:vMerge w:val="restart"/>
            <w:shd w:val="clear" w:color="auto" w:fill="FFFFFF"/>
            <w:noWrap/>
            <w:vAlign w:val="center"/>
            <w:hideMark/>
          </w:tcPr>
          <w:p w14:paraId="4F321ED2"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rPr>
              <w:t xml:space="preserve">Khối lượng quy đổi (kg) = </w:t>
            </w:r>
          </w:p>
        </w:tc>
        <w:tc>
          <w:tcPr>
            <w:tcW w:w="4133" w:type="dxa"/>
            <w:tcBorders>
              <w:top w:val="nil"/>
              <w:left w:val="nil"/>
              <w:bottom w:val="single" w:sz="4" w:space="0" w:color="auto"/>
              <w:right w:val="nil"/>
            </w:tcBorders>
            <w:shd w:val="clear" w:color="auto" w:fill="FFFFFF"/>
            <w:noWrap/>
            <w:vAlign w:val="bottom"/>
            <w:hideMark/>
          </w:tcPr>
          <w:p w14:paraId="50D5326F"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rPr>
              <w:t>Dài (cm) x rộng (cm) x cao (cm)</w:t>
            </w:r>
          </w:p>
        </w:tc>
      </w:tr>
      <w:tr w:rsidR="000374CD" w:rsidRPr="003307A5" w14:paraId="1CDC7899" w14:textId="77777777" w:rsidTr="0096254E">
        <w:trPr>
          <w:trHeight w:val="188"/>
        </w:trPr>
        <w:tc>
          <w:tcPr>
            <w:tcW w:w="0" w:type="auto"/>
            <w:vMerge/>
            <w:vAlign w:val="center"/>
            <w:hideMark/>
          </w:tcPr>
          <w:p w14:paraId="00658C19" w14:textId="77777777" w:rsidR="000374CD" w:rsidRPr="003307A5" w:rsidRDefault="000374CD" w:rsidP="0096254E">
            <w:pPr>
              <w:spacing w:before="120" w:after="120" w:line="276" w:lineRule="auto"/>
              <w:ind w:left="426" w:right="285"/>
              <w:rPr>
                <w:rFonts w:ascii="Tahoma" w:hAnsi="Tahoma" w:cs="Tahoma"/>
                <w:i/>
                <w:sz w:val="20"/>
              </w:rPr>
            </w:pPr>
          </w:p>
        </w:tc>
        <w:tc>
          <w:tcPr>
            <w:tcW w:w="4133" w:type="dxa"/>
            <w:shd w:val="clear" w:color="auto" w:fill="FFFFFF"/>
            <w:noWrap/>
            <w:vAlign w:val="bottom"/>
            <w:hideMark/>
          </w:tcPr>
          <w:p w14:paraId="52BC4CD5" w14:textId="77777777" w:rsidR="000374CD" w:rsidRPr="003307A5" w:rsidRDefault="000374CD" w:rsidP="0096254E">
            <w:pPr>
              <w:spacing w:before="120" w:after="120" w:line="276" w:lineRule="auto"/>
              <w:ind w:left="426" w:right="285"/>
              <w:jc w:val="center"/>
              <w:rPr>
                <w:rFonts w:ascii="Tahoma" w:hAnsi="Tahoma" w:cs="Tahoma"/>
                <w:i/>
                <w:sz w:val="20"/>
              </w:rPr>
            </w:pPr>
            <w:r w:rsidRPr="003307A5">
              <w:rPr>
                <w:rFonts w:ascii="Tahoma" w:hAnsi="Tahoma" w:cs="Tahoma"/>
                <w:i/>
                <w:sz w:val="20"/>
                <w:lang w:val="en-US"/>
              </w:rPr>
              <w:t>5</w:t>
            </w:r>
            <w:r w:rsidRPr="003307A5">
              <w:rPr>
                <w:rFonts w:ascii="Tahoma" w:hAnsi="Tahoma" w:cs="Tahoma"/>
                <w:i/>
                <w:sz w:val="20"/>
              </w:rPr>
              <w:t>.000</w:t>
            </w:r>
          </w:p>
        </w:tc>
      </w:tr>
    </w:tbl>
    <w:p w14:paraId="510B590D"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Trường hợp có sự chênh lệch giữa khối lượng thực tế và khối lượng quy đổi thì GHN sẽ áp dụng tính cước đối với khối lượng cao hơn (“</w:t>
      </w:r>
      <w:r w:rsidRPr="003307A5">
        <w:rPr>
          <w:rFonts w:ascii="Tahoma" w:hAnsi="Tahoma" w:cs="Tahoma"/>
          <w:b/>
          <w:sz w:val="20"/>
        </w:rPr>
        <w:t>Khối lượng tính cước</w:t>
      </w:r>
      <w:r w:rsidRPr="003307A5">
        <w:rPr>
          <w:rFonts w:ascii="Tahoma" w:hAnsi="Tahoma" w:cs="Tahoma"/>
          <w:sz w:val="20"/>
        </w:rPr>
        <w:t>”).</w:t>
      </w:r>
    </w:p>
    <w:p w14:paraId="3B642EE6" w14:textId="77777777" w:rsidR="000374CD" w:rsidRPr="003307A5" w:rsidRDefault="000374CD" w:rsidP="00E54C45">
      <w:pPr>
        <w:numPr>
          <w:ilvl w:val="0"/>
          <w:numId w:val="20"/>
        </w:numPr>
        <w:spacing w:before="120" w:after="120" w:line="276" w:lineRule="auto"/>
        <w:ind w:left="567" w:right="284" w:hanging="425"/>
        <w:jc w:val="both"/>
        <w:rPr>
          <w:rFonts w:ascii="Tahoma" w:hAnsi="Tahoma" w:cs="Tahoma"/>
          <w:sz w:val="20"/>
        </w:rPr>
      </w:pPr>
      <w:r w:rsidRPr="003307A5">
        <w:rPr>
          <w:rFonts w:ascii="Tahoma" w:hAnsi="Tahoma" w:cs="Tahoma"/>
          <w:sz w:val="20"/>
        </w:rPr>
        <w:t xml:space="preserve">Trường hợp </w:t>
      </w:r>
      <w:r w:rsidRPr="003307A5">
        <w:rPr>
          <w:rFonts w:ascii="Tahoma" w:hAnsi="Tahoma" w:cs="Tahoma"/>
          <w:b/>
          <w:sz w:val="20"/>
        </w:rPr>
        <w:t>Khối lượng tính cước</w:t>
      </w:r>
      <w:r w:rsidRPr="003307A5">
        <w:rPr>
          <w:rFonts w:ascii="Tahoma" w:hAnsi="Tahoma" w:cs="Tahoma"/>
          <w:sz w:val="20"/>
        </w:rPr>
        <w:t xml:space="preserve"> bị lẻ số kg thì số kg lẻ (sau đây tạm gọi là số “</w:t>
      </w:r>
      <w:r w:rsidRPr="003307A5">
        <w:rPr>
          <w:rFonts w:ascii="Tahoma" w:hAnsi="Tahoma" w:cs="Tahoma"/>
          <w:b/>
          <w:sz w:val="20"/>
        </w:rPr>
        <w:t>X</w:t>
      </w:r>
      <w:r w:rsidRPr="003307A5">
        <w:rPr>
          <w:rFonts w:ascii="Tahoma" w:hAnsi="Tahoma" w:cs="Tahoma"/>
          <w:sz w:val="20"/>
        </w:rPr>
        <w:t>”) sẽ được làm tròn lên như sau:</w:t>
      </w:r>
    </w:p>
    <w:p w14:paraId="0D680BF8" w14:textId="77777777" w:rsidR="000374CD" w:rsidRPr="003307A5" w:rsidRDefault="000374CD" w:rsidP="00E54C45">
      <w:pPr>
        <w:pStyle w:val="ListParagraph"/>
        <w:numPr>
          <w:ilvl w:val="3"/>
          <w:numId w:val="18"/>
        </w:numPr>
        <w:spacing w:before="120" w:after="120" w:line="276" w:lineRule="auto"/>
        <w:ind w:left="1134" w:right="284" w:hanging="425"/>
        <w:contextualSpacing w:val="0"/>
        <w:jc w:val="both"/>
        <w:rPr>
          <w:rFonts w:ascii="Tahoma" w:hAnsi="Tahoma" w:cs="Tahoma"/>
          <w:sz w:val="20"/>
        </w:rPr>
      </w:pPr>
      <w:r w:rsidRPr="003307A5">
        <w:rPr>
          <w:rFonts w:ascii="Tahoma" w:hAnsi="Tahoma" w:cs="Tahoma"/>
          <w:sz w:val="20"/>
        </w:rPr>
        <w:t>X kg &lt; 0,5: sẽ được làm tròn là 0,5 kg.</w:t>
      </w:r>
    </w:p>
    <w:p w14:paraId="6B9FD779" w14:textId="77777777" w:rsidR="000374CD" w:rsidRPr="003307A5" w:rsidRDefault="000374CD" w:rsidP="00E54C45">
      <w:pPr>
        <w:pStyle w:val="ListParagraph"/>
        <w:numPr>
          <w:ilvl w:val="3"/>
          <w:numId w:val="18"/>
        </w:numPr>
        <w:spacing w:before="120" w:after="120" w:line="276" w:lineRule="auto"/>
        <w:ind w:left="1134" w:right="284" w:hanging="425"/>
        <w:contextualSpacing w:val="0"/>
        <w:jc w:val="both"/>
        <w:rPr>
          <w:rFonts w:ascii="Tahoma" w:hAnsi="Tahoma" w:cs="Tahoma"/>
          <w:sz w:val="20"/>
        </w:rPr>
      </w:pPr>
      <w:r w:rsidRPr="003307A5">
        <w:rPr>
          <w:rFonts w:ascii="Tahoma" w:hAnsi="Tahoma" w:cs="Tahoma"/>
          <w:sz w:val="20"/>
        </w:rPr>
        <w:t>X kg &gt; 0,5 kg: sẽ được làm tròn là 1 kg.</w:t>
      </w:r>
    </w:p>
    <w:p w14:paraId="6E1A2781" w14:textId="77777777" w:rsidR="000374CD"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Khai giá hàng hóa</w:t>
      </w:r>
    </w:p>
    <w:p w14:paraId="31860CB1" w14:textId="77777777" w:rsidR="00AC7F76" w:rsidRDefault="00AC7F76" w:rsidP="00E05879">
      <w:pPr>
        <w:spacing w:before="120" w:after="120" w:line="276" w:lineRule="auto"/>
        <w:ind w:firstLine="567"/>
        <w:jc w:val="center"/>
        <w:rPr>
          <w:rFonts w:ascii="Tahoma" w:hAnsi="Tahoma" w:cs="Tahoma"/>
          <w:sz w:val="20"/>
          <w:szCs w:val="20"/>
        </w:rPr>
      </w:pPr>
      <w:r>
        <w:rPr>
          <w:rFonts w:ascii="Tahoma" w:hAnsi="Tahoma" w:cs="Tahoma"/>
          <w:sz w:val="20"/>
          <w:szCs w:val="20"/>
        </w:rPr>
        <w:t>{{PRICE-FEE-PICTURE}}</w:t>
      </w:r>
    </w:p>
    <w:p w14:paraId="18B50C7C" w14:textId="7EA1B924" w:rsidR="000374CD" w:rsidRPr="003307A5" w:rsidRDefault="000374CD" w:rsidP="000374CD">
      <w:pPr>
        <w:spacing w:before="120" w:after="120" w:line="276" w:lineRule="auto"/>
        <w:ind w:left="993"/>
        <w:jc w:val="both"/>
        <w:rPr>
          <w:rFonts w:ascii="Tahoma" w:hAnsi="Tahoma" w:cs="Tahoma"/>
          <w:b/>
          <w:i/>
          <w:sz w:val="20"/>
          <w:u w:val="single"/>
        </w:rPr>
      </w:pPr>
      <w:r w:rsidRPr="003307A5">
        <w:rPr>
          <w:rFonts w:ascii="Tahoma" w:hAnsi="Tahoma" w:cs="Tahoma"/>
          <w:b/>
          <w:i/>
          <w:sz w:val="20"/>
          <w:u w:val="single"/>
        </w:rPr>
        <w:t>Lưu ý:</w:t>
      </w:r>
    </w:p>
    <w:p w14:paraId="74AC9E87" w14:textId="08CCC794" w:rsidR="000374CD" w:rsidRPr="003307A5" w:rsidRDefault="00F24D0B" w:rsidP="00E54C45">
      <w:pPr>
        <w:numPr>
          <w:ilvl w:val="0"/>
          <w:numId w:val="20"/>
        </w:numPr>
        <w:tabs>
          <w:tab w:val="left" w:pos="1560"/>
        </w:tabs>
        <w:spacing w:before="120" w:after="120" w:line="276" w:lineRule="auto"/>
        <w:ind w:left="1560" w:right="284" w:hanging="425"/>
        <w:jc w:val="both"/>
        <w:rPr>
          <w:rFonts w:ascii="Tahoma" w:hAnsi="Tahoma" w:cs="Tahoma"/>
          <w:sz w:val="20"/>
        </w:rPr>
      </w:pPr>
      <w:r>
        <w:rPr>
          <w:rFonts w:ascii="Tahoma" w:hAnsi="Tahoma" w:cs="Tahoma"/>
          <w:sz w:val="20"/>
        </w:rPr>
        <w:t xml:space="preserve">Bảng giá trên đã bao gồm </w:t>
      </w:r>
      <w:r w:rsidRPr="008F3CED">
        <w:rPr>
          <w:rFonts w:ascii="Tahoma" w:hAnsi="Tahoma" w:cs="Tahoma"/>
          <w:sz w:val="20"/>
        </w:rPr>
        <w:t>thuế</w:t>
      </w:r>
      <w:r w:rsidR="000374CD" w:rsidRPr="003307A5">
        <w:rPr>
          <w:rFonts w:ascii="Tahoma" w:hAnsi="Tahoma" w:cs="Tahoma"/>
          <w:sz w:val="20"/>
        </w:rPr>
        <w:t xml:space="preserve"> VAT.</w:t>
      </w:r>
    </w:p>
    <w:p w14:paraId="1D4A84B3"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 xml:space="preserve">Phí khai giá hàng hóa nhằm bảo đảm quyền lợi tối đa cho </w:t>
      </w:r>
      <w:r w:rsidRPr="008F3CED">
        <w:rPr>
          <w:rFonts w:ascii="Tahoma" w:hAnsi="Tahoma" w:cs="Tahoma"/>
          <w:sz w:val="20"/>
        </w:rPr>
        <w:t>Khách hàng</w:t>
      </w:r>
      <w:r w:rsidRPr="003307A5">
        <w:rPr>
          <w:rFonts w:ascii="Tahoma" w:hAnsi="Tahoma" w:cs="Tahoma"/>
          <w:sz w:val="20"/>
        </w:rPr>
        <w:t xml:space="preserve"> khi xảy ra thiệt hại, hư hỏng, mất mát. Về quy trình bồi thường, Khách hàng tham khảo chi tiết tại mục “</w:t>
      </w:r>
      <w:r w:rsidRPr="003307A5">
        <w:rPr>
          <w:rFonts w:ascii="Tahoma" w:hAnsi="Tahoma" w:cs="Tahoma"/>
          <w:b/>
          <w:sz w:val="20"/>
        </w:rPr>
        <w:t>Chính sách bồi thường</w:t>
      </w:r>
      <w:r w:rsidRPr="003307A5">
        <w:rPr>
          <w:rFonts w:ascii="Tahoma" w:hAnsi="Tahoma" w:cs="Tahoma"/>
          <w:sz w:val="20"/>
        </w:rPr>
        <w:t>” được quy định tại Phụ lục đính kèm Hợp đồng này.</w:t>
      </w:r>
    </w:p>
    <w:p w14:paraId="4ED190FB"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 xml:space="preserve">Phí khai giá hàng hóa </w:t>
      </w:r>
      <w:r w:rsidRPr="008F3CED">
        <w:rPr>
          <w:rFonts w:ascii="Tahoma" w:hAnsi="Tahoma" w:cs="Tahoma"/>
          <w:b/>
          <w:sz w:val="20"/>
        </w:rPr>
        <w:t>áp dụng</w:t>
      </w:r>
      <w:r w:rsidRPr="003307A5">
        <w:rPr>
          <w:rFonts w:ascii="Tahoma" w:hAnsi="Tahoma" w:cs="Tahoma"/>
          <w:b/>
          <w:sz w:val="20"/>
        </w:rPr>
        <w:t xml:space="preserve"> bắt buộc</w:t>
      </w:r>
      <w:r w:rsidRPr="003307A5">
        <w:rPr>
          <w:rFonts w:ascii="Tahoma" w:hAnsi="Tahoma" w:cs="Tahoma"/>
          <w:sz w:val="20"/>
        </w:rPr>
        <w:t xml:space="preserve"> đối với Đơn hàng.</w:t>
      </w:r>
    </w:p>
    <w:p w14:paraId="58B3D1BC" w14:textId="77777777" w:rsidR="000374CD" w:rsidRPr="003307A5" w:rsidRDefault="000374CD" w:rsidP="00E54C45">
      <w:pPr>
        <w:numPr>
          <w:ilvl w:val="0"/>
          <w:numId w:val="20"/>
        </w:numPr>
        <w:tabs>
          <w:tab w:val="left" w:pos="1560"/>
        </w:tabs>
        <w:spacing w:before="120" w:after="120" w:line="276" w:lineRule="auto"/>
        <w:ind w:left="1560" w:right="284" w:hanging="425"/>
        <w:jc w:val="both"/>
        <w:rPr>
          <w:rFonts w:ascii="Tahoma" w:hAnsi="Tahoma" w:cs="Tahoma"/>
          <w:sz w:val="20"/>
        </w:rPr>
      </w:pPr>
      <w:r w:rsidRPr="003307A5">
        <w:rPr>
          <w:rFonts w:ascii="Tahoma" w:hAnsi="Tahoma" w:cs="Tahoma"/>
          <w:sz w:val="20"/>
        </w:rPr>
        <w:t>Giá trị Hàng hóa được khai tối đa là 10.000.000 VND (</w:t>
      </w:r>
      <w:r w:rsidRPr="003307A5">
        <w:rPr>
          <w:rFonts w:ascii="Tahoma" w:hAnsi="Tahoma" w:cs="Tahoma"/>
          <w:i/>
          <w:sz w:val="20"/>
        </w:rPr>
        <w:t>mười triệu đồng</w:t>
      </w:r>
      <w:r w:rsidRPr="003307A5">
        <w:rPr>
          <w:rFonts w:ascii="Tahoma" w:hAnsi="Tahoma" w:cs="Tahoma"/>
          <w:sz w:val="20"/>
        </w:rPr>
        <w:t>).</w:t>
      </w:r>
    </w:p>
    <w:p w14:paraId="0582105D"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Giao lại lần 3</w:t>
      </w:r>
    </w:p>
    <w:p w14:paraId="69BA64F3" w14:textId="77777777" w:rsidR="000374CD" w:rsidRPr="003307A5" w:rsidRDefault="000374CD" w:rsidP="000374CD">
      <w:pPr>
        <w:spacing w:before="120" w:after="120" w:line="276" w:lineRule="auto"/>
        <w:ind w:left="567"/>
        <w:jc w:val="both"/>
        <w:rPr>
          <w:rFonts w:ascii="Tahoma" w:hAnsi="Tahoma" w:cs="Tahoma"/>
          <w:b/>
          <w:sz w:val="20"/>
        </w:rPr>
      </w:pPr>
      <w:r w:rsidRPr="003307A5">
        <w:rPr>
          <w:rFonts w:ascii="Tahoma" w:hAnsi="Tahoma" w:cs="Tahoma"/>
          <w:sz w:val="20"/>
        </w:rPr>
        <w:lastRenderedPageBreak/>
        <w:t>GHN hỗ trợ giao lại miễn phí trong trường hợp Đơn hàng chưa chuyển sang trạng thái “</w:t>
      </w:r>
      <w:r w:rsidRPr="003307A5">
        <w:rPr>
          <w:rFonts w:ascii="Tahoma" w:hAnsi="Tahoma" w:cs="Tahoma"/>
          <w:b/>
          <w:sz w:val="20"/>
        </w:rPr>
        <w:t>Chờ trả hàng</w:t>
      </w:r>
      <w:r w:rsidRPr="003307A5">
        <w:rPr>
          <w:rFonts w:ascii="Tahoma" w:hAnsi="Tahoma" w:cs="Tahoma"/>
          <w:sz w:val="20"/>
        </w:rPr>
        <w:t>”, GHN hỗ trợ giao lại miễn phí đến địa chỉ nhận hàng mỗi ngày tối thiểu 1 lần, tối đa 3 lần trong trường hợp giao không thành công.</w:t>
      </w:r>
    </w:p>
    <w:p w14:paraId="2EBF9BB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Yêu cầu giao lại</w:t>
      </w:r>
    </w:p>
    <w:p w14:paraId="07C5825E" w14:textId="60CB90EC"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Trong vòng </w:t>
      </w:r>
      <w:r w:rsidR="00CA19BA">
        <w:rPr>
          <w:rFonts w:ascii="Tahoma" w:hAnsi="Tahoma" w:cs="Tahoma"/>
          <w:sz w:val="20"/>
        </w:rPr>
        <w:t>72</w:t>
      </w:r>
      <w:r w:rsidRPr="003307A5">
        <w:rPr>
          <w:rFonts w:ascii="Tahoma" w:hAnsi="Tahoma" w:cs="Tahoma"/>
          <w:sz w:val="20"/>
        </w:rPr>
        <w:t xml:space="preserve"> </w:t>
      </w:r>
      <w:r w:rsidRPr="008F3CED">
        <w:rPr>
          <w:rFonts w:ascii="Tahoma" w:hAnsi="Tahoma" w:cs="Tahoma"/>
          <w:sz w:val="20"/>
        </w:rPr>
        <w:t>(</w:t>
      </w:r>
      <w:r w:rsidR="00CA19BA" w:rsidRPr="008F3CED">
        <w:rPr>
          <w:rFonts w:ascii="Tahoma" w:hAnsi="Tahoma" w:cs="Tahoma"/>
          <w:sz w:val="20"/>
        </w:rPr>
        <w:t>bảy</w:t>
      </w:r>
      <w:r w:rsidR="00CA19BA">
        <w:rPr>
          <w:rFonts w:ascii="Tahoma" w:hAnsi="Tahoma" w:cs="Tahoma"/>
          <w:sz w:val="20"/>
        </w:rPr>
        <w:t xml:space="preserve"> mươi hai</w:t>
      </w:r>
      <w:r w:rsidRPr="008F3CED">
        <w:rPr>
          <w:rFonts w:ascii="Tahoma" w:hAnsi="Tahoma" w:cs="Tahoma"/>
          <w:sz w:val="20"/>
        </w:rPr>
        <w:t xml:space="preserve">) </w:t>
      </w:r>
      <w:r w:rsidRPr="003307A5">
        <w:rPr>
          <w:rFonts w:ascii="Tahoma" w:hAnsi="Tahoma" w:cs="Tahoma"/>
          <w:sz w:val="20"/>
        </w:rPr>
        <w:t xml:space="preserve">giờ kể từ khi đơn hàng được chuyển sang trạng thái Chờ trả hàng, Người gửi có thể yêu cầu giao lại đơn hàng như là một đơn hàng mới, với thời gian mặc định là Gói 01 ngày kể từ thời điểm yêu cầu. </w:t>
      </w:r>
    </w:p>
    <w:p w14:paraId="3F26FD2E" w14:textId="1B8505D7"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AC7F76">
        <w:rPr>
          <w:rFonts w:ascii="Tahoma" w:hAnsi="Tahoma" w:cs="Tahoma"/>
          <w:sz w:val="20"/>
        </w:rPr>
        <w:t xml:space="preserve">Phí giao lại: </w:t>
      </w:r>
      <w:r w:rsidR="00AC7F76" w:rsidRPr="00AC7F76">
        <w:rPr>
          <w:rFonts w:ascii="Tahoma" w:hAnsi="Tahoma" w:cs="Tahoma"/>
          <w:sz w:val="20"/>
          <w:szCs w:val="20"/>
        </w:rPr>
        <w:t>{{HANDOVER-FEE}}</w:t>
      </w:r>
      <w:r w:rsidR="00AC7F76" w:rsidRPr="008F3CED">
        <w:rPr>
          <w:rFonts w:ascii="Tahoma" w:hAnsi="Tahoma" w:cs="Tahoma"/>
          <w:sz w:val="20"/>
          <w:szCs w:val="20"/>
        </w:rPr>
        <w:t xml:space="preserve"> </w:t>
      </w:r>
      <w:r w:rsidRPr="00AC7F76">
        <w:rPr>
          <w:rFonts w:ascii="Tahoma" w:hAnsi="Tahoma" w:cs="Tahoma"/>
          <w:sz w:val="20"/>
        </w:rPr>
        <w:t>VN</w:t>
      </w:r>
      <w:r w:rsidR="00F24D0B">
        <w:rPr>
          <w:rFonts w:ascii="Tahoma" w:hAnsi="Tahoma" w:cs="Tahoma"/>
          <w:sz w:val="20"/>
        </w:rPr>
        <w:t>D/ đơn hàng (</w:t>
      </w:r>
      <w:r w:rsidR="00A13901" w:rsidRPr="008F3CED">
        <w:rPr>
          <w:rFonts w:ascii="Tahoma" w:hAnsi="Tahoma" w:cs="Tahoma"/>
          <w:sz w:val="20"/>
        </w:rPr>
        <w:t>Đã</w:t>
      </w:r>
      <w:r w:rsidR="00F24D0B">
        <w:rPr>
          <w:rFonts w:ascii="Tahoma" w:hAnsi="Tahoma" w:cs="Tahoma"/>
          <w:sz w:val="20"/>
        </w:rPr>
        <w:t xml:space="preserve"> bao gồm thuế</w:t>
      </w:r>
      <w:r w:rsidRPr="00AC7F76">
        <w:rPr>
          <w:rFonts w:ascii="Tahoma" w:hAnsi="Tahoma" w:cs="Tahoma"/>
          <w:sz w:val="20"/>
        </w:rPr>
        <w:t xml:space="preserve"> VAT)</w:t>
      </w:r>
    </w:p>
    <w:p w14:paraId="55CBADEB" w14:textId="77777777"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Số lần yêu cầu giao lại tối đa: 01 lần/đơn hàng. </w:t>
      </w:r>
    </w:p>
    <w:p w14:paraId="01DBF2E8" w14:textId="1AFF38C5"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Trường hợp quá </w:t>
      </w:r>
      <w:r w:rsidR="00CA19BA">
        <w:rPr>
          <w:rFonts w:ascii="Tahoma" w:hAnsi="Tahoma" w:cs="Tahoma"/>
          <w:sz w:val="20"/>
        </w:rPr>
        <w:t>72</w:t>
      </w:r>
      <w:r w:rsidRPr="003307A5">
        <w:rPr>
          <w:rFonts w:ascii="Tahoma" w:hAnsi="Tahoma" w:cs="Tahoma"/>
          <w:sz w:val="20"/>
        </w:rPr>
        <w:t xml:space="preserve"> </w:t>
      </w:r>
      <w:r w:rsidRPr="008F3CED">
        <w:rPr>
          <w:rFonts w:ascii="Tahoma" w:hAnsi="Tahoma" w:cs="Tahoma"/>
          <w:sz w:val="20"/>
        </w:rPr>
        <w:t>(</w:t>
      </w:r>
      <w:r w:rsidR="00CA19BA" w:rsidRPr="008F3CED">
        <w:rPr>
          <w:rFonts w:ascii="Tahoma" w:hAnsi="Tahoma" w:cs="Tahoma"/>
          <w:sz w:val="20"/>
        </w:rPr>
        <w:t>bảy</w:t>
      </w:r>
      <w:r w:rsidR="00CA19BA">
        <w:rPr>
          <w:rFonts w:ascii="Tahoma" w:hAnsi="Tahoma" w:cs="Tahoma"/>
          <w:sz w:val="20"/>
        </w:rPr>
        <w:t xml:space="preserve"> mươi hai</w:t>
      </w:r>
      <w:r w:rsidRPr="008F3CED">
        <w:rPr>
          <w:rFonts w:ascii="Tahoma" w:hAnsi="Tahoma" w:cs="Tahoma"/>
          <w:sz w:val="20"/>
        </w:rPr>
        <w:t xml:space="preserve">) </w:t>
      </w:r>
      <w:r w:rsidRPr="003307A5">
        <w:rPr>
          <w:rFonts w:ascii="Tahoma" w:hAnsi="Tahoma" w:cs="Tahoma"/>
          <w:sz w:val="20"/>
        </w:rPr>
        <w:t xml:space="preserve">giờ GHN không nhận được yêu cầu giao lại, đơn hàng sẽ được tự động chuyển trạng thái Trả hàng. Thời gian trả hàng được quy định tại Mục 7 Phụ lục này. </w:t>
      </w:r>
    </w:p>
    <w:p w14:paraId="6E025C49" w14:textId="77777777" w:rsidR="000374CD" w:rsidRPr="003307A5" w:rsidRDefault="000374CD" w:rsidP="00E54C45">
      <w:pPr>
        <w:numPr>
          <w:ilvl w:val="0"/>
          <w:numId w:val="20"/>
        </w:numPr>
        <w:spacing w:before="120" w:after="120" w:line="276" w:lineRule="auto"/>
        <w:ind w:left="1134" w:right="284" w:hanging="425"/>
        <w:jc w:val="both"/>
        <w:rPr>
          <w:rFonts w:ascii="Tahoma" w:hAnsi="Tahoma" w:cs="Tahoma"/>
          <w:sz w:val="20"/>
        </w:rPr>
      </w:pPr>
      <w:r w:rsidRPr="003307A5">
        <w:rPr>
          <w:rFonts w:ascii="Tahoma" w:hAnsi="Tahoma" w:cs="Tahoma"/>
          <w:sz w:val="20"/>
        </w:rPr>
        <w:t xml:space="preserve">Đơn hàng yêu cầu giao lại mang đầy đủ quy trình của một đơn hàng bình thường. </w:t>
      </w:r>
    </w:p>
    <w:p w14:paraId="6B9B4A97" w14:textId="77777777" w:rsidR="000374CD" w:rsidRPr="003307A5" w:rsidRDefault="000374CD" w:rsidP="00E54C45">
      <w:pPr>
        <w:numPr>
          <w:ilvl w:val="2"/>
          <w:numId w:val="15"/>
        </w:numPr>
        <w:spacing w:before="120" w:after="120" w:line="276" w:lineRule="auto"/>
        <w:ind w:left="567" w:hanging="567"/>
        <w:jc w:val="both"/>
        <w:rPr>
          <w:rFonts w:ascii="Tahoma" w:hAnsi="Tahoma" w:cs="Tahoma"/>
          <w:b/>
          <w:sz w:val="20"/>
        </w:rPr>
      </w:pPr>
      <w:r w:rsidRPr="003307A5">
        <w:rPr>
          <w:rFonts w:ascii="Tahoma" w:hAnsi="Tahoma" w:cs="Tahoma"/>
          <w:b/>
          <w:sz w:val="20"/>
        </w:rPr>
        <w:t>Trả hàng</w:t>
      </w:r>
    </w:p>
    <w:p w14:paraId="3F896D2E" w14:textId="77777777" w:rsidR="000374CD" w:rsidRDefault="000374CD" w:rsidP="000374CD">
      <w:pPr>
        <w:spacing w:before="120" w:after="120" w:line="276" w:lineRule="auto"/>
        <w:ind w:left="567"/>
        <w:jc w:val="both"/>
        <w:rPr>
          <w:rStyle w:val="Hyperlink"/>
          <w:rFonts w:ascii="Tahoma" w:hAnsi="Tahoma" w:cs="Tahoma"/>
          <w:color w:val="auto"/>
          <w:sz w:val="20"/>
        </w:rPr>
      </w:pPr>
      <w:r w:rsidRPr="003307A5">
        <w:rPr>
          <w:rFonts w:ascii="Tahoma" w:hAnsi="Tahoma" w:cs="Tahoma"/>
          <w:sz w:val="20"/>
        </w:rPr>
        <w:t xml:space="preserve">Trong trường hợp giao hàng không thành công, hàng hóa của Quý khách sẽ được GHN chuyển trả về lại địa chỉ đã lấy hàng. Lý do trả hàng của mỗi đơn sẽ được ghi chú cụ thể trên hệ thống </w:t>
      </w:r>
      <w:r>
        <w:fldChar w:fldCharType="begin"/>
      </w:r>
      <w:r>
        <w:instrText>HYPERLINK "https://khachhang.ghn.vn"</w:instrText>
      </w:r>
      <w:r>
        <w:fldChar w:fldCharType="separate"/>
      </w:r>
      <w:r w:rsidRPr="003307A5">
        <w:rPr>
          <w:rStyle w:val="Hyperlink"/>
          <w:rFonts w:ascii="Tahoma" w:hAnsi="Tahoma" w:cs="Tahoma"/>
          <w:sz w:val="20"/>
        </w:rPr>
        <w:t>https://</w:t>
      </w:r>
      <w:r w:rsidRPr="008F3CED">
        <w:rPr>
          <w:rStyle w:val="Hyperlink"/>
          <w:rFonts w:ascii="Tahoma" w:hAnsi="Tahoma" w:cs="Tahoma"/>
          <w:sz w:val="20"/>
        </w:rPr>
        <w:t>khachhang</w:t>
      </w:r>
      <w:r w:rsidRPr="003307A5">
        <w:rPr>
          <w:rStyle w:val="Hyperlink"/>
          <w:rFonts w:ascii="Tahoma" w:hAnsi="Tahoma" w:cs="Tahoma"/>
          <w:sz w:val="20"/>
        </w:rPr>
        <w:t>.ghn.vn</w:t>
      </w:r>
      <w:r>
        <w:fldChar w:fldCharType="end"/>
      </w:r>
      <w:r w:rsidRPr="003307A5">
        <w:rPr>
          <w:rStyle w:val="Hyperlink"/>
          <w:rFonts w:ascii="Tahoma" w:hAnsi="Tahoma" w:cs="Tahoma"/>
          <w:color w:val="auto"/>
          <w:sz w:val="20"/>
        </w:rPr>
        <w:t>.</w:t>
      </w:r>
    </w:p>
    <w:p w14:paraId="280FC897" w14:textId="690ED3D8" w:rsidR="00AC7F76" w:rsidRDefault="00AC7F76" w:rsidP="00E05879">
      <w:pPr>
        <w:spacing w:before="120" w:after="120" w:line="276" w:lineRule="auto"/>
        <w:ind w:left="1134" w:hanging="567"/>
        <w:jc w:val="center"/>
        <w:rPr>
          <w:rFonts w:ascii="Tahoma" w:hAnsi="Tahoma" w:cs="Tahoma"/>
          <w:sz w:val="20"/>
          <w:szCs w:val="20"/>
        </w:rPr>
      </w:pPr>
      <w:r>
        <w:rPr>
          <w:rFonts w:ascii="Tahoma" w:hAnsi="Tahoma" w:cs="Tahoma"/>
          <w:sz w:val="20"/>
          <w:szCs w:val="20"/>
        </w:rPr>
        <w:t>{{</w:t>
      </w:r>
      <w:r w:rsidR="000F323F" w:rsidRPr="000F323F">
        <w:rPr>
          <w:rFonts w:ascii="Tahoma" w:hAnsi="Tahoma" w:cs="Tahoma"/>
          <w:sz w:val="20"/>
          <w:szCs w:val="20"/>
        </w:rPr>
        <w:t>RETURNS-FEE-PICTURE</w:t>
      </w:r>
      <w:r>
        <w:rPr>
          <w:rFonts w:ascii="Tahoma" w:hAnsi="Tahoma" w:cs="Tahoma"/>
          <w:sz w:val="20"/>
          <w:szCs w:val="20"/>
        </w:rPr>
        <w:t>}}</w:t>
      </w:r>
    </w:p>
    <w:p w14:paraId="09719E74" w14:textId="008F06D3" w:rsidR="000374CD" w:rsidRPr="003307A5" w:rsidRDefault="000374CD" w:rsidP="000374CD">
      <w:pPr>
        <w:spacing w:before="120" w:after="120" w:line="276" w:lineRule="auto"/>
        <w:ind w:left="1134" w:hanging="1134"/>
        <w:jc w:val="both"/>
        <w:rPr>
          <w:rFonts w:ascii="Tahoma" w:hAnsi="Tahoma" w:cs="Tahoma"/>
          <w:i/>
          <w:sz w:val="20"/>
        </w:rPr>
      </w:pPr>
      <w:r w:rsidRPr="003307A5">
        <w:rPr>
          <w:rFonts w:ascii="Tahoma" w:hAnsi="Tahoma" w:cs="Tahoma"/>
          <w:b/>
          <w:i/>
          <w:sz w:val="20"/>
          <w:u w:val="single"/>
        </w:rPr>
        <w:t>Lưu ý:</w:t>
      </w:r>
      <w:r w:rsidRPr="003307A5">
        <w:rPr>
          <w:rFonts w:ascii="Tahoma" w:hAnsi="Tahoma" w:cs="Tahoma"/>
          <w:i/>
          <w:sz w:val="20"/>
        </w:rPr>
        <w:t xml:space="preserve"> </w:t>
      </w:r>
      <w:r w:rsidRPr="003307A5">
        <w:rPr>
          <w:rFonts w:ascii="Tahoma" w:hAnsi="Tahoma" w:cs="Tahoma"/>
          <w:i/>
          <w:sz w:val="20"/>
        </w:rPr>
        <w:tab/>
        <w:t>Thời gian trả hàng được tính kể từ thời điểm Đơn hàng được chuyển sang trạng thái “</w:t>
      </w:r>
      <w:r w:rsidRPr="003307A5">
        <w:rPr>
          <w:rFonts w:ascii="Tahoma" w:hAnsi="Tahoma" w:cs="Tahoma"/>
          <w:b/>
          <w:i/>
          <w:sz w:val="20"/>
        </w:rPr>
        <w:t>Trả hàng</w:t>
      </w:r>
      <w:r w:rsidRPr="003307A5">
        <w:rPr>
          <w:rFonts w:ascii="Tahoma" w:hAnsi="Tahoma" w:cs="Tahoma"/>
          <w:i/>
          <w:sz w:val="20"/>
        </w:rPr>
        <w:t>” trên Hệ thống của GHN.</w:t>
      </w:r>
    </w:p>
    <w:p w14:paraId="0117D495" w14:textId="4A9E7821" w:rsidR="000374CD" w:rsidRPr="003307A5" w:rsidRDefault="000374CD" w:rsidP="00AC7F76">
      <w:pPr>
        <w:widowControl w:val="0"/>
        <w:spacing w:before="120" w:after="120" w:line="276" w:lineRule="auto"/>
        <w:ind w:firstLine="567"/>
        <w:jc w:val="both"/>
        <w:rPr>
          <w:rFonts w:ascii="Tahoma" w:eastAsia="Arial" w:hAnsi="Tahoma" w:cs="Tahoma"/>
          <w:b/>
          <w:color w:val="auto"/>
          <w:sz w:val="20"/>
          <w:szCs w:val="20"/>
        </w:rPr>
      </w:pPr>
      <w:r w:rsidRPr="003307A5">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Pr="008F3CED">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0374CD" w:rsidRPr="003307A5" w14:paraId="4B5D113F" w14:textId="77777777" w:rsidTr="0096254E">
        <w:tc>
          <w:tcPr>
            <w:tcW w:w="9571" w:type="dxa"/>
          </w:tcPr>
          <w:p w14:paraId="0A431A85" w14:textId="77777777" w:rsidR="000374CD" w:rsidRPr="003307A5" w:rsidRDefault="000374CD" w:rsidP="0096254E">
            <w:pPr>
              <w:widowControl w:val="0"/>
              <w:spacing w:before="120" w:after="120" w:line="276" w:lineRule="auto"/>
              <w:jc w:val="center"/>
              <w:rPr>
                <w:rFonts w:ascii="Tahoma" w:hAnsi="Tahoma" w:cs="Tahoma"/>
                <w:b/>
                <w:color w:val="auto"/>
                <w:sz w:val="20"/>
                <w:szCs w:val="20"/>
                <w:lang w:val="en-US"/>
              </w:rPr>
            </w:pPr>
            <w:r w:rsidRPr="003307A5">
              <w:rPr>
                <w:rFonts w:ascii="Tahoma" w:hAnsi="Tahoma" w:cs="Tahoma"/>
                <w:b/>
                <w:color w:val="auto"/>
                <w:sz w:val="20"/>
                <w:szCs w:val="20"/>
                <w:lang w:val="en-US"/>
              </w:rPr>
              <w:t>HẾT PHỤ LỤC 05</w:t>
            </w:r>
          </w:p>
        </w:tc>
      </w:tr>
    </w:tbl>
    <w:p w14:paraId="4C6B7451" w14:textId="77777777" w:rsidR="000374CD" w:rsidRPr="003307A5" w:rsidRDefault="000374CD" w:rsidP="000374CD">
      <w:pPr>
        <w:widowControl w:val="0"/>
        <w:spacing w:before="120" w:after="120" w:line="276" w:lineRule="auto"/>
        <w:jc w:val="center"/>
        <w:rPr>
          <w:rFonts w:ascii="Tahoma" w:hAnsi="Tahoma" w:cs="Tahoma"/>
          <w:b/>
          <w:color w:val="auto"/>
          <w:sz w:val="20"/>
          <w:szCs w:val="20"/>
          <w:lang w:val="en-US"/>
        </w:rPr>
      </w:pPr>
    </w:p>
    <w:p w14:paraId="515A2217" w14:textId="77777777" w:rsidR="000374CD" w:rsidRPr="003307A5" w:rsidRDefault="000374CD" w:rsidP="000374CD">
      <w:pPr>
        <w:spacing w:before="120" w:after="120"/>
        <w:jc w:val="center"/>
        <w:outlineLvl w:val="0"/>
        <w:rPr>
          <w:rFonts w:ascii="Tahoma" w:hAnsi="Tahoma" w:cs="Tahoma"/>
          <w:color w:val="auto"/>
          <w:lang w:val="en-US"/>
        </w:rPr>
      </w:pPr>
      <w:r w:rsidRPr="003307A5">
        <w:rPr>
          <w:rFonts w:ascii="Tahoma" w:hAnsi="Tahoma" w:cs="Tahoma"/>
          <w:b/>
          <w:color w:val="auto"/>
          <w:sz w:val="20"/>
          <w:szCs w:val="20"/>
          <w:u w:val="single"/>
          <w:lang w:val="en-US"/>
        </w:rPr>
        <w:br w:type="page"/>
      </w:r>
      <w:r w:rsidRPr="003307A5">
        <w:rPr>
          <w:rFonts w:ascii="Tahoma" w:hAnsi="Tahoma" w:cs="Tahoma"/>
          <w:b/>
          <w:color w:val="auto"/>
          <w:sz w:val="20"/>
          <w:szCs w:val="20"/>
          <w:u w:val="single"/>
          <w:lang w:val="en-US"/>
        </w:rPr>
        <w:lastRenderedPageBreak/>
        <w:t>PHỤ LỤC 06 – THÔNG TIN LIÊN HỆ</w:t>
      </w:r>
    </w:p>
    <w:p w14:paraId="09DA9DF5" w14:textId="77777777" w:rsidR="000374CD" w:rsidRPr="003307A5" w:rsidRDefault="000374CD" w:rsidP="000374CD">
      <w:pPr>
        <w:spacing w:before="120" w:after="120"/>
        <w:ind w:left="567"/>
        <w:jc w:val="both"/>
        <w:outlineLvl w:val="0"/>
        <w:rPr>
          <w:rFonts w:ascii="Tahoma" w:hAnsi="Tahoma" w:cs="Tahoma"/>
          <w:color w:val="auto"/>
          <w:sz w:val="20"/>
          <w:lang w:val="en-US"/>
        </w:rPr>
      </w:pPr>
    </w:p>
    <w:p w14:paraId="22EA6C10" w14:textId="77777777" w:rsidR="000374CD" w:rsidRPr="003307A5" w:rsidRDefault="000374CD" w:rsidP="00E54C45">
      <w:pPr>
        <w:numPr>
          <w:ilvl w:val="0"/>
          <w:numId w:val="52"/>
        </w:numPr>
        <w:spacing w:before="120" w:after="120"/>
        <w:ind w:left="567" w:hanging="567"/>
        <w:jc w:val="both"/>
        <w:outlineLvl w:val="0"/>
        <w:rPr>
          <w:rFonts w:ascii="Tahoma" w:hAnsi="Tahoma" w:cs="Tahoma"/>
          <w:color w:val="auto"/>
          <w:sz w:val="20"/>
          <w:lang w:val="en-US"/>
        </w:rPr>
      </w:pPr>
      <w:r w:rsidRPr="003307A5">
        <w:rPr>
          <w:rFonts w:ascii="Tahoma" w:hAnsi="Tahoma" w:cs="Tahoma"/>
          <w:color w:val="auto"/>
          <w:sz w:val="20"/>
          <w:lang w:val="en-US"/>
        </w:rPr>
        <w:t xml:space="preserve">Trong </w:t>
      </w:r>
      <w:proofErr w:type="spellStart"/>
      <w:r w:rsidRPr="003307A5">
        <w:rPr>
          <w:rFonts w:ascii="Tahoma" w:hAnsi="Tahoma" w:cs="Tahoma"/>
          <w:color w:val="auto"/>
          <w:sz w:val="20"/>
          <w:lang w:val="en-US"/>
        </w:rPr>
        <w:t>quá</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trình</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thực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hiện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Hợp</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đồng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các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Bên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sẽ</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trao</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đổi</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và</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liên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hệ</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thông</w:t>
      </w:r>
      <w:proofErr w:type="spellEnd"/>
      <w:r w:rsidRPr="003307A5">
        <w:rPr>
          <w:rFonts w:ascii="Tahoma" w:hAnsi="Tahoma" w:cs="Tahoma"/>
          <w:color w:val="auto"/>
          <w:sz w:val="20"/>
          <w:lang w:val="en-US"/>
        </w:rPr>
        <w:t xml:space="preserve"> qua </w:t>
      </w:r>
      <w:proofErr w:type="spellStart"/>
      <w:r w:rsidRPr="003307A5">
        <w:rPr>
          <w:rFonts w:ascii="Tahoma" w:hAnsi="Tahoma" w:cs="Tahoma"/>
          <w:color w:val="auto"/>
          <w:sz w:val="20"/>
          <w:lang w:val="en-US"/>
        </w:rPr>
        <w:t>các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thông</w:t>
      </w:r>
      <w:proofErr w:type="spellEnd"/>
      <w:r w:rsidRPr="003307A5">
        <w:rPr>
          <w:rFonts w:ascii="Tahoma" w:hAnsi="Tahoma" w:cs="Tahoma"/>
          <w:color w:val="auto"/>
          <w:sz w:val="20"/>
          <w:lang w:val="en-US"/>
        </w:rPr>
        <w:t xml:space="preserve"> tin </w:t>
      </w:r>
      <w:proofErr w:type="spellStart"/>
      <w:r w:rsidRPr="003307A5">
        <w:rPr>
          <w:rFonts w:ascii="Tahoma" w:hAnsi="Tahoma" w:cs="Tahoma"/>
          <w:color w:val="auto"/>
          <w:sz w:val="20"/>
          <w:lang w:val="en-US"/>
        </w:rPr>
        <w:t>dưới</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đây</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để</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xử</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lý</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các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hạng</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mục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liên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quan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và</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các</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vấn</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đề</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phát</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sinh</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nếu</w:t>
      </w:r>
      <w:proofErr w:type="spellEnd"/>
      <w:r w:rsidRPr="003307A5">
        <w:rPr>
          <w:rFonts w:ascii="Tahoma" w:hAnsi="Tahoma" w:cs="Tahoma"/>
          <w:color w:val="auto"/>
          <w:sz w:val="20"/>
          <w:lang w:val="en-US"/>
        </w:rPr>
        <w:t xml:space="preserve"> </w:t>
      </w:r>
      <w:proofErr w:type="spellStart"/>
      <w:r w:rsidRPr="003307A5">
        <w:rPr>
          <w:rFonts w:ascii="Tahoma" w:hAnsi="Tahoma" w:cs="Tahoma"/>
          <w:color w:val="auto"/>
          <w:sz w:val="20"/>
          <w:lang w:val="en-US"/>
        </w:rPr>
        <w:t>có</w:t>
      </w:r>
      <w:proofErr w:type="spellEnd"/>
      <w:proofErr w:type="gramStart"/>
      <w:r w:rsidRPr="003307A5">
        <w:rPr>
          <w:rFonts w:ascii="Tahoma" w:hAnsi="Tahoma" w:cs="Tahoma"/>
          <w:color w:val="auto"/>
          <w:sz w:val="20"/>
          <w:lang w:val="en-US"/>
        </w:rPr>
        <w:t>) :</w:t>
      </w:r>
      <w:proofErr w:type="gramEnd"/>
      <w:r w:rsidRPr="003307A5">
        <w:rPr>
          <w:rFonts w:ascii="Tahoma" w:hAnsi="Tahoma" w:cs="Tahoma"/>
          <w:color w:val="auto"/>
          <w:sz w:val="20"/>
          <w:lang w:val="en-US"/>
        </w:rPr>
        <w:t xml:space="preserve"> </w:t>
      </w:r>
    </w:p>
    <w:tbl>
      <w:tblPr>
        <w:tblW w:w="9243" w:type="dxa"/>
        <w:tblInd w:w="250"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4A0" w:firstRow="1" w:lastRow="0" w:firstColumn="1" w:lastColumn="0" w:noHBand="0" w:noVBand="1"/>
      </w:tblPr>
      <w:tblGrid>
        <w:gridCol w:w="1588"/>
        <w:gridCol w:w="3686"/>
        <w:gridCol w:w="3969"/>
      </w:tblGrid>
      <w:tr w:rsidR="000374CD" w:rsidRPr="003307A5" w14:paraId="1ADFC996" w14:textId="77777777" w:rsidTr="0096254E">
        <w:tc>
          <w:tcPr>
            <w:tcW w:w="1588" w:type="dxa"/>
          </w:tcPr>
          <w:p w14:paraId="16407429"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Nội dung</w:t>
            </w:r>
          </w:p>
        </w:tc>
        <w:tc>
          <w:tcPr>
            <w:tcW w:w="3686" w:type="dxa"/>
          </w:tcPr>
          <w:p w14:paraId="41B51446"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GHN</w:t>
            </w:r>
          </w:p>
        </w:tc>
        <w:tc>
          <w:tcPr>
            <w:tcW w:w="3969" w:type="dxa"/>
          </w:tcPr>
          <w:p w14:paraId="5AD790ED" w14:textId="77777777" w:rsidR="000374CD" w:rsidRPr="003307A5" w:rsidRDefault="000374CD" w:rsidP="0096254E">
            <w:pPr>
              <w:spacing w:before="120" w:after="120"/>
              <w:jc w:val="center"/>
              <w:rPr>
                <w:rFonts w:ascii="Tahoma" w:hAnsi="Tahoma" w:cs="Tahoma"/>
                <w:b/>
                <w:color w:val="auto"/>
                <w:sz w:val="20"/>
                <w:szCs w:val="20"/>
              </w:rPr>
            </w:pPr>
            <w:r w:rsidRPr="003307A5">
              <w:rPr>
                <w:rFonts w:ascii="Tahoma" w:hAnsi="Tahoma" w:cs="Tahoma"/>
                <w:b/>
                <w:color w:val="auto"/>
                <w:sz w:val="20"/>
                <w:szCs w:val="20"/>
              </w:rPr>
              <w:t>KHÁCH HÀNG</w:t>
            </w:r>
          </w:p>
        </w:tc>
      </w:tr>
      <w:tr w:rsidR="000374CD" w:rsidRPr="003307A5" w14:paraId="3DC12A7E" w14:textId="77777777" w:rsidTr="0096254E">
        <w:tc>
          <w:tcPr>
            <w:tcW w:w="1588" w:type="dxa"/>
          </w:tcPr>
          <w:p w14:paraId="16455224" w14:textId="77777777" w:rsidR="000374CD" w:rsidRPr="003307A5" w:rsidRDefault="000374CD" w:rsidP="0096254E">
            <w:pPr>
              <w:spacing w:before="120" w:after="120"/>
              <w:jc w:val="both"/>
              <w:rPr>
                <w:rFonts w:ascii="Tahoma" w:hAnsi="Tahoma" w:cs="Tahoma"/>
                <w:b/>
                <w:color w:val="auto"/>
                <w:sz w:val="20"/>
                <w:szCs w:val="20"/>
                <w:lang w:val="en-US"/>
              </w:rPr>
            </w:pPr>
            <w:r w:rsidRPr="003307A5">
              <w:rPr>
                <w:rFonts w:ascii="Tahoma" w:hAnsi="Tahoma" w:cs="Tahoma"/>
                <w:b/>
                <w:color w:val="auto"/>
                <w:sz w:val="20"/>
                <w:szCs w:val="20"/>
              </w:rPr>
              <w:t xml:space="preserve">Đối soát </w:t>
            </w:r>
            <w:proofErr w:type="spellStart"/>
            <w:r w:rsidRPr="003307A5">
              <w:rPr>
                <w:rFonts w:ascii="Tahoma" w:hAnsi="Tahoma" w:cs="Tahoma"/>
                <w:b/>
                <w:color w:val="auto"/>
                <w:sz w:val="20"/>
                <w:szCs w:val="20"/>
                <w:lang w:val="en-US"/>
              </w:rPr>
              <w:t>Cước</w:t>
            </w:r>
            <w:proofErr w:type="spellEnd"/>
            <w:r w:rsidRPr="003307A5">
              <w:rPr>
                <w:rFonts w:ascii="Tahoma" w:hAnsi="Tahoma" w:cs="Tahoma"/>
                <w:b/>
                <w:color w:val="auto"/>
                <w:sz w:val="20"/>
                <w:szCs w:val="20"/>
                <w:lang w:val="en-US"/>
              </w:rPr>
              <w:t xml:space="preserve"> </w:t>
            </w:r>
            <w:proofErr w:type="spellStart"/>
            <w:r w:rsidRPr="003307A5">
              <w:rPr>
                <w:rFonts w:ascii="Tahoma" w:hAnsi="Tahoma" w:cs="Tahoma"/>
                <w:b/>
                <w:color w:val="auto"/>
                <w:sz w:val="20"/>
                <w:szCs w:val="20"/>
                <w:lang w:val="en-US"/>
              </w:rPr>
              <w:t>phí</w:t>
            </w:r>
            <w:proofErr w:type="spellEnd"/>
          </w:p>
        </w:tc>
        <w:tc>
          <w:tcPr>
            <w:tcW w:w="3686" w:type="dxa"/>
          </w:tcPr>
          <w:p w14:paraId="370E7E00" w14:textId="4EE6B9C2"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420495CD" w14:textId="77777777"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44F39E1B" w14:textId="36A0CD96"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{{GHN-CONTROL-EMAIL}}</w:t>
            </w:r>
          </w:p>
          <w:p w14:paraId="06B58C9E" w14:textId="51055A55" w:rsidR="000374CD"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2441161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{{CUSTOMER-CONTROL-FEE-NAME}}</w:t>
            </w:r>
          </w:p>
          <w:p w14:paraId="6FF88AD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{{CUSTOMER-CONTROL-FEE-TITLE}}</w:t>
            </w:r>
          </w:p>
          <w:p w14:paraId="2CF2BC23"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{{CUSTOMER-CONTROL-FEE-EMAIL}}</w:t>
            </w:r>
          </w:p>
          <w:p w14:paraId="78C8786F" w14:textId="1350FE1E"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{{CUSTOMER-CONTROL-FEE-MOBILE}}</w:t>
            </w:r>
          </w:p>
        </w:tc>
      </w:tr>
      <w:tr w:rsidR="000374CD" w:rsidRPr="003307A5" w14:paraId="5B69363D" w14:textId="77777777" w:rsidTr="0096254E">
        <w:tc>
          <w:tcPr>
            <w:tcW w:w="1588" w:type="dxa"/>
          </w:tcPr>
          <w:p w14:paraId="3687FA77"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 xml:space="preserve">Đối soát </w:t>
            </w:r>
            <w:r w:rsidRPr="003307A5">
              <w:rPr>
                <w:rFonts w:ascii="Tahoma" w:hAnsi="Tahoma" w:cs="Tahoma"/>
                <w:b/>
                <w:color w:val="auto"/>
                <w:sz w:val="20"/>
                <w:szCs w:val="20"/>
                <w:lang w:val="en-US"/>
              </w:rPr>
              <w:t>COD</w:t>
            </w:r>
          </w:p>
        </w:tc>
        <w:tc>
          <w:tcPr>
            <w:tcW w:w="3686" w:type="dxa"/>
          </w:tcPr>
          <w:p w14:paraId="02C3498A" w14:textId="047134A7"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18E8EC9B" w14:textId="77777777"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3AC9B600" w14:textId="77777777"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{{GHN-CONTROL-EMAIL}}</w:t>
            </w:r>
          </w:p>
          <w:p w14:paraId="00213161" w14:textId="6757F79D" w:rsidR="000374CD"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3C37455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{{CUSTOMER-CONTROL-COD-NAME}}</w:t>
            </w:r>
          </w:p>
          <w:p w14:paraId="2F6C7BB1"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{{CUSTOMER-CONTROL-COD-TITLE}}</w:t>
            </w:r>
          </w:p>
          <w:p w14:paraId="6FD201A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{{CUSTOMER-CONTROL-COD-EMAIL}}</w:t>
            </w:r>
          </w:p>
          <w:p w14:paraId="2C588814" w14:textId="6E299A48"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{{CUSTOMER-CONTROL-COD-MOBILE}}</w:t>
            </w:r>
          </w:p>
        </w:tc>
      </w:tr>
      <w:tr w:rsidR="000374CD" w:rsidRPr="003307A5" w14:paraId="7FA2F62C" w14:textId="77777777" w:rsidTr="0096254E">
        <w:tc>
          <w:tcPr>
            <w:tcW w:w="1588" w:type="dxa"/>
          </w:tcPr>
          <w:p w14:paraId="6E52AD3B"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Gửi và Nhận Hóa đơn</w:t>
            </w:r>
          </w:p>
        </w:tc>
        <w:tc>
          <w:tcPr>
            <w:tcW w:w="3686" w:type="dxa"/>
          </w:tcPr>
          <w:p w14:paraId="3D75A203" w14:textId="05FD90BC"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64D51A30" w14:textId="77777777"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5E5AA01E" w14:textId="77777777"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{{GHN-CONTROL-EMAIL}}</w:t>
            </w:r>
          </w:p>
          <w:p w14:paraId="630E0970" w14:textId="55BD8254" w:rsidR="000374CD"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296A45E5"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{{CUSTOMER-SEND-RECEIVE-NAME}}</w:t>
            </w:r>
          </w:p>
          <w:p w14:paraId="6D082639"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{{CUSTOMER-SEND-RECEIVE-TITLE}}</w:t>
            </w:r>
          </w:p>
          <w:p w14:paraId="6CAF563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{{CUSTOMER-SEND-RECEIVE-EMAIL}}</w:t>
            </w:r>
          </w:p>
          <w:p w14:paraId="6B7B98D4" w14:textId="562339F5"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{{CUSTOMER-SEND-RECEIVE-MOBILE}}</w:t>
            </w:r>
          </w:p>
        </w:tc>
      </w:tr>
      <w:tr w:rsidR="000374CD" w:rsidRPr="003307A5" w14:paraId="1ACE4A83" w14:textId="77777777" w:rsidTr="0096254E">
        <w:tc>
          <w:tcPr>
            <w:tcW w:w="1588" w:type="dxa"/>
          </w:tcPr>
          <w:p w14:paraId="29CAEB40" w14:textId="77777777" w:rsidR="000374CD" w:rsidRPr="003307A5" w:rsidRDefault="000374CD" w:rsidP="0096254E">
            <w:pPr>
              <w:spacing w:before="120" w:after="120"/>
              <w:jc w:val="both"/>
              <w:rPr>
                <w:rFonts w:ascii="Tahoma" w:hAnsi="Tahoma" w:cs="Tahoma"/>
                <w:b/>
                <w:color w:val="auto"/>
                <w:sz w:val="20"/>
                <w:szCs w:val="20"/>
              </w:rPr>
            </w:pPr>
            <w:proofErr w:type="spellStart"/>
            <w:r w:rsidRPr="003307A5">
              <w:rPr>
                <w:rFonts w:ascii="Tahoma" w:hAnsi="Tahoma" w:cs="Tahoma"/>
                <w:b/>
                <w:color w:val="auto"/>
                <w:sz w:val="20"/>
                <w:szCs w:val="20"/>
                <w:lang w:val="en-US"/>
              </w:rPr>
              <w:t>Xử</w:t>
            </w:r>
            <w:proofErr w:type="spellEnd"/>
            <w:r w:rsidRPr="003307A5">
              <w:rPr>
                <w:rFonts w:ascii="Tahoma" w:hAnsi="Tahoma" w:cs="Tahoma"/>
                <w:b/>
                <w:color w:val="auto"/>
                <w:sz w:val="20"/>
                <w:szCs w:val="20"/>
                <w:lang w:val="en-US"/>
              </w:rPr>
              <w:t xml:space="preserve"> </w:t>
            </w:r>
            <w:proofErr w:type="spellStart"/>
            <w:r w:rsidRPr="003307A5">
              <w:rPr>
                <w:rFonts w:ascii="Tahoma" w:hAnsi="Tahoma" w:cs="Tahoma"/>
                <w:b/>
                <w:color w:val="auto"/>
                <w:sz w:val="20"/>
                <w:szCs w:val="20"/>
                <w:lang w:val="en-US"/>
              </w:rPr>
              <w:t>lý</w:t>
            </w:r>
            <w:proofErr w:type="spellEnd"/>
            <w:r w:rsidRPr="003307A5">
              <w:rPr>
                <w:rFonts w:ascii="Tahoma" w:hAnsi="Tahoma" w:cs="Tahoma"/>
                <w:b/>
                <w:color w:val="auto"/>
                <w:sz w:val="20"/>
                <w:szCs w:val="20"/>
              </w:rPr>
              <w:t xml:space="preserve"> Đơn hàng</w:t>
            </w:r>
          </w:p>
        </w:tc>
        <w:tc>
          <w:tcPr>
            <w:tcW w:w="3686" w:type="dxa"/>
          </w:tcPr>
          <w:p w14:paraId="72F3D445" w14:textId="6BA63A43"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0F235940" w14:textId="77777777"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5A239B3B" w14:textId="77777777"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{{GHN-CONTROL-EMAIL}}</w:t>
            </w:r>
          </w:p>
          <w:p w14:paraId="01A61838" w14:textId="2306FC01" w:rsidR="000374CD"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7D44CCEC"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{{CUSTOMER-ORDER-PROCESS-NAME}}</w:t>
            </w:r>
          </w:p>
          <w:p w14:paraId="53766C60"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{{CUSTOMER-ORDER-PROCESS-TITLE}}</w:t>
            </w:r>
          </w:p>
          <w:p w14:paraId="0128756C"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{{CUSTOMER-ORDER-PROCESS-EMAIL}}</w:t>
            </w:r>
          </w:p>
          <w:p w14:paraId="4B7D23AC" w14:textId="7A1ACCFA"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{{CUSTOMER-ORDER-PROCESS-MOBILE}}</w:t>
            </w:r>
          </w:p>
        </w:tc>
      </w:tr>
      <w:tr w:rsidR="000374CD" w:rsidRPr="003307A5" w14:paraId="53E4A20B" w14:textId="77777777" w:rsidTr="0096254E">
        <w:tc>
          <w:tcPr>
            <w:tcW w:w="1588" w:type="dxa"/>
          </w:tcPr>
          <w:p w14:paraId="770D52F0"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Các vấn đề phát sinh khác</w:t>
            </w:r>
          </w:p>
        </w:tc>
        <w:tc>
          <w:tcPr>
            <w:tcW w:w="3686" w:type="dxa"/>
          </w:tcPr>
          <w:p w14:paraId="0613DE12" w14:textId="6315FE7E"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{{GHN-CONTROL-NAME}}</w:t>
            </w:r>
          </w:p>
          <w:p w14:paraId="433B1169" w14:textId="77777777"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{{GHN-CONTROL-TITLE}}</w:t>
            </w:r>
          </w:p>
          <w:p w14:paraId="4C17BDD0" w14:textId="77777777" w:rsidR="002D4147"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{{GHN-CONTROL-EMAIL}}</w:t>
            </w:r>
          </w:p>
          <w:p w14:paraId="242BE3A0" w14:textId="45D9B824" w:rsidR="000374CD" w:rsidRPr="00AC7F76" w:rsidRDefault="002D4147" w:rsidP="002D4147">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{{GHN-CONTROL-MOBILE}}</w:t>
            </w:r>
          </w:p>
        </w:tc>
        <w:tc>
          <w:tcPr>
            <w:tcW w:w="3969" w:type="dxa"/>
          </w:tcPr>
          <w:p w14:paraId="1CE0B1C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{{CUSTOMER-OTHER-NAME}}</w:t>
            </w:r>
          </w:p>
          <w:p w14:paraId="73117536"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{{CUSTOMER-OTHER-TITLE}}</w:t>
            </w:r>
          </w:p>
          <w:p w14:paraId="7FCA88DB" w14:textId="77777777" w:rsidR="00AC7F76" w:rsidRPr="00AC7F76" w:rsidRDefault="00AC7F76" w:rsidP="00AC7F76">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{{CUSTOMER-OTHER-EMAIL}}</w:t>
            </w:r>
          </w:p>
          <w:p w14:paraId="082D7B6C" w14:textId="36230F9D" w:rsidR="000374CD" w:rsidRPr="00AC7F76" w:rsidRDefault="00AC7F76" w:rsidP="0096254E">
            <w:pPr>
              <w:spacing w:before="120" w:after="120"/>
              <w:jc w:val="both"/>
              <w:rPr>
                <w:rFonts w:ascii="Tahoma" w:hAnsi="Tahoma" w:cs="Tahoma"/>
                <w:color w:val="auto"/>
                <w:sz w:val="20"/>
                <w:szCs w:val="20"/>
                <w:lang w:val="en-US" w:eastAsia="en-US"/>
              </w:rPr>
            </w:pPr>
            <w:r w:rsidRPr="00AC7F76">
              <w:rPr>
                <w:rFonts w:ascii="Tahoma" w:hAnsi="Tahoma" w:cs="Tahoma"/>
                <w:sz w:val="20"/>
                <w:szCs w:val="20"/>
                <w:lang w:val="en-US" w:eastAsia="en-US"/>
              </w:rPr>
              <w:t>{{CUSTOMER-OTHER-MOBILE}}</w:t>
            </w:r>
          </w:p>
        </w:tc>
      </w:tr>
      <w:tr w:rsidR="000374CD" w:rsidRPr="003307A5" w14:paraId="5B46E4B9" w14:textId="77777777" w:rsidTr="0096254E">
        <w:tc>
          <w:tcPr>
            <w:tcW w:w="1588" w:type="dxa"/>
          </w:tcPr>
          <w:p w14:paraId="0529689A" w14:textId="77777777" w:rsidR="000374CD" w:rsidRPr="003307A5" w:rsidRDefault="000374CD" w:rsidP="0096254E">
            <w:pPr>
              <w:spacing w:before="120" w:after="120"/>
              <w:jc w:val="both"/>
              <w:rPr>
                <w:rFonts w:ascii="Tahoma" w:hAnsi="Tahoma" w:cs="Tahoma"/>
                <w:b/>
                <w:color w:val="auto"/>
                <w:sz w:val="20"/>
                <w:szCs w:val="20"/>
              </w:rPr>
            </w:pPr>
            <w:r w:rsidRPr="003307A5">
              <w:rPr>
                <w:rFonts w:ascii="Tahoma" w:hAnsi="Tahoma" w:cs="Tahoma"/>
                <w:b/>
                <w:color w:val="auto"/>
                <w:sz w:val="20"/>
                <w:szCs w:val="20"/>
              </w:rPr>
              <w:t>Địa chỉ liên hệ giữ</w:t>
            </w:r>
            <w:r w:rsidRPr="008F3CED">
              <w:rPr>
                <w:rFonts w:ascii="Tahoma" w:hAnsi="Tahoma" w:cs="Tahoma"/>
                <w:b/>
                <w:color w:val="auto"/>
                <w:sz w:val="20"/>
                <w:szCs w:val="20"/>
              </w:rPr>
              <w:t>a</w:t>
            </w:r>
            <w:r w:rsidRPr="003307A5">
              <w:rPr>
                <w:rFonts w:ascii="Tahoma" w:hAnsi="Tahoma" w:cs="Tahoma"/>
                <w:b/>
                <w:color w:val="auto"/>
                <w:sz w:val="20"/>
                <w:szCs w:val="20"/>
              </w:rPr>
              <w:t xml:space="preserve"> các Bên</w:t>
            </w:r>
          </w:p>
        </w:tc>
        <w:tc>
          <w:tcPr>
            <w:tcW w:w="3686" w:type="dxa"/>
          </w:tcPr>
          <w:p w14:paraId="209E7EF0" w14:textId="77777777" w:rsidR="000374CD" w:rsidRPr="00AC7F76" w:rsidRDefault="000374CD" w:rsidP="0096254E">
            <w:pPr>
              <w:spacing w:before="120" w:after="120"/>
              <w:jc w:val="both"/>
              <w:rPr>
                <w:rFonts w:ascii="Tahoma" w:hAnsi="Tahoma" w:cs="Tahoma"/>
                <w:color w:val="auto"/>
                <w:sz w:val="20"/>
                <w:szCs w:val="20"/>
                <w:highlight w:val="green"/>
              </w:rPr>
            </w:pPr>
            <w:r w:rsidRPr="00AC7F76">
              <w:rPr>
                <w:rFonts w:ascii="Tahoma" w:hAnsi="Tahoma" w:cs="Tahoma"/>
                <w:color w:val="auto"/>
                <w:sz w:val="20"/>
                <w:szCs w:val="20"/>
              </w:rPr>
              <w:t>Tầng 3 Rivera Park, 7/28 Thành Thái, Phường 14, Quận 10, TPHCM</w:t>
            </w:r>
          </w:p>
        </w:tc>
        <w:tc>
          <w:tcPr>
            <w:tcW w:w="3969" w:type="dxa"/>
          </w:tcPr>
          <w:p w14:paraId="7B78905B" w14:textId="1853D76E" w:rsidR="000374CD" w:rsidRPr="00AC7F76" w:rsidRDefault="00AC7F76" w:rsidP="0096254E">
            <w:pPr>
              <w:spacing w:before="120" w:after="120"/>
              <w:jc w:val="both"/>
              <w:rPr>
                <w:rFonts w:ascii="Tahoma" w:hAnsi="Tahoma" w:cs="Tahoma"/>
                <w:color w:val="auto"/>
                <w:sz w:val="20"/>
                <w:szCs w:val="20"/>
                <w:highlight w:val="green"/>
                <w:lang w:val="en-US"/>
              </w:rPr>
            </w:pPr>
            <w:r w:rsidRPr="00AC7F76">
              <w:rPr>
                <w:rFonts w:ascii="Tahoma" w:hAnsi="Tahoma" w:cs="Tahoma"/>
                <w:sz w:val="20"/>
                <w:szCs w:val="20"/>
              </w:rPr>
              <w:t>{{CUSTOMER-COMPANY-ADDRESS}}</w:t>
            </w:r>
          </w:p>
        </w:tc>
      </w:tr>
    </w:tbl>
    <w:p w14:paraId="49C17C2D" w14:textId="77777777" w:rsidR="000374CD" w:rsidRPr="003307A5" w:rsidRDefault="000374CD" w:rsidP="000374CD">
      <w:pPr>
        <w:spacing w:before="120" w:after="120"/>
        <w:jc w:val="both"/>
        <w:outlineLvl w:val="0"/>
        <w:rPr>
          <w:rFonts w:ascii="Tahoma" w:hAnsi="Tahoma" w:cs="Tahoma"/>
          <w:color w:val="auto"/>
          <w:sz w:val="20"/>
          <w:szCs w:val="20"/>
        </w:rPr>
      </w:pPr>
    </w:p>
    <w:p w14:paraId="1EC5A490" w14:textId="77777777" w:rsidR="000374CD" w:rsidRPr="003307A5" w:rsidRDefault="000374CD" w:rsidP="00E54C45">
      <w:pPr>
        <w:numPr>
          <w:ilvl w:val="0"/>
          <w:numId w:val="52"/>
        </w:numPr>
        <w:spacing w:before="120" w:after="120"/>
        <w:ind w:left="567" w:hanging="567"/>
        <w:jc w:val="both"/>
        <w:outlineLvl w:val="0"/>
        <w:rPr>
          <w:rFonts w:ascii="Tahoma" w:hAnsi="Tahoma" w:cs="Tahoma"/>
          <w:sz w:val="20"/>
          <w:szCs w:val="20"/>
        </w:rPr>
      </w:pPr>
      <w:r w:rsidRPr="003307A5">
        <w:rPr>
          <w:rFonts w:ascii="Tahoma" w:hAnsi="Tahoma" w:cs="Tahoma"/>
          <w:sz w:val="20"/>
          <w:szCs w:val="20"/>
        </w:rPr>
        <w:t xml:space="preserve">Các Bên chỉ tiếp nhận và giải quyết các vấn đề liên quan đến việc thực hiện Hợp đồng theo thông tin đầu mối liên hệ tại Phụ lục này hoặc bởi người đại diện theo pháp luật của Mỗi Bên, trong mọi trường hợp các thông báo đến từ bên thứ ba sẽ không hợp lệ, trừ trường hợp thông báo đó được gửi bằng văn bản qua đường chuyển phát và có chữ ký của người đại diện theo pháp luật và con dấu pháp nhân của Bên phát hành. </w:t>
      </w:r>
    </w:p>
    <w:p w14:paraId="1F46F677" w14:textId="77777777" w:rsidR="000374CD" w:rsidRPr="003307A5" w:rsidRDefault="000374CD" w:rsidP="000374CD">
      <w:pPr>
        <w:spacing w:before="120" w:after="120"/>
        <w:ind w:left="567"/>
        <w:jc w:val="both"/>
        <w:outlineLvl w:val="0"/>
        <w:rPr>
          <w:rFonts w:ascii="Tahoma" w:hAnsi="Tahoma" w:cs="Tahoma"/>
          <w:sz w:val="20"/>
          <w:szCs w:val="20"/>
        </w:rPr>
      </w:pPr>
      <w:r w:rsidRPr="003307A5">
        <w:rPr>
          <w:rFonts w:ascii="Tahoma" w:hAnsi="Tahoma" w:cs="Tahoma"/>
          <w:sz w:val="20"/>
          <w:szCs w:val="20"/>
        </w:rPr>
        <w:lastRenderedPageBreak/>
        <w:t xml:space="preserve">Trong trường hợp thông báo không gửi được hoặc bị từ chối nhận với bất cứ lý do gì, thì Bên thay đổi cần có giấy xác nhận đã thông báo theo đúng cách. </w:t>
      </w:r>
    </w:p>
    <w:p w14:paraId="0069F805" w14:textId="77777777" w:rsidR="000374CD" w:rsidRPr="003307A5" w:rsidRDefault="000374CD" w:rsidP="000374CD">
      <w:pPr>
        <w:spacing w:before="120" w:after="120"/>
        <w:ind w:left="567"/>
        <w:jc w:val="both"/>
        <w:outlineLvl w:val="0"/>
        <w:rPr>
          <w:rFonts w:ascii="Tahoma" w:hAnsi="Tahoma" w:cs="Tahoma"/>
          <w:sz w:val="20"/>
          <w:szCs w:val="20"/>
        </w:rPr>
      </w:pPr>
      <w:r w:rsidRPr="003307A5">
        <w:rPr>
          <w:rFonts w:ascii="Tahoma" w:hAnsi="Tahoma" w:cs="Tahoma"/>
          <w:sz w:val="20"/>
          <w:szCs w:val="20"/>
        </w:rPr>
        <w:t>Trường hợp có sự thay đổi về thông tin liên hệ Các Bên tại Phụ lục này thì Bên có sự thay đổi phải thông báo cho Bên còn lại và Các Bên sẽ lập phụ lục điều chỉnh. Trường hợp Bên nào có sự thay đổi về nhân sự liên hệ mà không thông báo thì mọi thông báo được gửi đến thông tin của các nhân sự tại Phụ lục này được xác nhận là hợp pháp và là cơ sở để giải quyết vấn đề.</w:t>
      </w:r>
    </w:p>
    <w:p w14:paraId="7C5C818C" w14:textId="77777777" w:rsidR="000374CD" w:rsidRPr="003307A5" w:rsidRDefault="000374CD" w:rsidP="00E54C45">
      <w:pPr>
        <w:numPr>
          <w:ilvl w:val="0"/>
          <w:numId w:val="52"/>
        </w:numPr>
        <w:spacing w:before="120" w:after="120"/>
        <w:ind w:left="567" w:hanging="567"/>
        <w:jc w:val="both"/>
        <w:outlineLvl w:val="0"/>
        <w:rPr>
          <w:rFonts w:ascii="Tahoma" w:hAnsi="Tahoma" w:cs="Tahoma"/>
          <w:color w:val="auto"/>
          <w:sz w:val="20"/>
          <w:szCs w:val="20"/>
        </w:rPr>
      </w:pPr>
      <w:r w:rsidRPr="003307A5">
        <w:rPr>
          <w:rFonts w:ascii="Tahoma" w:hAnsi="Tahoma" w:cs="Tahoma"/>
          <w:color w:val="auto"/>
          <w:sz w:val="20"/>
          <w:szCs w:val="20"/>
        </w:rPr>
        <w:t xml:space="preserve">Phụ lục này là một </w:t>
      </w:r>
      <w:r w:rsidRPr="008F3CED">
        <w:rPr>
          <w:rFonts w:ascii="Tahoma" w:hAnsi="Tahoma" w:cs="Tahoma"/>
          <w:color w:val="auto"/>
          <w:sz w:val="20"/>
        </w:rPr>
        <w:t>phần</w:t>
      </w:r>
      <w:r w:rsidRPr="003307A5">
        <w:rPr>
          <w:rFonts w:ascii="Tahoma" w:hAnsi="Tahoma" w:cs="Tahoma"/>
          <w:color w:val="auto"/>
          <w:sz w:val="20"/>
          <w:szCs w:val="20"/>
        </w:rPr>
        <w:t xml:space="preserve"> không thể tách rời của Hợp đồng, đính kèm cùng Hợp đồng, Điều khoản Tiêu chuẩn, Điều khoản Sử dụng Dịch vụ và các phụ lục khác là một thể thống nhất</w:t>
      </w:r>
      <w:r w:rsidRPr="008F3CED">
        <w:rPr>
          <w:rFonts w:ascii="Tahoma" w:hAnsi="Tahoma" w:cs="Tahoma"/>
          <w:color w:val="auto"/>
          <w:sz w:val="20"/>
          <w:szCs w:val="20"/>
        </w:rPr>
        <w:t>.</w:t>
      </w:r>
      <w:r w:rsidRPr="003307A5">
        <w:rPr>
          <w:rFonts w:ascii="Tahoma" w:hAnsi="Tahoma" w:cs="Tahoma"/>
          <w:color w:val="auto"/>
          <w:sz w:val="20"/>
          <w:szCs w:val="20"/>
        </w:rPr>
        <w:t>/.</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355"/>
      </w:tblGrid>
      <w:tr w:rsidR="000374CD" w:rsidRPr="003307A5" w14:paraId="3187925D" w14:textId="77777777" w:rsidTr="0096254E">
        <w:tc>
          <w:tcPr>
            <w:tcW w:w="9571" w:type="dxa"/>
          </w:tcPr>
          <w:p w14:paraId="03E2DEBC" w14:textId="77777777" w:rsidR="000374CD" w:rsidRPr="003307A5" w:rsidRDefault="000374CD" w:rsidP="0096254E">
            <w:pPr>
              <w:spacing w:before="120" w:after="120" w:line="276" w:lineRule="auto"/>
              <w:jc w:val="center"/>
              <w:rPr>
                <w:rFonts w:ascii="Tahoma" w:eastAsia="Arial" w:hAnsi="Tahoma" w:cs="Tahoma"/>
                <w:b/>
                <w:color w:val="auto"/>
                <w:sz w:val="20"/>
                <w:szCs w:val="20"/>
                <w:lang w:val="en-US"/>
              </w:rPr>
            </w:pPr>
            <w:r w:rsidRPr="003307A5">
              <w:rPr>
                <w:rFonts w:ascii="Tahoma" w:hAnsi="Tahoma" w:cs="Tahoma"/>
                <w:b/>
                <w:color w:val="auto"/>
                <w:sz w:val="20"/>
                <w:szCs w:val="20"/>
                <w:lang w:val="it-IT"/>
              </w:rPr>
              <w:t>HẾT PHỤ LỤC 06</w:t>
            </w:r>
          </w:p>
        </w:tc>
      </w:tr>
    </w:tbl>
    <w:p w14:paraId="3906B8E0"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51EF40F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629C2A88"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1C18855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73C01D97" w14:textId="77777777" w:rsidR="000374CD" w:rsidRPr="003307A5" w:rsidRDefault="000374CD" w:rsidP="000374CD">
      <w:pPr>
        <w:pStyle w:val="ListParagraph"/>
        <w:spacing w:before="120" w:after="120" w:line="276" w:lineRule="auto"/>
        <w:ind w:left="0"/>
        <w:contextualSpacing w:val="0"/>
        <w:jc w:val="both"/>
        <w:rPr>
          <w:rFonts w:ascii="Tahoma" w:hAnsi="Tahoma" w:cs="Tahoma"/>
          <w:color w:val="auto"/>
          <w:sz w:val="20"/>
          <w:szCs w:val="20"/>
          <w:lang w:val="en-US"/>
        </w:rPr>
      </w:pPr>
    </w:p>
    <w:p w14:paraId="2C3C1288" w14:textId="77777777" w:rsidR="00D2346D" w:rsidRDefault="00D2346D"/>
    <w:sectPr w:rsidR="00D2346D" w:rsidSect="0096254E">
      <w:headerReference w:type="default" r:id="rId15"/>
      <w:footerReference w:type="default" r:id="rId16"/>
      <w:pgSz w:w="11907" w:h="16840" w:code="9"/>
      <w:pgMar w:top="851" w:right="1134" w:bottom="851" w:left="1418"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0" w:author="Trinh Nguyen" w:date="2025-12-17T17:13:00Z" w:initials="NTTT">
    <w:p w14:paraId="5CE60786" w14:textId="4BF2C3BB" w:rsidR="002E14A3" w:rsidRDefault="002E14A3">
      <w:pPr>
        <w:pStyle w:val="CommentText"/>
      </w:pPr>
      <w:r>
        <w:rPr>
          <w:rStyle w:val="CommentReference"/>
        </w:rPr>
        <w:annotationRef/>
      </w:r>
      <w:r>
        <w:t>Check lại thời điểm xuất hóa đơn khi nào? sau khi đơn hàng giao thành công? Hay thời điểm nào?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E607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4D880F" w16cex:dateUtc="2025-12-17T1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E60786" w16cid:durableId="604D88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EA941" w14:textId="77777777" w:rsidR="00E14CCE" w:rsidRDefault="00E14CCE" w:rsidP="000374CD">
      <w:r>
        <w:separator/>
      </w:r>
    </w:p>
  </w:endnote>
  <w:endnote w:type="continuationSeparator" w:id="0">
    <w:p w14:paraId="19839B8C" w14:textId="77777777" w:rsidR="00E14CCE" w:rsidRDefault="00E14CCE" w:rsidP="00037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8D52C" w14:textId="6EBB407E" w:rsidR="0096254E" w:rsidRPr="00A040AC" w:rsidRDefault="0096254E" w:rsidP="0096254E">
    <w:pPr>
      <w:pStyle w:val="Footer"/>
      <w:spacing w:before="240"/>
      <w:jc w:val="right"/>
      <w:rPr>
        <w:sz w:val="22"/>
      </w:rPr>
    </w:pPr>
    <w:r>
      <w:rPr>
        <w:rFonts w:ascii="Arial" w:hAnsi="Arial" w:cs="Arial"/>
        <w:i/>
        <w:sz w:val="18"/>
        <w:lang w:val="en-US"/>
      </w:rPr>
      <w:t xml:space="preserve">GHN </w:t>
    </w:r>
    <w:proofErr w:type="spellStart"/>
    <w:r>
      <w:rPr>
        <w:rFonts w:ascii="Arial" w:hAnsi="Arial" w:cs="Arial"/>
        <w:i/>
        <w:sz w:val="18"/>
        <w:lang w:val="en-US"/>
      </w:rPr>
      <w:t>Express_H</w:t>
    </w:r>
    <w:r w:rsidR="00C21C3C">
      <w:rPr>
        <w:rFonts w:ascii="Arial" w:hAnsi="Arial" w:cs="Arial"/>
        <w:i/>
        <w:sz w:val="18"/>
        <w:lang w:val="en-US"/>
      </w:rPr>
      <w:t>ợ</w:t>
    </w:r>
    <w:r>
      <w:rPr>
        <w:rFonts w:ascii="Arial" w:hAnsi="Arial" w:cs="Arial"/>
        <w:i/>
        <w:sz w:val="18"/>
        <w:lang w:val="en-US"/>
      </w:rPr>
      <w:t>p</w:t>
    </w:r>
    <w:proofErr w:type="spellEnd"/>
    <w:r>
      <w:rPr>
        <w:rFonts w:ascii="Arial" w:hAnsi="Arial" w:cs="Arial"/>
        <w:i/>
        <w:sz w:val="18"/>
        <w:lang w:val="en-US"/>
      </w:rPr>
      <w:t xml:space="preserve"> </w:t>
    </w:r>
    <w:proofErr w:type="spellStart"/>
    <w:r>
      <w:rPr>
        <w:rFonts w:ascii="Arial" w:hAnsi="Arial" w:cs="Arial"/>
        <w:i/>
        <w:sz w:val="18"/>
        <w:lang w:val="en-US"/>
      </w:rPr>
      <w:t>đồng</w:t>
    </w:r>
    <w:proofErr w:type="spellEnd"/>
    <w:r>
      <w:rPr>
        <w:rFonts w:ascii="Arial" w:hAnsi="Arial" w:cs="Arial"/>
        <w:i/>
        <w:sz w:val="18"/>
        <w:lang w:val="en-US"/>
      </w:rPr>
      <w:t xml:space="preserve"> </w:t>
    </w:r>
    <w:proofErr w:type="spellStart"/>
    <w:r>
      <w:rPr>
        <w:rFonts w:ascii="Arial" w:hAnsi="Arial" w:cs="Arial"/>
        <w:i/>
        <w:sz w:val="18"/>
        <w:lang w:val="en-US"/>
      </w:rPr>
      <w:t>C</w:t>
    </w:r>
    <w:r w:rsidR="00563178">
      <w:rPr>
        <w:rFonts w:ascii="Arial" w:hAnsi="Arial" w:cs="Arial"/>
        <w:i/>
        <w:sz w:val="18"/>
        <w:lang w:val="en-US"/>
      </w:rPr>
      <w:t>ấn</w:t>
    </w:r>
    <w:proofErr w:type="spellEnd"/>
    <w:r w:rsidR="00563178">
      <w:rPr>
        <w:rFonts w:ascii="Arial" w:hAnsi="Arial" w:cs="Arial"/>
        <w:i/>
        <w:sz w:val="18"/>
        <w:lang w:val="en-US"/>
      </w:rPr>
      <w:t xml:space="preserve"> COD</w:t>
    </w:r>
    <w:r w:rsidR="00005B21">
      <w:rPr>
        <w:rFonts w:ascii="Arial" w:hAnsi="Arial" w:cs="Arial"/>
        <w:i/>
        <w:sz w:val="18"/>
        <w:lang w:val="en-US"/>
      </w:rPr>
      <w:t xml:space="preserve"> version </w:t>
    </w:r>
    <w:r w:rsidR="00997026">
      <w:rPr>
        <w:rFonts w:ascii="Arial" w:hAnsi="Arial" w:cs="Arial"/>
        <w:i/>
        <w:sz w:val="18"/>
      </w:rPr>
      <w:t>1</w:t>
    </w:r>
    <w:ins w:id="101" w:author="Trinh Nguyen" w:date="2025-12-18T11:25:00Z" w16du:dateUtc="2025-12-18T04:25:00Z">
      <w:r w:rsidR="000F364F">
        <w:rPr>
          <w:rFonts w:ascii="Arial" w:hAnsi="Arial" w:cs="Arial"/>
          <w:i/>
          <w:sz w:val="18"/>
        </w:rPr>
        <w:t>3</w:t>
      </w:r>
    </w:ins>
    <w:del w:id="102" w:author="Trinh Nguyen" w:date="2025-12-18T11:25:00Z" w16du:dateUtc="2025-12-18T04:25:00Z">
      <w:r w:rsidR="00AC1D3B" w:rsidDel="000F364F">
        <w:rPr>
          <w:rFonts w:ascii="Arial" w:hAnsi="Arial" w:cs="Arial"/>
          <w:i/>
          <w:sz w:val="18"/>
        </w:rPr>
        <w:delText>2</w:delText>
      </w:r>
    </w:del>
    <w:r>
      <w:rPr>
        <w:rFonts w:ascii="Arial" w:hAnsi="Arial" w:cs="Arial"/>
        <w:sz w:val="18"/>
        <w:lang w:val="en-US"/>
      </w:rPr>
      <w:t>_</w:t>
    </w:r>
    <w:ins w:id="103" w:author="Trinh Nguyen" w:date="2025-12-18T11:26:00Z" w16du:dateUtc="2025-12-18T04:26:00Z">
      <w:r w:rsidR="000F364F">
        <w:rPr>
          <w:rFonts w:ascii="Arial" w:hAnsi="Arial" w:cs="Arial"/>
          <w:sz w:val="18"/>
        </w:rPr>
        <w:t>Dec</w:t>
      </w:r>
    </w:ins>
    <w:del w:id="104" w:author="Trinh Nguyen" w:date="2025-12-18T11:26:00Z" w16du:dateUtc="2025-12-18T04:26:00Z">
      <w:r w:rsidR="00AC1D3B" w:rsidDel="000F364F">
        <w:rPr>
          <w:rFonts w:ascii="Arial" w:hAnsi="Arial" w:cs="Arial"/>
          <w:sz w:val="18"/>
          <w:lang w:val="en-US"/>
        </w:rPr>
        <w:delText>J</w:delText>
      </w:r>
    </w:del>
    <w:del w:id="105" w:author="Trinh Nguyen" w:date="2025-12-18T11:25:00Z" w16du:dateUtc="2025-12-18T04:25:00Z">
      <w:r w:rsidR="00AC1D3B" w:rsidDel="000F364F">
        <w:rPr>
          <w:rFonts w:ascii="Arial" w:hAnsi="Arial" w:cs="Arial"/>
          <w:sz w:val="18"/>
          <w:lang w:val="en-US"/>
        </w:rPr>
        <w:delText>uly</w:delText>
      </w:r>
    </w:del>
    <w:r w:rsidR="00CF7CB6">
      <w:rPr>
        <w:rFonts w:ascii="Arial" w:hAnsi="Arial" w:cs="Arial"/>
        <w:i/>
        <w:iCs/>
        <w:sz w:val="18"/>
      </w:rPr>
      <w:t>2025</w:t>
    </w:r>
    <w:r>
      <w:rPr>
        <w:rFonts w:ascii="Arial" w:hAnsi="Arial" w:cs="Arial"/>
        <w:sz w:val="18"/>
        <w:lang w:val="en-US"/>
      </w:rPr>
      <w:t xml:space="preserve"> </w:t>
    </w:r>
    <w:r w:rsidRPr="00A040AC">
      <w:rPr>
        <w:rFonts w:ascii="Arial" w:hAnsi="Arial" w:cs="Arial"/>
        <w:sz w:val="18"/>
      </w:rPr>
      <w:t xml:space="preserve">| </w:t>
    </w:r>
    <w:r w:rsidRPr="00A040AC">
      <w:rPr>
        <w:rFonts w:ascii="Arial" w:hAnsi="Arial" w:cs="Arial"/>
        <w:sz w:val="18"/>
      </w:rPr>
      <w:fldChar w:fldCharType="begin"/>
    </w:r>
    <w:r w:rsidRPr="00A040AC">
      <w:rPr>
        <w:rFonts w:ascii="Arial" w:hAnsi="Arial" w:cs="Arial"/>
        <w:sz w:val="18"/>
      </w:rPr>
      <w:instrText xml:space="preserve"> PAGE   \* MERGEFORMAT </w:instrText>
    </w:r>
    <w:r w:rsidRPr="00A040AC">
      <w:rPr>
        <w:rFonts w:ascii="Arial" w:hAnsi="Arial" w:cs="Arial"/>
        <w:sz w:val="18"/>
      </w:rPr>
      <w:fldChar w:fldCharType="separate"/>
    </w:r>
    <w:r w:rsidR="00972707">
      <w:rPr>
        <w:rFonts w:ascii="Arial" w:hAnsi="Arial" w:cs="Arial"/>
        <w:noProof/>
        <w:sz w:val="18"/>
      </w:rPr>
      <w:t>10</w:t>
    </w:r>
    <w:r w:rsidRPr="00A040AC">
      <w:rPr>
        <w:rFonts w:ascii="Arial" w:hAnsi="Arial" w:cs="Arial"/>
        <w:noProof/>
        <w:sz w:val="18"/>
      </w:rPr>
      <w:fldChar w:fldCharType="end"/>
    </w:r>
    <w:r w:rsidRPr="00A040AC">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AACC0" w14:textId="77777777" w:rsidR="00E14CCE" w:rsidRDefault="00E14CCE" w:rsidP="000374CD">
      <w:r>
        <w:separator/>
      </w:r>
    </w:p>
  </w:footnote>
  <w:footnote w:type="continuationSeparator" w:id="0">
    <w:p w14:paraId="06B6B8AE" w14:textId="77777777" w:rsidR="00E14CCE" w:rsidRDefault="00E14CCE" w:rsidP="000374CD">
      <w:r>
        <w:continuationSeparator/>
      </w:r>
    </w:p>
  </w:footnote>
  <w:footnote w:id="1">
    <w:p w14:paraId="07D4113C" w14:textId="77777777" w:rsidR="0096254E" w:rsidRPr="00A03342" w:rsidRDefault="0096254E" w:rsidP="000374CD">
      <w:pPr>
        <w:pStyle w:val="FootnoteText"/>
        <w:jc w:val="both"/>
        <w:rPr>
          <w:i/>
          <w:sz w:val="16"/>
          <w:lang w:val="en-US"/>
        </w:rPr>
      </w:pPr>
      <w:r w:rsidRPr="00A03342">
        <w:rPr>
          <w:rStyle w:val="FootnoteReference"/>
          <w:i/>
          <w:sz w:val="16"/>
        </w:rPr>
        <w:footnoteRef/>
      </w:r>
      <w:r w:rsidRPr="00A03342">
        <w:rPr>
          <w:i/>
          <w:sz w:val="16"/>
        </w:rPr>
        <w:t xml:space="preserve"> </w:t>
      </w:r>
      <w:r w:rsidRPr="00A03342">
        <w:rPr>
          <w:i/>
          <w:sz w:val="16"/>
          <w:lang w:val="en-US"/>
        </w:rPr>
        <w:t>Phiếu có giá trị quy đổi có thể được bồi thường bao gồm phiếu mua hàng giảm giá, phiếu quà tặng, hoặc các loại phiếu tương tự có giá trị quy đổi thành lợi ích.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A272DA" w:rsidRPr="00022732" w14:paraId="1C274C01" w14:textId="77777777" w:rsidTr="00DE5703">
      <w:trPr>
        <w:trHeight w:val="1425"/>
        <w:jc w:val="center"/>
      </w:trPr>
      <w:tc>
        <w:tcPr>
          <w:tcW w:w="4299" w:type="dxa"/>
          <w:vAlign w:val="center"/>
        </w:tcPr>
        <w:p w14:paraId="5B10EB7B" w14:textId="77777777" w:rsidR="00A272DA" w:rsidRPr="007A5498" w:rsidRDefault="00A272DA" w:rsidP="00A272DA">
          <w:pPr>
            <w:tabs>
              <w:tab w:val="center" w:pos="2041"/>
              <w:tab w:val="right" w:pos="4083"/>
            </w:tabs>
            <w:spacing w:before="120" w:after="120" w:line="360" w:lineRule="auto"/>
            <w:rPr>
              <w:b/>
              <w:bCs/>
              <w:sz w:val="48"/>
              <w:szCs w:val="48"/>
            </w:rPr>
          </w:pPr>
          <w:r>
            <w:rPr>
              <w:noProof/>
            </w:rPr>
            <w:drawing>
              <wp:inline distT="0" distB="0" distL="0" distR="0" wp14:anchorId="2A889952" wp14:editId="556EA4EC">
                <wp:extent cx="2181225" cy="7905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790575"/>
                        </a:xfrm>
                        <a:prstGeom prst="rect">
                          <a:avLst/>
                        </a:prstGeom>
                        <a:noFill/>
                        <a:ln>
                          <a:noFill/>
                        </a:ln>
                      </pic:spPr>
                    </pic:pic>
                  </a:graphicData>
                </a:graphic>
              </wp:inline>
            </w:drawing>
          </w:r>
        </w:p>
      </w:tc>
      <w:tc>
        <w:tcPr>
          <w:tcW w:w="6095" w:type="dxa"/>
          <w:vAlign w:val="center"/>
        </w:tcPr>
        <w:p w14:paraId="3326B755" w14:textId="77777777" w:rsidR="00A272DA" w:rsidRPr="00CA59DF" w:rsidRDefault="00A272DA" w:rsidP="00A272DA">
          <w:pPr>
            <w:spacing w:before="120" w:after="120"/>
            <w:jc w:val="right"/>
            <w:rPr>
              <w:rFonts w:ascii="Arial" w:hAnsi="Arial" w:cs="Arial"/>
              <w:bCs/>
              <w:sz w:val="16"/>
              <w:szCs w:val="18"/>
            </w:rPr>
          </w:pPr>
          <w:r w:rsidRPr="00CA59DF">
            <w:rPr>
              <w:rFonts w:ascii="Arial" w:hAnsi="Arial" w:cs="Arial"/>
              <w:b/>
              <w:bCs/>
              <w:sz w:val="16"/>
              <w:szCs w:val="18"/>
            </w:rPr>
            <w:t>Công Ty Cổ Phần Dịch Vụ Giao Hàng Nhanh</w:t>
          </w:r>
        </w:p>
        <w:p w14:paraId="6F541610" w14:textId="2B1660B1" w:rsidR="00A272DA" w:rsidRPr="00CA59DF" w:rsidRDefault="00A272DA" w:rsidP="00A272DA">
          <w:pPr>
            <w:spacing w:before="120" w:after="120"/>
            <w:jc w:val="right"/>
            <w:rPr>
              <w:rFonts w:ascii="Arial" w:hAnsi="Arial" w:cs="Arial"/>
              <w:bCs/>
              <w:sz w:val="16"/>
              <w:szCs w:val="18"/>
            </w:rPr>
          </w:pPr>
          <w:r w:rsidRPr="00CA59DF">
            <w:rPr>
              <w:rFonts w:ascii="Arial" w:hAnsi="Arial" w:cs="Arial"/>
              <w:bCs/>
              <w:sz w:val="16"/>
              <w:szCs w:val="18"/>
            </w:rPr>
            <w:t xml:space="preserve">Trụ sở: </w:t>
          </w:r>
          <w:r w:rsidRPr="00CA59DF">
            <w:rPr>
              <w:rFonts w:ascii="Arial" w:hAnsi="Arial" w:cs="Arial"/>
              <w:sz w:val="16"/>
              <w:szCs w:val="18"/>
            </w:rPr>
            <w:t>405/15 Xô Viết Nghệ Tĩnh, Phường Bình Thạnh, TP</w:t>
          </w:r>
          <w:r w:rsidRPr="008F3CED">
            <w:rPr>
              <w:rFonts w:ascii="Arial" w:hAnsi="Arial" w:cs="Arial"/>
              <w:sz w:val="16"/>
              <w:szCs w:val="18"/>
            </w:rPr>
            <w:t>.</w:t>
          </w:r>
          <w:r w:rsidRPr="00CA59DF">
            <w:rPr>
              <w:rFonts w:ascii="Arial" w:hAnsi="Arial" w:cs="Arial"/>
              <w:sz w:val="16"/>
              <w:szCs w:val="18"/>
            </w:rPr>
            <w:t>HCM</w:t>
          </w:r>
        </w:p>
        <w:p w14:paraId="07DF4A05" w14:textId="363EBB32" w:rsidR="00A272DA" w:rsidRPr="00022732" w:rsidRDefault="00A272DA" w:rsidP="00A272DA">
          <w:pPr>
            <w:spacing w:before="120" w:after="120"/>
            <w:jc w:val="right"/>
            <w:rPr>
              <w:b/>
              <w:bCs/>
              <w:sz w:val="18"/>
              <w:szCs w:val="18"/>
            </w:rPr>
          </w:pPr>
          <w:r w:rsidRPr="00CA59DF">
            <w:rPr>
              <w:rFonts w:ascii="Arial" w:hAnsi="Arial" w:cs="Arial"/>
              <w:bCs/>
              <w:sz w:val="16"/>
              <w:szCs w:val="18"/>
            </w:rPr>
            <w:t xml:space="preserve">Liên hệ: Tầng 3, Rivera Park, 7/28 Thành Thái, Phường </w:t>
          </w:r>
          <w:r w:rsidR="000E232A">
            <w:rPr>
              <w:rFonts w:ascii="Arial" w:hAnsi="Arial" w:cs="Arial"/>
              <w:bCs/>
              <w:sz w:val="16"/>
              <w:szCs w:val="18"/>
            </w:rPr>
            <w:t xml:space="preserve">Diên Hồng, </w:t>
          </w:r>
          <w:r w:rsidRPr="00CA59DF">
            <w:rPr>
              <w:rFonts w:ascii="Arial" w:hAnsi="Arial" w:cs="Arial"/>
              <w:bCs/>
              <w:sz w:val="16"/>
              <w:szCs w:val="18"/>
            </w:rPr>
            <w:t>TP.HCM</w:t>
          </w:r>
        </w:p>
      </w:tc>
    </w:tr>
  </w:tbl>
  <w:p w14:paraId="00ACDC92" w14:textId="77777777" w:rsidR="0096254E" w:rsidRPr="00A272DA" w:rsidRDefault="0096254E" w:rsidP="00A272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F394193E"/>
    <w:lvl w:ilvl="0" w:tplc="FFFFFFFF">
      <w:start w:val="1"/>
      <w:numFmt w:val="decimal"/>
      <w:lvlText w:val="%1."/>
      <w:lvlJc w:val="left"/>
    </w:lvl>
    <w:lvl w:ilvl="1" w:tplc="E6B43E2C">
      <w:start w:val="1"/>
      <w:numFmt w:val="lowerLetter"/>
      <w:lvlText w:val="%2."/>
      <w:lvlJc w:val="left"/>
      <w:rPr>
        <w:b w:val="0"/>
        <w:bCs/>
      </w:rPr>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7A097D"/>
    <w:multiLevelType w:val="hybridMultilevel"/>
    <w:tmpl w:val="55BC9C2E"/>
    <w:lvl w:ilvl="0" w:tplc="C58E53AE">
      <w:start w:val="1"/>
      <w:numFmt w:val="decimal"/>
      <w:lvlText w:val="10.%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677856"/>
    <w:multiLevelType w:val="hybridMultilevel"/>
    <w:tmpl w:val="7E8C4028"/>
    <w:lvl w:ilvl="0" w:tplc="C9F66C54">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D15AD4"/>
    <w:multiLevelType w:val="hybridMultilevel"/>
    <w:tmpl w:val="8A3EE0CA"/>
    <w:lvl w:ilvl="0" w:tplc="04090019">
      <w:start w:val="1"/>
      <w:numFmt w:val="lowerLetter"/>
      <w:lvlText w:val="%1."/>
      <w:lvlJc w:val="left"/>
      <w:pPr>
        <w:ind w:left="180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796EAD"/>
    <w:multiLevelType w:val="hybridMultilevel"/>
    <w:tmpl w:val="34A277EC"/>
    <w:lvl w:ilvl="0" w:tplc="1716EB9A">
      <w:start w:val="1"/>
      <w:numFmt w:val="decimal"/>
      <w:lvlText w:val="2.%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0C9A17EA"/>
    <w:multiLevelType w:val="hybridMultilevel"/>
    <w:tmpl w:val="4140BE6E"/>
    <w:lvl w:ilvl="0" w:tplc="E56CF22C">
      <w:start w:val="1"/>
      <w:numFmt w:val="lowerRoman"/>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6" w15:restartNumberingAfterBreak="0">
    <w:nsid w:val="0D7B6088"/>
    <w:multiLevelType w:val="multilevel"/>
    <w:tmpl w:val="FF96E248"/>
    <w:lvl w:ilvl="0">
      <w:start w:val="2"/>
      <w:numFmt w:val="decimal"/>
      <w:lvlText w:val="%1"/>
      <w:lvlJc w:val="left"/>
      <w:pPr>
        <w:ind w:left="360" w:hanging="360"/>
      </w:pPr>
      <w:rPr>
        <w:rFonts w:hint="default"/>
        <w:b/>
      </w:rPr>
    </w:lvl>
    <w:lvl w:ilvl="1">
      <w:start w:val="1"/>
      <w:numFmt w:val="decimal"/>
      <w:lvlText w:val="2.%2."/>
      <w:lvlJc w:val="left"/>
      <w:pPr>
        <w:ind w:left="1440" w:hanging="360"/>
      </w:pPr>
      <w:rPr>
        <w:rFonts w:hint="default"/>
        <w:b/>
        <w:bCs/>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7" w15:restartNumberingAfterBreak="0">
    <w:nsid w:val="16591A88"/>
    <w:multiLevelType w:val="hybridMultilevel"/>
    <w:tmpl w:val="A8CAEDB2"/>
    <w:lvl w:ilvl="0" w:tplc="04090001">
      <w:start w:val="1"/>
      <w:numFmt w:val="bullet"/>
      <w:lvlText w:val=""/>
      <w:lvlJc w:val="left"/>
      <w:pPr>
        <w:ind w:left="720" w:hanging="360"/>
      </w:pPr>
      <w:rPr>
        <w:rFonts w:ascii="Symbol" w:hAnsi="Symbol" w:hint="default"/>
      </w:rPr>
    </w:lvl>
    <w:lvl w:ilvl="1" w:tplc="33F830D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B146B"/>
    <w:multiLevelType w:val="hybridMultilevel"/>
    <w:tmpl w:val="0792B448"/>
    <w:lvl w:ilvl="0" w:tplc="D7125396">
      <w:start w:val="1"/>
      <w:numFmt w:val="lowerLetter"/>
      <w:lvlText w:val="%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188553E5"/>
    <w:multiLevelType w:val="hybridMultilevel"/>
    <w:tmpl w:val="699CDED4"/>
    <w:lvl w:ilvl="0" w:tplc="E56CF22C">
      <w:start w:val="1"/>
      <w:numFmt w:val="lowerRoman"/>
      <w:lvlText w:val="(%1)"/>
      <w:lvlJc w:val="left"/>
      <w:pPr>
        <w:ind w:left="2729" w:hanging="720"/>
      </w:pPr>
      <w:rPr>
        <w:rFonts w:hint="default"/>
        <w:i w:val="0"/>
        <w:iCs/>
      </w:rPr>
    </w:lvl>
    <w:lvl w:ilvl="1" w:tplc="04090019">
      <w:start w:val="1"/>
      <w:numFmt w:val="lowerLetter"/>
      <w:lvlText w:val="%2."/>
      <w:lvlJc w:val="left"/>
      <w:pPr>
        <w:ind w:left="3089" w:hanging="360"/>
      </w:pPr>
    </w:lvl>
    <w:lvl w:ilvl="2" w:tplc="0409001B" w:tentative="1">
      <w:start w:val="1"/>
      <w:numFmt w:val="lowerRoman"/>
      <w:lvlText w:val="%3."/>
      <w:lvlJc w:val="right"/>
      <w:pPr>
        <w:ind w:left="3809" w:hanging="180"/>
      </w:pPr>
    </w:lvl>
    <w:lvl w:ilvl="3" w:tplc="0409000F" w:tentative="1">
      <w:start w:val="1"/>
      <w:numFmt w:val="decimal"/>
      <w:lvlText w:val="%4."/>
      <w:lvlJc w:val="left"/>
      <w:pPr>
        <w:ind w:left="4529" w:hanging="360"/>
      </w:pPr>
    </w:lvl>
    <w:lvl w:ilvl="4" w:tplc="04090019" w:tentative="1">
      <w:start w:val="1"/>
      <w:numFmt w:val="lowerLetter"/>
      <w:lvlText w:val="%5."/>
      <w:lvlJc w:val="left"/>
      <w:pPr>
        <w:ind w:left="5249" w:hanging="360"/>
      </w:pPr>
    </w:lvl>
    <w:lvl w:ilvl="5" w:tplc="0409001B" w:tentative="1">
      <w:start w:val="1"/>
      <w:numFmt w:val="lowerRoman"/>
      <w:lvlText w:val="%6."/>
      <w:lvlJc w:val="right"/>
      <w:pPr>
        <w:ind w:left="5969" w:hanging="180"/>
      </w:pPr>
    </w:lvl>
    <w:lvl w:ilvl="6" w:tplc="0409000F" w:tentative="1">
      <w:start w:val="1"/>
      <w:numFmt w:val="decimal"/>
      <w:lvlText w:val="%7."/>
      <w:lvlJc w:val="left"/>
      <w:pPr>
        <w:ind w:left="6689" w:hanging="360"/>
      </w:pPr>
    </w:lvl>
    <w:lvl w:ilvl="7" w:tplc="04090019" w:tentative="1">
      <w:start w:val="1"/>
      <w:numFmt w:val="lowerLetter"/>
      <w:lvlText w:val="%8."/>
      <w:lvlJc w:val="left"/>
      <w:pPr>
        <w:ind w:left="7409" w:hanging="360"/>
      </w:pPr>
    </w:lvl>
    <w:lvl w:ilvl="8" w:tplc="0409001B" w:tentative="1">
      <w:start w:val="1"/>
      <w:numFmt w:val="lowerRoman"/>
      <w:lvlText w:val="%9."/>
      <w:lvlJc w:val="right"/>
      <w:pPr>
        <w:ind w:left="8129" w:hanging="180"/>
      </w:pPr>
    </w:lvl>
  </w:abstractNum>
  <w:abstractNum w:abstractNumId="10" w15:restartNumberingAfterBreak="0">
    <w:nsid w:val="18B80AF3"/>
    <w:multiLevelType w:val="hybridMultilevel"/>
    <w:tmpl w:val="CBC0FB6E"/>
    <w:lvl w:ilvl="0" w:tplc="BC30027C">
      <w:start w:val="1"/>
      <w:numFmt w:val="lowerLetter"/>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11" w15:restartNumberingAfterBreak="0">
    <w:nsid w:val="1B0F4189"/>
    <w:multiLevelType w:val="hybridMultilevel"/>
    <w:tmpl w:val="3DDEC67A"/>
    <w:lvl w:ilvl="0" w:tplc="D7125396">
      <w:start w:val="1"/>
      <w:numFmt w:val="lowerLetter"/>
      <w:lvlText w:val="%1."/>
      <w:lvlJc w:val="left"/>
      <w:pPr>
        <w:ind w:left="900" w:hanging="360"/>
      </w:pPr>
      <w:rPr>
        <w:rFonts w:hint="default"/>
      </w:rPr>
    </w:lvl>
    <w:lvl w:ilvl="1" w:tplc="B73875CC">
      <w:start w:val="1"/>
      <w:numFmt w:val="decimal"/>
      <w:lvlText w:val="%2."/>
      <w:lvlJc w:val="left"/>
      <w:pPr>
        <w:ind w:left="1440" w:hanging="360"/>
      </w:pPr>
      <w:rPr>
        <w:rFonts w:ascii="Tahoma" w:eastAsia="Times New Roman" w:hAnsi="Tahoma" w:cs="Tahoma" w:hint="default"/>
      </w:rPr>
    </w:lvl>
    <w:lvl w:ilvl="2" w:tplc="4DCE506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D42110"/>
    <w:multiLevelType w:val="hybridMultilevel"/>
    <w:tmpl w:val="44E0CB32"/>
    <w:lvl w:ilvl="0" w:tplc="E6DC406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B0407"/>
    <w:multiLevelType w:val="hybridMultilevel"/>
    <w:tmpl w:val="D652A2FA"/>
    <w:lvl w:ilvl="0" w:tplc="B908FA9C">
      <w:start w:val="1"/>
      <w:numFmt w:val="decimal"/>
      <w:lvlText w:val="b.%1"/>
      <w:lvlJc w:val="left"/>
      <w:pPr>
        <w:ind w:left="2421" w:hanging="360"/>
      </w:pPr>
      <w:rPr>
        <w:rFonts w:hint="default"/>
        <w:i/>
      </w:rPr>
    </w:lvl>
    <w:lvl w:ilvl="1" w:tplc="042A0019" w:tentative="1">
      <w:start w:val="1"/>
      <w:numFmt w:val="lowerLetter"/>
      <w:lvlText w:val="%2."/>
      <w:lvlJc w:val="left"/>
      <w:pPr>
        <w:ind w:left="3141" w:hanging="360"/>
      </w:pPr>
    </w:lvl>
    <w:lvl w:ilvl="2" w:tplc="042A001B" w:tentative="1">
      <w:start w:val="1"/>
      <w:numFmt w:val="lowerRoman"/>
      <w:lvlText w:val="%3."/>
      <w:lvlJc w:val="right"/>
      <w:pPr>
        <w:ind w:left="3861" w:hanging="180"/>
      </w:pPr>
    </w:lvl>
    <w:lvl w:ilvl="3" w:tplc="042A000F" w:tentative="1">
      <w:start w:val="1"/>
      <w:numFmt w:val="decimal"/>
      <w:lvlText w:val="%4."/>
      <w:lvlJc w:val="left"/>
      <w:pPr>
        <w:ind w:left="4581" w:hanging="360"/>
      </w:pPr>
    </w:lvl>
    <w:lvl w:ilvl="4" w:tplc="042A0019" w:tentative="1">
      <w:start w:val="1"/>
      <w:numFmt w:val="lowerLetter"/>
      <w:lvlText w:val="%5."/>
      <w:lvlJc w:val="left"/>
      <w:pPr>
        <w:ind w:left="5301" w:hanging="360"/>
      </w:pPr>
    </w:lvl>
    <w:lvl w:ilvl="5" w:tplc="042A001B" w:tentative="1">
      <w:start w:val="1"/>
      <w:numFmt w:val="lowerRoman"/>
      <w:lvlText w:val="%6."/>
      <w:lvlJc w:val="right"/>
      <w:pPr>
        <w:ind w:left="6021" w:hanging="180"/>
      </w:pPr>
    </w:lvl>
    <w:lvl w:ilvl="6" w:tplc="042A000F" w:tentative="1">
      <w:start w:val="1"/>
      <w:numFmt w:val="decimal"/>
      <w:lvlText w:val="%7."/>
      <w:lvlJc w:val="left"/>
      <w:pPr>
        <w:ind w:left="6741" w:hanging="360"/>
      </w:pPr>
    </w:lvl>
    <w:lvl w:ilvl="7" w:tplc="042A0019" w:tentative="1">
      <w:start w:val="1"/>
      <w:numFmt w:val="lowerLetter"/>
      <w:lvlText w:val="%8."/>
      <w:lvlJc w:val="left"/>
      <w:pPr>
        <w:ind w:left="7461" w:hanging="360"/>
      </w:pPr>
    </w:lvl>
    <w:lvl w:ilvl="8" w:tplc="042A001B" w:tentative="1">
      <w:start w:val="1"/>
      <w:numFmt w:val="lowerRoman"/>
      <w:lvlText w:val="%9."/>
      <w:lvlJc w:val="right"/>
      <w:pPr>
        <w:ind w:left="8181" w:hanging="180"/>
      </w:pPr>
    </w:lvl>
  </w:abstractNum>
  <w:abstractNum w:abstractNumId="14" w15:restartNumberingAfterBreak="0">
    <w:nsid w:val="202446C2"/>
    <w:multiLevelType w:val="hybridMultilevel"/>
    <w:tmpl w:val="6A9655F4"/>
    <w:lvl w:ilvl="0" w:tplc="9A588E1E">
      <w:start w:val="1"/>
      <w:numFmt w:val="decimal"/>
      <w:lvlText w:val="5.%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0D6762C"/>
    <w:multiLevelType w:val="hybridMultilevel"/>
    <w:tmpl w:val="90A0D74E"/>
    <w:lvl w:ilvl="0" w:tplc="7438FBE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21F02CEB"/>
    <w:multiLevelType w:val="hybridMultilevel"/>
    <w:tmpl w:val="6728D874"/>
    <w:lvl w:ilvl="0" w:tplc="D7125396">
      <w:start w:val="1"/>
      <w:numFmt w:val="lowerLetter"/>
      <w:lvlText w:val="%1."/>
      <w:lvlJc w:val="left"/>
      <w:pPr>
        <w:ind w:left="1140" w:hanging="360"/>
      </w:pPr>
      <w:rPr>
        <w:rFonts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cs="Wingdings" w:hint="default"/>
      </w:rPr>
    </w:lvl>
    <w:lvl w:ilvl="3" w:tplc="04090001">
      <w:start w:val="1"/>
      <w:numFmt w:val="bullet"/>
      <w:lvlText w:val=""/>
      <w:lvlJc w:val="left"/>
      <w:pPr>
        <w:ind w:left="3300" w:hanging="360"/>
      </w:pPr>
      <w:rPr>
        <w:rFonts w:ascii="Symbol" w:hAnsi="Symbol" w:cs="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cs="Wingdings" w:hint="default"/>
      </w:rPr>
    </w:lvl>
    <w:lvl w:ilvl="6" w:tplc="04090001">
      <w:start w:val="1"/>
      <w:numFmt w:val="bullet"/>
      <w:lvlText w:val=""/>
      <w:lvlJc w:val="left"/>
      <w:pPr>
        <w:ind w:left="5460" w:hanging="360"/>
      </w:pPr>
      <w:rPr>
        <w:rFonts w:ascii="Symbol" w:hAnsi="Symbol" w:cs="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cs="Wingdings" w:hint="default"/>
      </w:rPr>
    </w:lvl>
  </w:abstractNum>
  <w:abstractNum w:abstractNumId="17" w15:restartNumberingAfterBreak="0">
    <w:nsid w:val="24E23D29"/>
    <w:multiLevelType w:val="hybridMultilevel"/>
    <w:tmpl w:val="06CE64B2"/>
    <w:lvl w:ilvl="0" w:tplc="04090019">
      <w:start w:val="1"/>
      <w:numFmt w:val="lowerLetter"/>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18" w15:restartNumberingAfterBreak="0">
    <w:nsid w:val="25421FE7"/>
    <w:multiLevelType w:val="hybridMultilevel"/>
    <w:tmpl w:val="4E98993A"/>
    <w:lvl w:ilvl="0" w:tplc="F2CC1134">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5F6418"/>
    <w:multiLevelType w:val="hybridMultilevel"/>
    <w:tmpl w:val="8E7229DC"/>
    <w:lvl w:ilvl="0" w:tplc="7CD4690C">
      <w:start w:val="1"/>
      <w:numFmt w:val="decimal"/>
      <w:lvlText w:val="3.%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5BD733A"/>
    <w:multiLevelType w:val="hybridMultilevel"/>
    <w:tmpl w:val="70DAD4F6"/>
    <w:lvl w:ilvl="0" w:tplc="CDCC9400">
      <w:start w:val="1"/>
      <w:numFmt w:val="decimal"/>
      <w:lvlText w:val="4.%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5EB69EF"/>
    <w:multiLevelType w:val="hybridMultilevel"/>
    <w:tmpl w:val="F86A9DDC"/>
    <w:lvl w:ilvl="0" w:tplc="070CA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FF6DA2"/>
    <w:multiLevelType w:val="multilevel"/>
    <w:tmpl w:val="FC8C2558"/>
    <w:lvl w:ilvl="0">
      <w:start w:val="1"/>
      <w:numFmt w:val="decimal"/>
      <w:lvlText w:val="%1."/>
      <w:lvlJc w:val="left"/>
      <w:pPr>
        <w:ind w:left="108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29462E35"/>
    <w:multiLevelType w:val="hybridMultilevel"/>
    <w:tmpl w:val="E3862486"/>
    <w:lvl w:ilvl="0" w:tplc="3FD66732">
      <w:start w:val="1"/>
      <w:numFmt w:val="decimal"/>
      <w:lvlText w:val="9.%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24337E"/>
    <w:multiLevelType w:val="multilevel"/>
    <w:tmpl w:val="3D402AFC"/>
    <w:lvl w:ilvl="0">
      <w:start w:val="1"/>
      <w:numFmt w:val="lowerLetter"/>
      <w:lvlText w:val="%1."/>
      <w:lvlJc w:val="left"/>
      <w:pPr>
        <w:ind w:left="3479" w:hanging="360"/>
      </w:pPr>
      <w:rPr>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2BBB5B99"/>
    <w:multiLevelType w:val="hybridMultilevel"/>
    <w:tmpl w:val="A71088A8"/>
    <w:lvl w:ilvl="0" w:tplc="3FD66732">
      <w:start w:val="1"/>
      <w:numFmt w:val="decimal"/>
      <w:lvlText w:val="9.%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342CE0"/>
    <w:multiLevelType w:val="hybridMultilevel"/>
    <w:tmpl w:val="44481152"/>
    <w:lvl w:ilvl="0" w:tplc="CDAE270A">
      <w:start w:val="1"/>
      <w:numFmt w:val="lowerRoman"/>
      <w:lvlText w:val="(%1)"/>
      <w:lvlJc w:val="left"/>
      <w:pPr>
        <w:ind w:left="8132" w:hanging="360"/>
      </w:pPr>
      <w:rPr>
        <w:rFonts w:hint="default"/>
        <w:i w:val="0"/>
      </w:rPr>
    </w:lvl>
    <w:lvl w:ilvl="1" w:tplc="042A0003" w:tentative="1">
      <w:start w:val="1"/>
      <w:numFmt w:val="bullet"/>
      <w:lvlText w:val="o"/>
      <w:lvlJc w:val="left"/>
      <w:pPr>
        <w:ind w:left="8852" w:hanging="360"/>
      </w:pPr>
      <w:rPr>
        <w:rFonts w:ascii="Courier New" w:hAnsi="Courier New" w:cs="Courier New" w:hint="default"/>
      </w:rPr>
    </w:lvl>
    <w:lvl w:ilvl="2" w:tplc="042A0005" w:tentative="1">
      <w:start w:val="1"/>
      <w:numFmt w:val="bullet"/>
      <w:lvlText w:val=""/>
      <w:lvlJc w:val="left"/>
      <w:pPr>
        <w:ind w:left="9572" w:hanging="360"/>
      </w:pPr>
      <w:rPr>
        <w:rFonts w:ascii="Wingdings" w:hAnsi="Wingdings" w:hint="default"/>
      </w:rPr>
    </w:lvl>
    <w:lvl w:ilvl="3" w:tplc="042A0001" w:tentative="1">
      <w:start w:val="1"/>
      <w:numFmt w:val="bullet"/>
      <w:lvlText w:val=""/>
      <w:lvlJc w:val="left"/>
      <w:pPr>
        <w:ind w:left="10292" w:hanging="360"/>
      </w:pPr>
      <w:rPr>
        <w:rFonts w:ascii="Symbol" w:hAnsi="Symbol" w:hint="default"/>
      </w:rPr>
    </w:lvl>
    <w:lvl w:ilvl="4" w:tplc="042A0003" w:tentative="1">
      <w:start w:val="1"/>
      <w:numFmt w:val="bullet"/>
      <w:lvlText w:val="o"/>
      <w:lvlJc w:val="left"/>
      <w:pPr>
        <w:ind w:left="11012" w:hanging="360"/>
      </w:pPr>
      <w:rPr>
        <w:rFonts w:ascii="Courier New" w:hAnsi="Courier New" w:cs="Courier New" w:hint="default"/>
      </w:rPr>
    </w:lvl>
    <w:lvl w:ilvl="5" w:tplc="042A0005" w:tentative="1">
      <w:start w:val="1"/>
      <w:numFmt w:val="bullet"/>
      <w:lvlText w:val=""/>
      <w:lvlJc w:val="left"/>
      <w:pPr>
        <w:ind w:left="11732" w:hanging="360"/>
      </w:pPr>
      <w:rPr>
        <w:rFonts w:ascii="Wingdings" w:hAnsi="Wingdings" w:hint="default"/>
      </w:rPr>
    </w:lvl>
    <w:lvl w:ilvl="6" w:tplc="042A0001" w:tentative="1">
      <w:start w:val="1"/>
      <w:numFmt w:val="bullet"/>
      <w:lvlText w:val=""/>
      <w:lvlJc w:val="left"/>
      <w:pPr>
        <w:ind w:left="12452" w:hanging="360"/>
      </w:pPr>
      <w:rPr>
        <w:rFonts w:ascii="Symbol" w:hAnsi="Symbol" w:hint="default"/>
      </w:rPr>
    </w:lvl>
    <w:lvl w:ilvl="7" w:tplc="042A0003" w:tentative="1">
      <w:start w:val="1"/>
      <w:numFmt w:val="bullet"/>
      <w:lvlText w:val="o"/>
      <w:lvlJc w:val="left"/>
      <w:pPr>
        <w:ind w:left="13172" w:hanging="360"/>
      </w:pPr>
      <w:rPr>
        <w:rFonts w:ascii="Courier New" w:hAnsi="Courier New" w:cs="Courier New" w:hint="default"/>
      </w:rPr>
    </w:lvl>
    <w:lvl w:ilvl="8" w:tplc="042A0005" w:tentative="1">
      <w:start w:val="1"/>
      <w:numFmt w:val="bullet"/>
      <w:lvlText w:val=""/>
      <w:lvlJc w:val="left"/>
      <w:pPr>
        <w:ind w:left="13892" w:hanging="360"/>
      </w:pPr>
      <w:rPr>
        <w:rFonts w:ascii="Wingdings" w:hAnsi="Wingdings" w:hint="default"/>
      </w:rPr>
    </w:lvl>
  </w:abstractNum>
  <w:abstractNum w:abstractNumId="27" w15:restartNumberingAfterBreak="0">
    <w:nsid w:val="304D4165"/>
    <w:multiLevelType w:val="hybridMultilevel"/>
    <w:tmpl w:val="CBDE8424"/>
    <w:lvl w:ilvl="0" w:tplc="BAF24B60">
      <w:start w:val="1"/>
      <w:numFmt w:val="lowerLetter"/>
      <w:lvlText w:val="%1."/>
      <w:lvlJc w:val="left"/>
      <w:pPr>
        <w:ind w:left="1713" w:hanging="360"/>
      </w:pPr>
      <w:rPr>
        <w:rFonts w:hint="default"/>
        <w:b/>
        <w:bCs/>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8" w15:restartNumberingAfterBreak="0">
    <w:nsid w:val="35BD5F18"/>
    <w:multiLevelType w:val="multilevel"/>
    <w:tmpl w:val="53A2BE82"/>
    <w:lvl w:ilvl="0">
      <w:start w:val="1"/>
      <w:numFmt w:val="decimal"/>
      <w:lvlText w:val="%1."/>
      <w:lvlJc w:val="left"/>
      <w:pPr>
        <w:ind w:left="720" w:hanging="360"/>
      </w:pPr>
      <w:rPr>
        <w:rFonts w:hint="default"/>
        <w:b/>
      </w:rPr>
    </w:lvl>
    <w:lvl w:ilvl="1">
      <w:start w:val="1"/>
      <w:numFmt w:val="decimal"/>
      <w:isLgl/>
      <w:lvlText w:val="%1.%2"/>
      <w:lvlJc w:val="left"/>
      <w:pPr>
        <w:ind w:left="1494" w:hanging="360"/>
      </w:pPr>
      <w:rPr>
        <w:rFonts w:ascii="Tahoma" w:hAnsi="Tahoma" w:cs="Tahoma"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8352" w:hanging="1800"/>
      </w:pPr>
      <w:rPr>
        <w:rFonts w:hint="default"/>
      </w:rPr>
    </w:lvl>
  </w:abstractNum>
  <w:abstractNum w:abstractNumId="29" w15:restartNumberingAfterBreak="0">
    <w:nsid w:val="3F892D99"/>
    <w:multiLevelType w:val="hybridMultilevel"/>
    <w:tmpl w:val="07968912"/>
    <w:lvl w:ilvl="0" w:tplc="04090001">
      <w:start w:val="1"/>
      <w:numFmt w:val="bullet"/>
      <w:lvlText w:val=""/>
      <w:lvlJc w:val="left"/>
      <w:pPr>
        <w:ind w:left="2445" w:hanging="720"/>
      </w:pPr>
      <w:rPr>
        <w:rFonts w:ascii="Symbol" w:hAnsi="Symbol" w:hint="default"/>
      </w:rPr>
    </w:lvl>
    <w:lvl w:ilvl="1" w:tplc="04090001">
      <w:start w:val="1"/>
      <w:numFmt w:val="bullet"/>
      <w:lvlText w:val=""/>
      <w:lvlJc w:val="left"/>
      <w:pPr>
        <w:ind w:left="2805" w:hanging="360"/>
      </w:pPr>
      <w:rPr>
        <w:rFonts w:ascii="Symbol" w:hAnsi="Symbol" w:hint="default"/>
      </w:r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30" w15:restartNumberingAfterBreak="0">
    <w:nsid w:val="44BE7F5F"/>
    <w:multiLevelType w:val="hybridMultilevel"/>
    <w:tmpl w:val="8286B7D6"/>
    <w:lvl w:ilvl="0" w:tplc="6D8C1AA4">
      <w:start w:val="1"/>
      <w:numFmt w:val="decimal"/>
      <w:lvlText w:val="8.%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47107778"/>
    <w:multiLevelType w:val="hybridMultilevel"/>
    <w:tmpl w:val="36E4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705C06"/>
    <w:multiLevelType w:val="multilevel"/>
    <w:tmpl w:val="5664B28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3" w15:restartNumberingAfterBreak="0">
    <w:nsid w:val="491564BF"/>
    <w:multiLevelType w:val="hybridMultilevel"/>
    <w:tmpl w:val="A2262D3C"/>
    <w:lvl w:ilvl="0" w:tplc="F0AEC3BE">
      <w:start w:val="1"/>
      <w:numFmt w:val="decimal"/>
      <w:lvlText w:val="6.%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493F3620"/>
    <w:multiLevelType w:val="hybridMultilevel"/>
    <w:tmpl w:val="3F0073AA"/>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5" w15:restartNumberingAfterBreak="0">
    <w:nsid w:val="4C8E3342"/>
    <w:multiLevelType w:val="hybridMultilevel"/>
    <w:tmpl w:val="4DD0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E2672B"/>
    <w:multiLevelType w:val="hybridMultilevel"/>
    <w:tmpl w:val="6728D874"/>
    <w:lvl w:ilvl="0" w:tplc="D7125396">
      <w:start w:val="1"/>
      <w:numFmt w:val="lowerLetter"/>
      <w:lvlText w:val="%1."/>
      <w:lvlJc w:val="left"/>
      <w:pPr>
        <w:ind w:left="1140" w:hanging="360"/>
      </w:pPr>
      <w:rPr>
        <w:rFonts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cs="Wingdings" w:hint="default"/>
      </w:rPr>
    </w:lvl>
    <w:lvl w:ilvl="3" w:tplc="04090001">
      <w:start w:val="1"/>
      <w:numFmt w:val="bullet"/>
      <w:lvlText w:val=""/>
      <w:lvlJc w:val="left"/>
      <w:pPr>
        <w:ind w:left="3300" w:hanging="360"/>
      </w:pPr>
      <w:rPr>
        <w:rFonts w:ascii="Symbol" w:hAnsi="Symbol" w:cs="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cs="Wingdings" w:hint="default"/>
      </w:rPr>
    </w:lvl>
    <w:lvl w:ilvl="6" w:tplc="04090001">
      <w:start w:val="1"/>
      <w:numFmt w:val="bullet"/>
      <w:lvlText w:val=""/>
      <w:lvlJc w:val="left"/>
      <w:pPr>
        <w:ind w:left="5460" w:hanging="360"/>
      </w:pPr>
      <w:rPr>
        <w:rFonts w:ascii="Symbol" w:hAnsi="Symbol" w:cs="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cs="Wingdings" w:hint="default"/>
      </w:rPr>
    </w:lvl>
  </w:abstractNum>
  <w:abstractNum w:abstractNumId="37" w15:restartNumberingAfterBreak="0">
    <w:nsid w:val="5A4B4A1E"/>
    <w:multiLevelType w:val="hybridMultilevel"/>
    <w:tmpl w:val="25FA6BC4"/>
    <w:lvl w:ilvl="0" w:tplc="D7125396">
      <w:start w:val="1"/>
      <w:numFmt w:val="lowerLetter"/>
      <w:lvlText w:val="%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8" w15:restartNumberingAfterBreak="0">
    <w:nsid w:val="5C07437F"/>
    <w:multiLevelType w:val="hybridMultilevel"/>
    <w:tmpl w:val="49A220F6"/>
    <w:lvl w:ilvl="0" w:tplc="9A588E1E">
      <w:start w:val="1"/>
      <w:numFmt w:val="decimal"/>
      <w:lvlText w:val="5.%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9" w15:restartNumberingAfterBreak="0">
    <w:nsid w:val="5DD8613E"/>
    <w:multiLevelType w:val="hybridMultilevel"/>
    <w:tmpl w:val="C50E25CC"/>
    <w:lvl w:ilvl="0" w:tplc="6D8C1AA4">
      <w:start w:val="1"/>
      <w:numFmt w:val="decimal"/>
      <w:lvlText w:val="8.%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774413"/>
    <w:multiLevelType w:val="hybridMultilevel"/>
    <w:tmpl w:val="A70C00B0"/>
    <w:lvl w:ilvl="0" w:tplc="057E01AE">
      <w:start w:val="1"/>
      <w:numFmt w:val="decimal"/>
      <w:lvlText w:val="12.%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1" w15:restartNumberingAfterBreak="0">
    <w:nsid w:val="5F83011F"/>
    <w:multiLevelType w:val="hybridMultilevel"/>
    <w:tmpl w:val="E6FA955A"/>
    <w:lvl w:ilvl="0" w:tplc="04090001">
      <w:start w:val="1"/>
      <w:numFmt w:val="bullet"/>
      <w:lvlText w:val=""/>
      <w:lvlJc w:val="left"/>
      <w:pPr>
        <w:ind w:left="1287" w:hanging="360"/>
      </w:pPr>
      <w:rPr>
        <w:rFonts w:ascii="Symbol" w:hAnsi="Symbol"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5FED5BAC"/>
    <w:multiLevelType w:val="hybridMultilevel"/>
    <w:tmpl w:val="505C65C8"/>
    <w:lvl w:ilvl="0" w:tplc="2D7C75BA">
      <w:numFmt w:val="bullet"/>
      <w:lvlText w:val="-"/>
      <w:lvlJc w:val="left"/>
      <w:pPr>
        <w:ind w:left="720" w:hanging="360"/>
      </w:pPr>
      <w:rPr>
        <w:rFonts w:ascii="Cambria" w:eastAsia="Times New Roman" w:hAnsi="Cambria"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33F830D2">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132184B"/>
    <w:multiLevelType w:val="hybridMultilevel"/>
    <w:tmpl w:val="678278D4"/>
    <w:lvl w:ilvl="0" w:tplc="E56CF22C">
      <w:start w:val="1"/>
      <w:numFmt w:val="lowerRoman"/>
      <w:lvlText w:val="(%1)"/>
      <w:lvlJc w:val="left"/>
      <w:pPr>
        <w:ind w:left="1010" w:hanging="360"/>
      </w:pPr>
      <w:rPr>
        <w:rFonts w:hint="default"/>
        <w:i w:val="0"/>
        <w:iCs/>
      </w:rPr>
    </w:lvl>
    <w:lvl w:ilvl="1" w:tplc="04090019">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44" w15:restartNumberingAfterBreak="0">
    <w:nsid w:val="622F774D"/>
    <w:multiLevelType w:val="hybridMultilevel"/>
    <w:tmpl w:val="460EE0F6"/>
    <w:lvl w:ilvl="0" w:tplc="BBCAA632">
      <w:start w:val="1"/>
      <w:numFmt w:val="decimal"/>
      <w:lvlText w:val="11.%1."/>
      <w:lvlJc w:val="left"/>
      <w:pPr>
        <w:ind w:left="720" w:hanging="360"/>
      </w:pPr>
      <w:rPr>
        <w:rFonts w:ascii="Tahoma" w:hAnsi="Tahoma" w:cs="Tahoma" w:hint="default"/>
        <w:b w:val="0"/>
        <w:bCs/>
        <w:i w:val="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43553A"/>
    <w:multiLevelType w:val="hybridMultilevel"/>
    <w:tmpl w:val="8E20D812"/>
    <w:lvl w:ilvl="0" w:tplc="F0AEC3BE">
      <w:start w:val="1"/>
      <w:numFmt w:val="decimal"/>
      <w:lvlText w:val="6.%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6" w15:restartNumberingAfterBreak="0">
    <w:nsid w:val="65316400"/>
    <w:multiLevelType w:val="multilevel"/>
    <w:tmpl w:val="AED820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6572184F"/>
    <w:multiLevelType w:val="hybridMultilevel"/>
    <w:tmpl w:val="43488450"/>
    <w:lvl w:ilvl="0" w:tplc="1716EB9A">
      <w:start w:val="1"/>
      <w:numFmt w:val="decimal"/>
      <w:lvlText w:val="2.%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658E4437"/>
    <w:multiLevelType w:val="multilevel"/>
    <w:tmpl w:val="3D402AFC"/>
    <w:lvl w:ilvl="0">
      <w:start w:val="1"/>
      <w:numFmt w:val="lowerLetter"/>
      <w:lvlText w:val="%1."/>
      <w:lvlJc w:val="left"/>
      <w:pPr>
        <w:ind w:left="3479" w:hanging="360"/>
      </w:pPr>
      <w:rPr>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15:restartNumberingAfterBreak="0">
    <w:nsid w:val="66564F2E"/>
    <w:multiLevelType w:val="hybridMultilevel"/>
    <w:tmpl w:val="2F8C9B00"/>
    <w:lvl w:ilvl="0" w:tplc="FD60E90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9F6754"/>
    <w:multiLevelType w:val="hybridMultilevel"/>
    <w:tmpl w:val="A2DC5E24"/>
    <w:lvl w:ilvl="0" w:tplc="04090001">
      <w:start w:val="1"/>
      <w:numFmt w:val="bullet"/>
      <w:lvlText w:val=""/>
      <w:lvlJc w:val="left"/>
      <w:pPr>
        <w:ind w:left="1080" w:hanging="360"/>
      </w:pPr>
      <w:rPr>
        <w:rFonts w:ascii="Symbol" w:hAnsi="Symbol" w:hint="default"/>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AFA452D"/>
    <w:multiLevelType w:val="multilevel"/>
    <w:tmpl w:val="6D0018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B5E4B43"/>
    <w:multiLevelType w:val="multilevel"/>
    <w:tmpl w:val="0CAC5D16"/>
    <w:lvl w:ilvl="0">
      <w:start w:val="1"/>
      <w:numFmt w:val="decimal"/>
      <w:lvlRestart w:val="0"/>
      <w:lvlText w:val="%1."/>
      <w:lvlJc w:val="left"/>
      <w:pPr>
        <w:tabs>
          <w:tab w:val="num" w:pos="720"/>
        </w:tabs>
        <w:ind w:left="0" w:firstLine="0"/>
      </w:pPr>
      <w:rPr>
        <w:rFonts w:ascii="Times New Roman" w:hAnsi="Times New Roman"/>
        <w:b/>
        <w:i w:val="0"/>
        <w:caps w:val="0"/>
        <w:color w:val="auto"/>
        <w:u w:val="none"/>
      </w:rPr>
    </w:lvl>
    <w:lvl w:ilvl="1">
      <w:start w:val="1"/>
      <w:numFmt w:val="decimal"/>
      <w:lvlText w:val="%1.%2"/>
      <w:lvlJc w:val="left"/>
      <w:pPr>
        <w:tabs>
          <w:tab w:val="num" w:pos="720"/>
        </w:tabs>
        <w:ind w:left="0" w:firstLine="0"/>
      </w:pPr>
      <w:rPr>
        <w:rFonts w:ascii="Times New Roman" w:hAnsi="Times New Roman"/>
        <w:b w:val="0"/>
        <w:i w:val="0"/>
        <w:caps w:val="0"/>
        <w:color w:val="auto"/>
        <w:u w:val="none"/>
      </w:rPr>
    </w:lvl>
    <w:lvl w:ilvl="2">
      <w:start w:val="1"/>
      <w:numFmt w:val="lowerLetter"/>
      <w:lvlText w:val="(%3)"/>
      <w:lvlJc w:val="left"/>
      <w:pPr>
        <w:tabs>
          <w:tab w:val="num" w:pos="720"/>
        </w:tabs>
        <w:ind w:left="720" w:hanging="720"/>
      </w:pPr>
      <w:rPr>
        <w:rFonts w:ascii="Times New Roman" w:hAnsi="Times New Roman"/>
        <w:b w:val="0"/>
        <w:i w:val="0"/>
        <w:caps w:val="0"/>
        <w:color w:val="auto"/>
        <w:u w:val="none"/>
      </w:rPr>
    </w:lvl>
    <w:lvl w:ilvl="3">
      <w:start w:val="1"/>
      <w:numFmt w:val="lowerRoman"/>
      <w:lvlText w:val="(%4)"/>
      <w:lvlJc w:val="right"/>
      <w:pPr>
        <w:tabs>
          <w:tab w:val="num" w:pos="1440"/>
        </w:tabs>
        <w:ind w:left="1440" w:hanging="216"/>
      </w:pPr>
      <w:rPr>
        <w:rFonts w:ascii="Times New Roman" w:hAnsi="Times New Roman"/>
        <w:b w:val="0"/>
        <w:i w:val="0"/>
        <w:caps w:val="0"/>
        <w:color w:val="auto"/>
        <w:u w:val="none"/>
      </w:rPr>
    </w:lvl>
    <w:lvl w:ilvl="4">
      <w:start w:val="1"/>
      <w:numFmt w:val="upperLetter"/>
      <w:lvlText w:val="(%5)"/>
      <w:lvlJc w:val="left"/>
      <w:pPr>
        <w:tabs>
          <w:tab w:val="num" w:pos="2160"/>
        </w:tabs>
        <w:ind w:left="2160" w:hanging="720"/>
      </w:pPr>
      <w:rPr>
        <w:rFonts w:ascii="Times New Roman" w:hAnsi="Times New Roman"/>
        <w:b w:val="0"/>
        <w:i w:val="0"/>
        <w:caps w:val="0"/>
        <w:color w:val="auto"/>
        <w:u w:val="none"/>
      </w:rPr>
    </w:lvl>
    <w:lvl w:ilvl="5">
      <w:start w:val="1"/>
      <w:numFmt w:val="upperRoman"/>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lvlText w:val="(%7)"/>
      <w:lvlJc w:val="left"/>
      <w:pPr>
        <w:tabs>
          <w:tab w:val="num" w:pos="3600"/>
        </w:tabs>
        <w:ind w:left="3600" w:hanging="720"/>
      </w:pPr>
      <w:rPr>
        <w:rFonts w:ascii="Times New Roman" w:hAnsi="Times New Roman"/>
        <w:b w:val="0"/>
        <w:i w:val="0"/>
        <w:caps w:val="0"/>
        <w:color w:val="auto"/>
        <w:u w:val="none"/>
      </w:rPr>
    </w:lvl>
    <w:lvl w:ilvl="7">
      <w:start w:val="1"/>
      <w:numFmt w:val="decimal"/>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53" w15:restartNumberingAfterBreak="0">
    <w:nsid w:val="70CC169D"/>
    <w:multiLevelType w:val="hybridMultilevel"/>
    <w:tmpl w:val="55F28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77C1BA2"/>
    <w:multiLevelType w:val="hybridMultilevel"/>
    <w:tmpl w:val="9360563A"/>
    <w:lvl w:ilvl="0" w:tplc="467207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000F4A"/>
    <w:multiLevelType w:val="hybridMultilevel"/>
    <w:tmpl w:val="71DED058"/>
    <w:lvl w:ilvl="0" w:tplc="D7125396">
      <w:start w:val="1"/>
      <w:numFmt w:val="lowerLetter"/>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6" w15:restartNumberingAfterBreak="0">
    <w:nsid w:val="7B164ED7"/>
    <w:multiLevelType w:val="hybridMultilevel"/>
    <w:tmpl w:val="3524289A"/>
    <w:lvl w:ilvl="0" w:tplc="C26EAAC0">
      <w:start w:val="1"/>
      <w:numFmt w:val="decimal"/>
      <w:lvlText w:val="7.%1."/>
      <w:lvlJc w:val="left"/>
      <w:pPr>
        <w:ind w:left="786" w:hanging="360"/>
      </w:pPr>
      <w:rPr>
        <w:rFonts w:hint="default"/>
        <w:b w:val="0"/>
      </w:rPr>
    </w:lvl>
    <w:lvl w:ilvl="1" w:tplc="04090019">
      <w:start w:val="1"/>
      <w:numFmt w:val="lowerLetter"/>
      <w:lvlText w:val="%2."/>
      <w:lvlJc w:val="left"/>
      <w:pPr>
        <w:ind w:left="1440" w:hanging="360"/>
      </w:pPr>
    </w:lvl>
    <w:lvl w:ilvl="2" w:tplc="77268378">
      <w:start w:val="1"/>
      <w:numFmt w:val="lowerLetter"/>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D475409"/>
    <w:multiLevelType w:val="hybridMultilevel"/>
    <w:tmpl w:val="0F0C7BEC"/>
    <w:lvl w:ilvl="0" w:tplc="C26EAAC0">
      <w:start w:val="1"/>
      <w:numFmt w:val="decimal"/>
      <w:lvlText w:val="7.%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EBB2211"/>
    <w:multiLevelType w:val="hybridMultilevel"/>
    <w:tmpl w:val="1B526202"/>
    <w:lvl w:ilvl="0" w:tplc="D7125396">
      <w:start w:val="1"/>
      <w:numFmt w:val="lowerLetter"/>
      <w:lvlText w:val="%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9" w15:restartNumberingAfterBreak="0">
    <w:nsid w:val="7F6E0643"/>
    <w:multiLevelType w:val="hybridMultilevel"/>
    <w:tmpl w:val="66C032A6"/>
    <w:lvl w:ilvl="0" w:tplc="8578C8A2">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499213">
    <w:abstractNumId w:val="54"/>
  </w:num>
  <w:num w:numId="2" w16cid:durableId="173885031">
    <w:abstractNumId w:val="52"/>
  </w:num>
  <w:num w:numId="3" w16cid:durableId="1465540883">
    <w:abstractNumId w:val="0"/>
  </w:num>
  <w:num w:numId="4" w16cid:durableId="1702630684">
    <w:abstractNumId w:val="4"/>
  </w:num>
  <w:num w:numId="5" w16cid:durableId="1812361898">
    <w:abstractNumId w:val="28"/>
  </w:num>
  <w:num w:numId="6" w16cid:durableId="1651052701">
    <w:abstractNumId w:val="46"/>
  </w:num>
  <w:num w:numId="7" w16cid:durableId="881164264">
    <w:abstractNumId w:val="11"/>
  </w:num>
  <w:num w:numId="8" w16cid:durableId="860821134">
    <w:abstractNumId w:val="47"/>
  </w:num>
  <w:num w:numId="9" w16cid:durableId="1227379017">
    <w:abstractNumId w:val="51"/>
  </w:num>
  <w:num w:numId="10" w16cid:durableId="1408576100">
    <w:abstractNumId w:val="29"/>
  </w:num>
  <w:num w:numId="11" w16cid:durableId="320278382">
    <w:abstractNumId w:val="24"/>
  </w:num>
  <w:num w:numId="12" w16cid:durableId="1349284997">
    <w:abstractNumId w:val="13"/>
  </w:num>
  <w:num w:numId="13" w16cid:durableId="1300526182">
    <w:abstractNumId w:val="12"/>
  </w:num>
  <w:num w:numId="14" w16cid:durableId="762383134">
    <w:abstractNumId w:val="26"/>
  </w:num>
  <w:num w:numId="15" w16cid:durableId="444344914">
    <w:abstractNumId w:val="48"/>
  </w:num>
  <w:num w:numId="16" w16cid:durableId="638728905">
    <w:abstractNumId w:val="15"/>
  </w:num>
  <w:num w:numId="17" w16cid:durableId="90054133">
    <w:abstractNumId w:val="22"/>
  </w:num>
  <w:num w:numId="18" w16cid:durableId="665012517">
    <w:abstractNumId w:val="42"/>
  </w:num>
  <w:num w:numId="19" w16cid:durableId="810369525">
    <w:abstractNumId w:val="35"/>
  </w:num>
  <w:num w:numId="20" w16cid:durableId="1952005077">
    <w:abstractNumId w:val="53"/>
  </w:num>
  <w:num w:numId="21" w16cid:durableId="1026908397">
    <w:abstractNumId w:val="38"/>
  </w:num>
  <w:num w:numId="22" w16cid:durableId="126093214">
    <w:abstractNumId w:val="45"/>
  </w:num>
  <w:num w:numId="23" w16cid:durableId="1545216429">
    <w:abstractNumId w:val="56"/>
  </w:num>
  <w:num w:numId="24" w16cid:durableId="53742153">
    <w:abstractNumId w:val="36"/>
  </w:num>
  <w:num w:numId="25" w16cid:durableId="160237297">
    <w:abstractNumId w:val="30"/>
  </w:num>
  <w:num w:numId="26" w16cid:durableId="1807576489">
    <w:abstractNumId w:val="8"/>
  </w:num>
  <w:num w:numId="27" w16cid:durableId="1859078838">
    <w:abstractNumId w:val="23"/>
  </w:num>
  <w:num w:numId="28" w16cid:durableId="229121649">
    <w:abstractNumId w:val="58"/>
  </w:num>
  <w:num w:numId="29" w16cid:durableId="1195532747">
    <w:abstractNumId w:val="37"/>
  </w:num>
  <w:num w:numId="30" w16cid:durableId="653991887">
    <w:abstractNumId w:val="40"/>
  </w:num>
  <w:num w:numId="31" w16cid:durableId="1727684609">
    <w:abstractNumId w:val="21"/>
  </w:num>
  <w:num w:numId="32" w16cid:durableId="1729644224">
    <w:abstractNumId w:val="59"/>
  </w:num>
  <w:num w:numId="33" w16cid:durableId="2066173652">
    <w:abstractNumId w:val="19"/>
  </w:num>
  <w:num w:numId="34" w16cid:durableId="2012685087">
    <w:abstractNumId w:val="20"/>
  </w:num>
  <w:num w:numId="35" w16cid:durableId="608661404">
    <w:abstractNumId w:val="55"/>
  </w:num>
  <w:num w:numId="36" w16cid:durableId="1184440792">
    <w:abstractNumId w:val="27"/>
  </w:num>
  <w:num w:numId="37" w16cid:durableId="675352729">
    <w:abstractNumId w:val="43"/>
  </w:num>
  <w:num w:numId="38" w16cid:durableId="148374135">
    <w:abstractNumId w:val="14"/>
  </w:num>
  <w:num w:numId="39" w16cid:durableId="145630087">
    <w:abstractNumId w:val="33"/>
  </w:num>
  <w:num w:numId="40" w16cid:durableId="1971207072">
    <w:abstractNumId w:val="57"/>
  </w:num>
  <w:num w:numId="41" w16cid:durableId="428433515">
    <w:abstractNumId w:val="39"/>
  </w:num>
  <w:num w:numId="42" w16cid:durableId="1336303197">
    <w:abstractNumId w:val="25"/>
  </w:num>
  <w:num w:numId="43" w16cid:durableId="489440770">
    <w:abstractNumId w:val="1"/>
  </w:num>
  <w:num w:numId="44" w16cid:durableId="639774137">
    <w:abstractNumId w:val="41"/>
  </w:num>
  <w:num w:numId="45" w16cid:durableId="694772699">
    <w:abstractNumId w:val="16"/>
  </w:num>
  <w:num w:numId="46" w16cid:durableId="1813785853">
    <w:abstractNumId w:val="44"/>
  </w:num>
  <w:num w:numId="47" w16cid:durableId="1012142016">
    <w:abstractNumId w:val="3"/>
  </w:num>
  <w:num w:numId="48" w16cid:durableId="1472795476">
    <w:abstractNumId w:val="6"/>
  </w:num>
  <w:num w:numId="49" w16cid:durableId="413863161">
    <w:abstractNumId w:val="17"/>
  </w:num>
  <w:num w:numId="50" w16cid:durableId="1826629139">
    <w:abstractNumId w:val="9"/>
  </w:num>
  <w:num w:numId="51" w16cid:durableId="845284598">
    <w:abstractNumId w:val="32"/>
  </w:num>
  <w:num w:numId="52" w16cid:durableId="2092773444">
    <w:abstractNumId w:val="49"/>
  </w:num>
  <w:num w:numId="53" w16cid:durableId="613172000">
    <w:abstractNumId w:val="10"/>
  </w:num>
  <w:num w:numId="54" w16cid:durableId="1443114559">
    <w:abstractNumId w:val="5"/>
  </w:num>
  <w:num w:numId="55" w16cid:durableId="272058517">
    <w:abstractNumId w:val="2"/>
  </w:num>
  <w:num w:numId="56" w16cid:durableId="1056778331">
    <w:abstractNumId w:val="18"/>
  </w:num>
  <w:num w:numId="57" w16cid:durableId="1925072115">
    <w:abstractNumId w:val="50"/>
  </w:num>
  <w:num w:numId="58" w16cid:durableId="495734298">
    <w:abstractNumId w:val="34"/>
  </w:num>
  <w:num w:numId="59" w16cid:durableId="174004161">
    <w:abstractNumId w:val="7"/>
  </w:num>
  <w:num w:numId="60" w16cid:durableId="962351017">
    <w:abstractNumId w:val="31"/>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inh Nguyen">
    <w15:presenceInfo w15:providerId="None" w15:userId="Trinh Nguy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4CD"/>
    <w:rsid w:val="00004CAC"/>
    <w:rsid w:val="00005B21"/>
    <w:rsid w:val="00022AEF"/>
    <w:rsid w:val="00025C96"/>
    <w:rsid w:val="000262FE"/>
    <w:rsid w:val="000374CD"/>
    <w:rsid w:val="00042374"/>
    <w:rsid w:val="00047DA9"/>
    <w:rsid w:val="00057DC6"/>
    <w:rsid w:val="00061A3A"/>
    <w:rsid w:val="000638D6"/>
    <w:rsid w:val="00095889"/>
    <w:rsid w:val="00096A86"/>
    <w:rsid w:val="00096EA4"/>
    <w:rsid w:val="000A58F4"/>
    <w:rsid w:val="000B2EEE"/>
    <w:rsid w:val="000C3E6C"/>
    <w:rsid w:val="000C58EA"/>
    <w:rsid w:val="000C6B1B"/>
    <w:rsid w:val="000E232A"/>
    <w:rsid w:val="000E41BC"/>
    <w:rsid w:val="000F323F"/>
    <w:rsid w:val="000F364F"/>
    <w:rsid w:val="001111DC"/>
    <w:rsid w:val="00132B78"/>
    <w:rsid w:val="00156CD4"/>
    <w:rsid w:val="001659C0"/>
    <w:rsid w:val="00173527"/>
    <w:rsid w:val="00194315"/>
    <w:rsid w:val="0019491B"/>
    <w:rsid w:val="001A55C6"/>
    <w:rsid w:val="001D338C"/>
    <w:rsid w:val="001D65B2"/>
    <w:rsid w:val="001E7EDF"/>
    <w:rsid w:val="00206331"/>
    <w:rsid w:val="00233F59"/>
    <w:rsid w:val="00242C51"/>
    <w:rsid w:val="002477AB"/>
    <w:rsid w:val="00247A61"/>
    <w:rsid w:val="002764B3"/>
    <w:rsid w:val="00283019"/>
    <w:rsid w:val="002A0C03"/>
    <w:rsid w:val="002B43DF"/>
    <w:rsid w:val="002D4147"/>
    <w:rsid w:val="002E14A3"/>
    <w:rsid w:val="002E2E71"/>
    <w:rsid w:val="002E4D67"/>
    <w:rsid w:val="0030638A"/>
    <w:rsid w:val="00315F73"/>
    <w:rsid w:val="003249C8"/>
    <w:rsid w:val="00335A99"/>
    <w:rsid w:val="00336916"/>
    <w:rsid w:val="00343848"/>
    <w:rsid w:val="003625CF"/>
    <w:rsid w:val="003703DC"/>
    <w:rsid w:val="003714B1"/>
    <w:rsid w:val="003714F4"/>
    <w:rsid w:val="003722BC"/>
    <w:rsid w:val="00375167"/>
    <w:rsid w:val="00381934"/>
    <w:rsid w:val="00383987"/>
    <w:rsid w:val="00386405"/>
    <w:rsid w:val="003C6CC8"/>
    <w:rsid w:val="003D2E51"/>
    <w:rsid w:val="003E4D93"/>
    <w:rsid w:val="003E7F20"/>
    <w:rsid w:val="00426FA9"/>
    <w:rsid w:val="0043794C"/>
    <w:rsid w:val="00443A45"/>
    <w:rsid w:val="004575C4"/>
    <w:rsid w:val="00475969"/>
    <w:rsid w:val="00477B8F"/>
    <w:rsid w:val="004928CC"/>
    <w:rsid w:val="00496478"/>
    <w:rsid w:val="004A5021"/>
    <w:rsid w:val="004A74D9"/>
    <w:rsid w:val="004B3427"/>
    <w:rsid w:val="004E5121"/>
    <w:rsid w:val="004E516E"/>
    <w:rsid w:val="004E7038"/>
    <w:rsid w:val="004F0222"/>
    <w:rsid w:val="004F5E69"/>
    <w:rsid w:val="00500676"/>
    <w:rsid w:val="00504861"/>
    <w:rsid w:val="00522BC3"/>
    <w:rsid w:val="00553E8F"/>
    <w:rsid w:val="00562DAE"/>
    <w:rsid w:val="00563178"/>
    <w:rsid w:val="005A1C31"/>
    <w:rsid w:val="005B45E0"/>
    <w:rsid w:val="005D7922"/>
    <w:rsid w:val="005E5A99"/>
    <w:rsid w:val="005E6641"/>
    <w:rsid w:val="005F0CF0"/>
    <w:rsid w:val="005F3541"/>
    <w:rsid w:val="00604A39"/>
    <w:rsid w:val="00605A63"/>
    <w:rsid w:val="006127D8"/>
    <w:rsid w:val="00642A93"/>
    <w:rsid w:val="00646C22"/>
    <w:rsid w:val="00662EDB"/>
    <w:rsid w:val="00675535"/>
    <w:rsid w:val="00676ED9"/>
    <w:rsid w:val="006817EA"/>
    <w:rsid w:val="006A1B34"/>
    <w:rsid w:val="006A6CF7"/>
    <w:rsid w:val="006C6253"/>
    <w:rsid w:val="006C65B7"/>
    <w:rsid w:val="006D208A"/>
    <w:rsid w:val="006D4774"/>
    <w:rsid w:val="006D5237"/>
    <w:rsid w:val="006E3B0D"/>
    <w:rsid w:val="00720592"/>
    <w:rsid w:val="00731265"/>
    <w:rsid w:val="00732141"/>
    <w:rsid w:val="007373CF"/>
    <w:rsid w:val="00755F16"/>
    <w:rsid w:val="0076413A"/>
    <w:rsid w:val="00774841"/>
    <w:rsid w:val="00797312"/>
    <w:rsid w:val="007C0E2A"/>
    <w:rsid w:val="007D0822"/>
    <w:rsid w:val="007D1135"/>
    <w:rsid w:val="007D1B73"/>
    <w:rsid w:val="007D1F9A"/>
    <w:rsid w:val="007E160A"/>
    <w:rsid w:val="007F599E"/>
    <w:rsid w:val="007F755D"/>
    <w:rsid w:val="00800605"/>
    <w:rsid w:val="00835D72"/>
    <w:rsid w:val="00842FC7"/>
    <w:rsid w:val="00843D07"/>
    <w:rsid w:val="00861D7C"/>
    <w:rsid w:val="0087087B"/>
    <w:rsid w:val="008758A7"/>
    <w:rsid w:val="00882534"/>
    <w:rsid w:val="008B1410"/>
    <w:rsid w:val="008B186F"/>
    <w:rsid w:val="008B38D6"/>
    <w:rsid w:val="008B3BB0"/>
    <w:rsid w:val="008B4BD7"/>
    <w:rsid w:val="008C1CB6"/>
    <w:rsid w:val="008D2D71"/>
    <w:rsid w:val="008F3CED"/>
    <w:rsid w:val="008F5C5A"/>
    <w:rsid w:val="00904655"/>
    <w:rsid w:val="00915A16"/>
    <w:rsid w:val="009274E9"/>
    <w:rsid w:val="00934176"/>
    <w:rsid w:val="009521E2"/>
    <w:rsid w:val="0096254E"/>
    <w:rsid w:val="00962B1B"/>
    <w:rsid w:val="00972707"/>
    <w:rsid w:val="0099118F"/>
    <w:rsid w:val="00991453"/>
    <w:rsid w:val="00997026"/>
    <w:rsid w:val="009B775F"/>
    <w:rsid w:val="009C1DB5"/>
    <w:rsid w:val="009D46AE"/>
    <w:rsid w:val="00A13901"/>
    <w:rsid w:val="00A272DA"/>
    <w:rsid w:val="00A46AD7"/>
    <w:rsid w:val="00A57521"/>
    <w:rsid w:val="00AA3C0D"/>
    <w:rsid w:val="00AC1D3B"/>
    <w:rsid w:val="00AC3E5B"/>
    <w:rsid w:val="00AC5F58"/>
    <w:rsid w:val="00AC7F76"/>
    <w:rsid w:val="00AE62B6"/>
    <w:rsid w:val="00AF1A64"/>
    <w:rsid w:val="00AF2009"/>
    <w:rsid w:val="00B03BDB"/>
    <w:rsid w:val="00B53CA2"/>
    <w:rsid w:val="00B5796E"/>
    <w:rsid w:val="00B75FCA"/>
    <w:rsid w:val="00B827A4"/>
    <w:rsid w:val="00BC4BEC"/>
    <w:rsid w:val="00BD78D7"/>
    <w:rsid w:val="00BE3A15"/>
    <w:rsid w:val="00BF583C"/>
    <w:rsid w:val="00C0690C"/>
    <w:rsid w:val="00C1117D"/>
    <w:rsid w:val="00C151BF"/>
    <w:rsid w:val="00C21C3C"/>
    <w:rsid w:val="00C53732"/>
    <w:rsid w:val="00C57716"/>
    <w:rsid w:val="00CA19BA"/>
    <w:rsid w:val="00CA1B22"/>
    <w:rsid w:val="00CA5072"/>
    <w:rsid w:val="00CB1466"/>
    <w:rsid w:val="00CC5F3F"/>
    <w:rsid w:val="00CD4B5F"/>
    <w:rsid w:val="00CE4BF3"/>
    <w:rsid w:val="00CF7CB6"/>
    <w:rsid w:val="00D05CE3"/>
    <w:rsid w:val="00D135C3"/>
    <w:rsid w:val="00D135D4"/>
    <w:rsid w:val="00D2346D"/>
    <w:rsid w:val="00D25229"/>
    <w:rsid w:val="00D46064"/>
    <w:rsid w:val="00D46533"/>
    <w:rsid w:val="00D741F0"/>
    <w:rsid w:val="00D759C5"/>
    <w:rsid w:val="00D86ACE"/>
    <w:rsid w:val="00D974C4"/>
    <w:rsid w:val="00DC2A5E"/>
    <w:rsid w:val="00DC6BCD"/>
    <w:rsid w:val="00DE6DED"/>
    <w:rsid w:val="00DF407E"/>
    <w:rsid w:val="00DF7398"/>
    <w:rsid w:val="00E05879"/>
    <w:rsid w:val="00E14CCE"/>
    <w:rsid w:val="00E20187"/>
    <w:rsid w:val="00E54C45"/>
    <w:rsid w:val="00E72FE5"/>
    <w:rsid w:val="00E80661"/>
    <w:rsid w:val="00E81335"/>
    <w:rsid w:val="00EB4DD8"/>
    <w:rsid w:val="00EB5524"/>
    <w:rsid w:val="00EC2DE8"/>
    <w:rsid w:val="00EC6CF7"/>
    <w:rsid w:val="00EE166F"/>
    <w:rsid w:val="00EE4BC0"/>
    <w:rsid w:val="00F03C6E"/>
    <w:rsid w:val="00F15EC6"/>
    <w:rsid w:val="00F24D0B"/>
    <w:rsid w:val="00F3181E"/>
    <w:rsid w:val="00F46ADD"/>
    <w:rsid w:val="00F81B00"/>
    <w:rsid w:val="00F866C7"/>
    <w:rsid w:val="00FD667A"/>
    <w:rsid w:val="00FE54DA"/>
    <w:rsid w:val="00FF7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A1C6"/>
  <w15:chartTrackingRefBased/>
  <w15:docId w15:val="{6A8E39B7-B874-47D5-9E0E-5ED7C1A22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74CD"/>
    <w:pPr>
      <w:spacing w:after="0" w:line="240" w:lineRule="auto"/>
    </w:pPr>
    <w:rPr>
      <w:rFonts w:ascii="Times New Roman" w:eastAsia="Times New Roman" w:hAnsi="Times New Roman" w:cs="Times New Roman"/>
      <w:color w:val="000000"/>
      <w:sz w:val="24"/>
      <w:szCs w:val="24"/>
      <w:lang w:val="vi-VN" w:eastAsia="vi-VN"/>
    </w:rPr>
  </w:style>
  <w:style w:type="paragraph" w:styleId="Heading1">
    <w:name w:val="heading 1"/>
    <w:basedOn w:val="Normal"/>
    <w:next w:val="Normal"/>
    <w:link w:val="Heading1Char"/>
    <w:rsid w:val="000374CD"/>
    <w:pPr>
      <w:keepNext/>
      <w:keepLines/>
      <w:jc w:val="both"/>
      <w:outlineLvl w:val="0"/>
    </w:pPr>
    <w:rPr>
      <w:rFonts w:ascii="Verdana" w:eastAsia="Verdana" w:hAnsi="Verdana" w:cs="Verdana"/>
      <w:b/>
      <w:sz w:val="20"/>
      <w:szCs w:val="20"/>
      <w:u w:val="single"/>
    </w:rPr>
  </w:style>
  <w:style w:type="paragraph" w:styleId="Heading2">
    <w:name w:val="heading 2"/>
    <w:basedOn w:val="Normal"/>
    <w:next w:val="Normal"/>
    <w:link w:val="Heading2Char"/>
    <w:rsid w:val="000374CD"/>
    <w:pPr>
      <w:keepNext/>
      <w:keepLines/>
      <w:spacing w:before="240" w:after="60"/>
      <w:ind w:left="10"/>
      <w:jc w:val="both"/>
      <w:outlineLvl w:val="1"/>
    </w:pPr>
    <w:rPr>
      <w:rFonts w:ascii="Verdana" w:eastAsia="Verdana" w:hAnsi="Verdana" w:cs="Verdana"/>
      <w:b/>
      <w:sz w:val="18"/>
      <w:szCs w:val="18"/>
    </w:rPr>
  </w:style>
  <w:style w:type="paragraph" w:styleId="Heading3">
    <w:name w:val="heading 3"/>
    <w:basedOn w:val="Normal"/>
    <w:next w:val="Normal"/>
    <w:link w:val="Heading3Char"/>
    <w:rsid w:val="000374CD"/>
    <w:pPr>
      <w:keepNext/>
      <w:keepLines/>
      <w:spacing w:before="240" w:after="60"/>
      <w:ind w:left="630" w:hanging="720"/>
      <w:jc w:val="both"/>
      <w:outlineLvl w:val="2"/>
    </w:pPr>
    <w:rPr>
      <w:rFonts w:ascii="Arial" w:eastAsia="Arial" w:hAnsi="Arial" w:cs="Arial"/>
      <w:b/>
      <w:sz w:val="26"/>
      <w:szCs w:val="26"/>
    </w:rPr>
  </w:style>
  <w:style w:type="paragraph" w:styleId="Heading4">
    <w:name w:val="heading 4"/>
    <w:basedOn w:val="Normal"/>
    <w:next w:val="Normal"/>
    <w:link w:val="Heading4Char"/>
    <w:rsid w:val="000374CD"/>
    <w:pPr>
      <w:keepNext/>
      <w:keepLines/>
      <w:spacing w:before="240" w:after="60"/>
      <w:ind w:left="630" w:hanging="720"/>
      <w:jc w:val="both"/>
      <w:outlineLvl w:val="3"/>
    </w:pPr>
    <w:rPr>
      <w:b/>
      <w:sz w:val="28"/>
      <w:szCs w:val="28"/>
    </w:rPr>
  </w:style>
  <w:style w:type="paragraph" w:styleId="Heading5">
    <w:name w:val="heading 5"/>
    <w:basedOn w:val="Normal"/>
    <w:next w:val="Normal"/>
    <w:link w:val="Heading5Char"/>
    <w:qFormat/>
    <w:rsid w:val="000374CD"/>
    <w:pPr>
      <w:keepNext/>
      <w:keepLines/>
      <w:ind w:left="54" w:hanging="1008"/>
      <w:jc w:val="both"/>
      <w:outlineLvl w:val="4"/>
    </w:pPr>
    <w:rPr>
      <w:rFonts w:ascii="Verdana" w:eastAsia="Verdana" w:hAnsi="Verdana" w:cs="Verdana"/>
      <w:sz w:val="18"/>
      <w:szCs w:val="18"/>
    </w:rPr>
  </w:style>
  <w:style w:type="paragraph" w:styleId="Heading6">
    <w:name w:val="heading 6"/>
    <w:basedOn w:val="Normal"/>
    <w:next w:val="Normal"/>
    <w:link w:val="Heading6Char"/>
    <w:rsid w:val="000374CD"/>
    <w:pPr>
      <w:keepNext/>
      <w:keepLines/>
      <w:spacing w:before="240" w:after="60"/>
      <w:ind w:left="198" w:hanging="1152"/>
      <w:jc w:val="both"/>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74CD"/>
    <w:rPr>
      <w:rFonts w:ascii="Verdana" w:eastAsia="Verdana" w:hAnsi="Verdana" w:cs="Verdana"/>
      <w:b/>
      <w:color w:val="000000"/>
      <w:sz w:val="20"/>
      <w:szCs w:val="20"/>
      <w:u w:val="single"/>
      <w:lang w:val="vi-VN" w:eastAsia="vi-VN"/>
    </w:rPr>
  </w:style>
  <w:style w:type="character" w:customStyle="1" w:styleId="Heading2Char">
    <w:name w:val="Heading 2 Char"/>
    <w:basedOn w:val="DefaultParagraphFont"/>
    <w:link w:val="Heading2"/>
    <w:rsid w:val="000374CD"/>
    <w:rPr>
      <w:rFonts w:ascii="Verdana" w:eastAsia="Verdana" w:hAnsi="Verdana" w:cs="Verdana"/>
      <w:b/>
      <w:color w:val="000000"/>
      <w:sz w:val="18"/>
      <w:szCs w:val="18"/>
      <w:lang w:val="vi-VN" w:eastAsia="vi-VN"/>
    </w:rPr>
  </w:style>
  <w:style w:type="character" w:customStyle="1" w:styleId="Heading3Char">
    <w:name w:val="Heading 3 Char"/>
    <w:basedOn w:val="DefaultParagraphFont"/>
    <w:link w:val="Heading3"/>
    <w:rsid w:val="000374CD"/>
    <w:rPr>
      <w:rFonts w:ascii="Arial" w:eastAsia="Arial" w:hAnsi="Arial" w:cs="Arial"/>
      <w:b/>
      <w:color w:val="000000"/>
      <w:sz w:val="26"/>
      <w:szCs w:val="26"/>
      <w:lang w:val="vi-VN" w:eastAsia="vi-VN"/>
    </w:rPr>
  </w:style>
  <w:style w:type="character" w:customStyle="1" w:styleId="Heading4Char">
    <w:name w:val="Heading 4 Char"/>
    <w:basedOn w:val="DefaultParagraphFont"/>
    <w:link w:val="Heading4"/>
    <w:rsid w:val="000374CD"/>
    <w:rPr>
      <w:rFonts w:ascii="Times New Roman" w:eastAsia="Times New Roman" w:hAnsi="Times New Roman" w:cs="Times New Roman"/>
      <w:b/>
      <w:color w:val="000000"/>
      <w:sz w:val="28"/>
      <w:szCs w:val="28"/>
      <w:lang w:val="vi-VN" w:eastAsia="vi-VN"/>
    </w:rPr>
  </w:style>
  <w:style w:type="character" w:customStyle="1" w:styleId="Heading5Char">
    <w:name w:val="Heading 5 Char"/>
    <w:basedOn w:val="DefaultParagraphFont"/>
    <w:link w:val="Heading5"/>
    <w:rsid w:val="000374CD"/>
    <w:rPr>
      <w:rFonts w:ascii="Verdana" w:eastAsia="Verdana" w:hAnsi="Verdana" w:cs="Verdana"/>
      <w:color w:val="000000"/>
      <w:sz w:val="18"/>
      <w:szCs w:val="18"/>
      <w:lang w:val="vi-VN" w:eastAsia="vi-VN"/>
    </w:rPr>
  </w:style>
  <w:style w:type="character" w:customStyle="1" w:styleId="Heading6Char">
    <w:name w:val="Heading 6 Char"/>
    <w:basedOn w:val="DefaultParagraphFont"/>
    <w:link w:val="Heading6"/>
    <w:rsid w:val="000374CD"/>
    <w:rPr>
      <w:rFonts w:ascii="Times New Roman" w:eastAsia="Times New Roman" w:hAnsi="Times New Roman" w:cs="Times New Roman"/>
      <w:b/>
      <w:color w:val="000000"/>
      <w:lang w:val="vi-VN" w:eastAsia="vi-VN"/>
    </w:rPr>
  </w:style>
  <w:style w:type="paragraph" w:styleId="BalloonText">
    <w:name w:val="Balloon Text"/>
    <w:basedOn w:val="Normal"/>
    <w:link w:val="BalloonTextChar"/>
    <w:uiPriority w:val="99"/>
    <w:unhideWhenUsed/>
    <w:qFormat/>
    <w:rsid w:val="000374CD"/>
    <w:rPr>
      <w:rFonts w:ascii="Tahoma" w:hAnsi="Tahoma" w:cs="Tahoma"/>
      <w:sz w:val="16"/>
      <w:szCs w:val="16"/>
    </w:rPr>
  </w:style>
  <w:style w:type="character" w:customStyle="1" w:styleId="BalloonTextChar">
    <w:name w:val="Balloon Text Char"/>
    <w:basedOn w:val="DefaultParagraphFont"/>
    <w:link w:val="BalloonText"/>
    <w:uiPriority w:val="99"/>
    <w:qFormat/>
    <w:rsid w:val="000374CD"/>
    <w:rPr>
      <w:rFonts w:ascii="Tahoma" w:eastAsia="Times New Roman" w:hAnsi="Tahoma" w:cs="Tahoma"/>
      <w:color w:val="000000"/>
      <w:sz w:val="16"/>
      <w:szCs w:val="16"/>
      <w:lang w:val="vi-VN" w:eastAsia="vi-VN"/>
    </w:rPr>
  </w:style>
  <w:style w:type="paragraph" w:styleId="Footer">
    <w:name w:val="footer"/>
    <w:basedOn w:val="Normal"/>
    <w:link w:val="FooterChar"/>
    <w:uiPriority w:val="99"/>
    <w:unhideWhenUsed/>
    <w:qFormat/>
    <w:rsid w:val="000374CD"/>
    <w:pPr>
      <w:tabs>
        <w:tab w:val="center" w:pos="4680"/>
        <w:tab w:val="right" w:pos="9360"/>
      </w:tabs>
    </w:pPr>
  </w:style>
  <w:style w:type="character" w:customStyle="1" w:styleId="FooterChar">
    <w:name w:val="Footer Char"/>
    <w:basedOn w:val="DefaultParagraphFont"/>
    <w:link w:val="Footer"/>
    <w:uiPriority w:val="99"/>
    <w:rsid w:val="000374CD"/>
    <w:rPr>
      <w:rFonts w:ascii="Times New Roman" w:eastAsia="Times New Roman" w:hAnsi="Times New Roman" w:cs="Times New Roman"/>
      <w:color w:val="000000"/>
      <w:sz w:val="24"/>
      <w:szCs w:val="24"/>
      <w:lang w:val="vi-VN" w:eastAsia="vi-VN"/>
    </w:rPr>
  </w:style>
  <w:style w:type="paragraph" w:styleId="Header">
    <w:name w:val="header"/>
    <w:basedOn w:val="Normal"/>
    <w:link w:val="HeaderChar"/>
    <w:uiPriority w:val="99"/>
    <w:unhideWhenUsed/>
    <w:qFormat/>
    <w:rsid w:val="000374CD"/>
    <w:pPr>
      <w:tabs>
        <w:tab w:val="center" w:pos="4680"/>
        <w:tab w:val="right" w:pos="9360"/>
      </w:tabs>
    </w:pPr>
  </w:style>
  <w:style w:type="character" w:customStyle="1" w:styleId="HeaderChar">
    <w:name w:val="Header Char"/>
    <w:basedOn w:val="DefaultParagraphFont"/>
    <w:link w:val="Header"/>
    <w:uiPriority w:val="99"/>
    <w:qFormat/>
    <w:rsid w:val="000374CD"/>
    <w:rPr>
      <w:rFonts w:ascii="Times New Roman" w:eastAsia="Times New Roman" w:hAnsi="Times New Roman" w:cs="Times New Roman"/>
      <w:color w:val="000000"/>
      <w:sz w:val="24"/>
      <w:szCs w:val="24"/>
      <w:lang w:val="vi-VN" w:eastAsia="vi-VN"/>
    </w:rPr>
  </w:style>
  <w:style w:type="paragraph" w:styleId="Subtitle">
    <w:name w:val="Subtitle"/>
    <w:basedOn w:val="Normal"/>
    <w:next w:val="Normal"/>
    <w:link w:val="SubtitleChar"/>
    <w:rsid w:val="000374CD"/>
    <w:pPr>
      <w:keepNext/>
      <w:keepLines/>
      <w:spacing w:before="360" w:after="80"/>
      <w:contextualSpacing/>
    </w:pPr>
    <w:rPr>
      <w:rFonts w:ascii="Georgia" w:eastAsia="Georgia" w:hAnsi="Georgia" w:cs="Georgia"/>
      <w:i/>
      <w:color w:val="666666"/>
      <w:sz w:val="48"/>
      <w:szCs w:val="48"/>
    </w:rPr>
  </w:style>
  <w:style w:type="character" w:customStyle="1" w:styleId="SubtitleChar">
    <w:name w:val="Subtitle Char"/>
    <w:basedOn w:val="DefaultParagraphFont"/>
    <w:link w:val="Subtitle"/>
    <w:rsid w:val="000374CD"/>
    <w:rPr>
      <w:rFonts w:ascii="Georgia" w:eastAsia="Georgia" w:hAnsi="Georgia" w:cs="Georgia"/>
      <w:i/>
      <w:color w:val="666666"/>
      <w:sz w:val="48"/>
      <w:szCs w:val="48"/>
      <w:lang w:val="vi-VN" w:eastAsia="vi-VN"/>
    </w:rPr>
  </w:style>
  <w:style w:type="paragraph" w:styleId="Title">
    <w:name w:val="Title"/>
    <w:basedOn w:val="Normal"/>
    <w:next w:val="Normal"/>
    <w:link w:val="TitleChar"/>
    <w:qFormat/>
    <w:rsid w:val="000374CD"/>
    <w:pPr>
      <w:keepNext/>
      <w:keepLines/>
      <w:spacing w:before="480" w:after="120"/>
      <w:contextualSpacing/>
    </w:pPr>
    <w:rPr>
      <w:b/>
      <w:sz w:val="72"/>
      <w:szCs w:val="72"/>
    </w:rPr>
  </w:style>
  <w:style w:type="character" w:customStyle="1" w:styleId="TitleChar">
    <w:name w:val="Title Char"/>
    <w:basedOn w:val="DefaultParagraphFont"/>
    <w:link w:val="Title"/>
    <w:rsid w:val="000374CD"/>
    <w:rPr>
      <w:rFonts w:ascii="Times New Roman" w:eastAsia="Times New Roman" w:hAnsi="Times New Roman" w:cs="Times New Roman"/>
      <w:b/>
      <w:color w:val="000000"/>
      <w:sz w:val="72"/>
      <w:szCs w:val="72"/>
      <w:lang w:val="vi-VN" w:eastAsia="vi-VN"/>
    </w:rPr>
  </w:style>
  <w:style w:type="paragraph" w:customStyle="1" w:styleId="ListParagraph1">
    <w:name w:val="List Paragraph1"/>
    <w:basedOn w:val="Normal"/>
    <w:qFormat/>
    <w:rsid w:val="000374CD"/>
    <w:pPr>
      <w:ind w:left="720"/>
      <w:contextualSpacing/>
    </w:pPr>
  </w:style>
  <w:style w:type="paragraph" w:styleId="ListParagraph">
    <w:name w:val="List Paragraph"/>
    <w:basedOn w:val="Normal"/>
    <w:uiPriority w:val="34"/>
    <w:qFormat/>
    <w:rsid w:val="000374CD"/>
    <w:pPr>
      <w:ind w:left="720"/>
      <w:contextualSpacing/>
    </w:pPr>
  </w:style>
  <w:style w:type="character" w:styleId="CommentReference">
    <w:name w:val="annotation reference"/>
    <w:unhideWhenUsed/>
    <w:qFormat/>
    <w:rsid w:val="000374CD"/>
    <w:rPr>
      <w:sz w:val="16"/>
      <w:szCs w:val="16"/>
    </w:rPr>
  </w:style>
  <w:style w:type="paragraph" w:styleId="CommentText">
    <w:name w:val="annotation text"/>
    <w:basedOn w:val="Normal"/>
    <w:link w:val="CommentTextChar"/>
    <w:uiPriority w:val="99"/>
    <w:unhideWhenUsed/>
    <w:rsid w:val="000374CD"/>
    <w:rPr>
      <w:sz w:val="20"/>
      <w:szCs w:val="20"/>
    </w:rPr>
  </w:style>
  <w:style w:type="character" w:customStyle="1" w:styleId="CommentTextChar">
    <w:name w:val="Comment Text Char"/>
    <w:basedOn w:val="DefaultParagraphFont"/>
    <w:link w:val="CommentText"/>
    <w:uiPriority w:val="99"/>
    <w:rsid w:val="000374CD"/>
    <w:rPr>
      <w:rFonts w:ascii="Times New Roman" w:eastAsia="Times New Roman" w:hAnsi="Times New Roman" w:cs="Times New Roman"/>
      <w:color w:val="000000"/>
      <w:sz w:val="20"/>
      <w:szCs w:val="20"/>
      <w:lang w:val="vi-VN" w:eastAsia="vi-VN"/>
    </w:rPr>
  </w:style>
  <w:style w:type="character" w:customStyle="1" w:styleId="CommentSubjectChar">
    <w:name w:val="Comment Subject Char"/>
    <w:basedOn w:val="CommentTextChar"/>
    <w:link w:val="CommentSubject"/>
    <w:uiPriority w:val="99"/>
    <w:semiHidden/>
    <w:rsid w:val="000374CD"/>
    <w:rPr>
      <w:rFonts w:ascii="Times New Roman" w:eastAsia="Times New Roman" w:hAnsi="Times New Roman" w:cs="Times New Roman"/>
      <w:b/>
      <w:bCs/>
      <w:color w:val="000000"/>
      <w:sz w:val="20"/>
      <w:szCs w:val="20"/>
      <w:lang w:val="vi-VN" w:eastAsia="vi-VN"/>
    </w:rPr>
  </w:style>
  <w:style w:type="paragraph" w:styleId="CommentSubject">
    <w:name w:val="annotation subject"/>
    <w:basedOn w:val="CommentText"/>
    <w:next w:val="CommentText"/>
    <w:link w:val="CommentSubjectChar"/>
    <w:uiPriority w:val="99"/>
    <w:semiHidden/>
    <w:unhideWhenUsed/>
    <w:rsid w:val="000374CD"/>
    <w:rPr>
      <w:b/>
      <w:bCs/>
    </w:rPr>
  </w:style>
  <w:style w:type="paragraph" w:customStyle="1" w:styleId="TableParagraph">
    <w:name w:val="Table Paragraph"/>
    <w:basedOn w:val="Normal"/>
    <w:uiPriority w:val="1"/>
    <w:qFormat/>
    <w:rsid w:val="000374CD"/>
    <w:pPr>
      <w:widowControl w:val="0"/>
      <w:autoSpaceDE w:val="0"/>
      <w:autoSpaceDN w:val="0"/>
      <w:ind w:left="94"/>
    </w:pPr>
    <w:rPr>
      <w:rFonts w:ascii="Arial" w:eastAsia="Arial" w:hAnsi="Arial" w:cs="Arial"/>
      <w:color w:val="auto"/>
      <w:sz w:val="22"/>
      <w:szCs w:val="22"/>
      <w:lang w:val="en-US" w:eastAsia="en-US"/>
    </w:rPr>
  </w:style>
  <w:style w:type="character" w:styleId="Hyperlink">
    <w:name w:val="Hyperlink"/>
    <w:uiPriority w:val="99"/>
    <w:unhideWhenUsed/>
    <w:rsid w:val="000374CD"/>
    <w:rPr>
      <w:color w:val="0563C1"/>
      <w:u w:val="single"/>
    </w:rPr>
  </w:style>
  <w:style w:type="paragraph" w:customStyle="1" w:styleId="FWBL1">
    <w:name w:val="FWB_L1"/>
    <w:basedOn w:val="Normal"/>
    <w:next w:val="FWBL2"/>
    <w:rsid w:val="000374CD"/>
    <w:pPr>
      <w:keepNext/>
      <w:keepLines/>
      <w:tabs>
        <w:tab w:val="num" w:pos="720"/>
      </w:tabs>
      <w:spacing w:after="240"/>
      <w:outlineLvl w:val="0"/>
    </w:pPr>
    <w:rPr>
      <w:b/>
      <w:smallCaps/>
      <w:color w:val="auto"/>
      <w:szCs w:val="20"/>
      <w:lang w:val="en-GB" w:eastAsia="en-US"/>
    </w:rPr>
  </w:style>
  <w:style w:type="paragraph" w:customStyle="1" w:styleId="FWBL2">
    <w:name w:val="FWB_L2"/>
    <w:basedOn w:val="FWBL1"/>
    <w:rsid w:val="000374CD"/>
    <w:pPr>
      <w:keepNext w:val="0"/>
      <w:keepLines w:val="0"/>
      <w:tabs>
        <w:tab w:val="clear" w:pos="720"/>
        <w:tab w:val="num" w:pos="1440"/>
      </w:tabs>
      <w:ind w:left="1440" w:hanging="360"/>
      <w:jc w:val="both"/>
      <w:outlineLvl w:val="9"/>
    </w:pPr>
    <w:rPr>
      <w:b w:val="0"/>
      <w:smallCaps w:val="0"/>
    </w:rPr>
  </w:style>
  <w:style w:type="paragraph" w:customStyle="1" w:styleId="FWBL3">
    <w:name w:val="FWB_L3"/>
    <w:basedOn w:val="FWBL2"/>
    <w:rsid w:val="000374CD"/>
    <w:pPr>
      <w:tabs>
        <w:tab w:val="clear" w:pos="1440"/>
        <w:tab w:val="num" w:pos="2160"/>
      </w:tabs>
      <w:ind w:left="2160" w:hanging="180"/>
    </w:pPr>
  </w:style>
  <w:style w:type="paragraph" w:customStyle="1" w:styleId="FWBL4">
    <w:name w:val="FWB_L4"/>
    <w:basedOn w:val="FWBL3"/>
    <w:rsid w:val="000374CD"/>
    <w:pPr>
      <w:numPr>
        <w:ilvl w:val="3"/>
      </w:numPr>
      <w:tabs>
        <w:tab w:val="num" w:pos="2160"/>
        <w:tab w:val="num" w:pos="2880"/>
      </w:tabs>
      <w:ind w:left="2880" w:hanging="360"/>
    </w:pPr>
  </w:style>
  <w:style w:type="paragraph" w:customStyle="1" w:styleId="FWBL5">
    <w:name w:val="FWB_L5"/>
    <w:basedOn w:val="FWBL4"/>
    <w:rsid w:val="000374CD"/>
    <w:pPr>
      <w:numPr>
        <w:ilvl w:val="4"/>
      </w:numPr>
      <w:tabs>
        <w:tab w:val="num" w:pos="2160"/>
        <w:tab w:val="num" w:pos="3600"/>
      </w:tabs>
      <w:ind w:left="3600" w:hanging="360"/>
    </w:pPr>
  </w:style>
  <w:style w:type="paragraph" w:customStyle="1" w:styleId="FWBL6">
    <w:name w:val="FWB_L6"/>
    <w:basedOn w:val="FWBL5"/>
    <w:rsid w:val="000374CD"/>
    <w:pPr>
      <w:numPr>
        <w:ilvl w:val="5"/>
      </w:numPr>
      <w:tabs>
        <w:tab w:val="num" w:pos="2160"/>
        <w:tab w:val="num" w:pos="4320"/>
      </w:tabs>
      <w:ind w:left="4320" w:hanging="180"/>
    </w:pPr>
  </w:style>
  <w:style w:type="paragraph" w:customStyle="1" w:styleId="FWBL7">
    <w:name w:val="FWB_L7"/>
    <w:basedOn w:val="FWBL6"/>
    <w:rsid w:val="000374CD"/>
    <w:pPr>
      <w:numPr>
        <w:ilvl w:val="6"/>
      </w:numPr>
      <w:tabs>
        <w:tab w:val="num" w:pos="2160"/>
        <w:tab w:val="num" w:pos="5040"/>
      </w:tabs>
      <w:ind w:left="5040" w:hanging="360"/>
    </w:pPr>
  </w:style>
  <w:style w:type="paragraph" w:customStyle="1" w:styleId="FWBL8">
    <w:name w:val="FWB_L8"/>
    <w:basedOn w:val="FWBL7"/>
    <w:rsid w:val="000374CD"/>
    <w:pPr>
      <w:numPr>
        <w:ilvl w:val="7"/>
      </w:numPr>
      <w:tabs>
        <w:tab w:val="num" w:pos="2160"/>
        <w:tab w:val="num" w:pos="5760"/>
      </w:tabs>
      <w:ind w:left="5760" w:hanging="360"/>
    </w:pPr>
  </w:style>
  <w:style w:type="paragraph" w:styleId="BodyText">
    <w:name w:val="Body Text"/>
    <w:basedOn w:val="Normal"/>
    <w:link w:val="BodyTextChar"/>
    <w:qFormat/>
    <w:rsid w:val="000374CD"/>
    <w:pPr>
      <w:spacing w:before="180" w:after="180"/>
    </w:pPr>
    <w:rPr>
      <w:rFonts w:ascii="Calibri" w:eastAsia="Calibri" w:hAnsi="Calibri"/>
      <w:color w:val="auto"/>
      <w:lang w:val="en-US" w:eastAsia="en-US"/>
    </w:rPr>
  </w:style>
  <w:style w:type="character" w:customStyle="1" w:styleId="BodyTextChar">
    <w:name w:val="Body Text Char"/>
    <w:basedOn w:val="DefaultParagraphFont"/>
    <w:link w:val="BodyText"/>
    <w:rsid w:val="000374CD"/>
    <w:rPr>
      <w:rFonts w:ascii="Calibri" w:eastAsia="Calibri" w:hAnsi="Calibri" w:cs="Times New Roman"/>
      <w:sz w:val="24"/>
      <w:szCs w:val="24"/>
    </w:rPr>
  </w:style>
  <w:style w:type="character" w:customStyle="1" w:styleId="DocumentMapChar">
    <w:name w:val="Document Map Char"/>
    <w:basedOn w:val="DefaultParagraphFont"/>
    <w:link w:val="DocumentMap"/>
    <w:semiHidden/>
    <w:rsid w:val="000374CD"/>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0374CD"/>
    <w:pPr>
      <w:shd w:val="clear" w:color="auto" w:fill="000080"/>
    </w:pPr>
    <w:rPr>
      <w:rFonts w:ascii="Tahoma" w:hAnsi="Tahoma" w:cs="Tahoma"/>
      <w:color w:val="auto"/>
      <w:sz w:val="20"/>
      <w:szCs w:val="20"/>
      <w:lang w:val="en-US" w:eastAsia="en-US"/>
    </w:rPr>
  </w:style>
  <w:style w:type="paragraph" w:styleId="FootnoteText">
    <w:name w:val="footnote text"/>
    <w:basedOn w:val="Normal"/>
    <w:link w:val="FootnoteTextChar"/>
    <w:uiPriority w:val="99"/>
    <w:semiHidden/>
    <w:unhideWhenUsed/>
    <w:rsid w:val="000374CD"/>
    <w:pPr>
      <w:contextualSpacing/>
    </w:pPr>
    <w:rPr>
      <w:rFonts w:ascii="Arial" w:eastAsia="Arial" w:hAnsi="Arial" w:cs="Arial"/>
      <w:color w:val="auto"/>
      <w:sz w:val="20"/>
      <w:szCs w:val="20"/>
      <w:lang w:val="vi" w:eastAsia="en-US"/>
    </w:rPr>
  </w:style>
  <w:style w:type="character" w:customStyle="1" w:styleId="FootnoteTextChar">
    <w:name w:val="Footnote Text Char"/>
    <w:basedOn w:val="DefaultParagraphFont"/>
    <w:link w:val="FootnoteText"/>
    <w:uiPriority w:val="99"/>
    <w:semiHidden/>
    <w:rsid w:val="000374CD"/>
    <w:rPr>
      <w:rFonts w:ascii="Arial" w:eastAsia="Arial" w:hAnsi="Arial" w:cs="Arial"/>
      <w:sz w:val="20"/>
      <w:szCs w:val="20"/>
      <w:lang w:val="vi"/>
    </w:rPr>
  </w:style>
  <w:style w:type="character" w:styleId="FootnoteReference">
    <w:name w:val="footnote reference"/>
    <w:uiPriority w:val="99"/>
    <w:semiHidden/>
    <w:unhideWhenUsed/>
    <w:rsid w:val="000374CD"/>
    <w:rPr>
      <w:vertAlign w:val="superscript"/>
    </w:rPr>
  </w:style>
  <w:style w:type="paragraph" w:styleId="NormalWeb">
    <w:name w:val="Normal (Web)"/>
    <w:basedOn w:val="Normal"/>
    <w:uiPriority w:val="99"/>
    <w:rsid w:val="000374CD"/>
    <w:pPr>
      <w:spacing w:before="100" w:beforeAutospacing="1" w:after="100" w:afterAutospacing="1"/>
    </w:pPr>
    <w:rPr>
      <w:color w:val="auto"/>
      <w:lang w:val="en-US" w:eastAsia="en-US"/>
    </w:rPr>
  </w:style>
  <w:style w:type="character" w:styleId="SubtleEmphasis">
    <w:name w:val="Subtle Emphasis"/>
    <w:uiPriority w:val="19"/>
    <w:qFormat/>
    <w:rsid w:val="000374CD"/>
    <w:rPr>
      <w:i/>
      <w:iCs/>
      <w:color w:val="404040"/>
    </w:rPr>
  </w:style>
  <w:style w:type="paragraph" w:styleId="Revision">
    <w:name w:val="Revision"/>
    <w:hidden/>
    <w:uiPriority w:val="99"/>
    <w:semiHidden/>
    <w:rsid w:val="00997026"/>
    <w:pPr>
      <w:spacing w:after="0" w:line="240" w:lineRule="auto"/>
    </w:pPr>
    <w:rPr>
      <w:rFonts w:ascii="Times New Roman" w:eastAsia="Times New Roman" w:hAnsi="Times New Roman" w:cs="Times New Roman"/>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27211">
      <w:bodyDiv w:val="1"/>
      <w:marLeft w:val="0"/>
      <w:marRight w:val="0"/>
      <w:marTop w:val="0"/>
      <w:marBottom w:val="0"/>
      <w:divBdr>
        <w:top w:val="none" w:sz="0" w:space="0" w:color="auto"/>
        <w:left w:val="none" w:sz="0" w:space="0" w:color="auto"/>
        <w:bottom w:val="none" w:sz="0" w:space="0" w:color="auto"/>
        <w:right w:val="none" w:sz="0" w:space="0" w:color="auto"/>
      </w:divBdr>
    </w:div>
    <w:div w:id="373696879">
      <w:bodyDiv w:val="1"/>
      <w:marLeft w:val="0"/>
      <w:marRight w:val="0"/>
      <w:marTop w:val="0"/>
      <w:marBottom w:val="0"/>
      <w:divBdr>
        <w:top w:val="none" w:sz="0" w:space="0" w:color="auto"/>
        <w:left w:val="none" w:sz="0" w:space="0" w:color="auto"/>
        <w:bottom w:val="none" w:sz="0" w:space="0" w:color="auto"/>
        <w:right w:val="none" w:sz="0" w:space="0" w:color="auto"/>
      </w:divBdr>
    </w:div>
    <w:div w:id="698163527">
      <w:bodyDiv w:val="1"/>
      <w:marLeft w:val="0"/>
      <w:marRight w:val="0"/>
      <w:marTop w:val="0"/>
      <w:marBottom w:val="0"/>
      <w:divBdr>
        <w:top w:val="none" w:sz="0" w:space="0" w:color="auto"/>
        <w:left w:val="none" w:sz="0" w:space="0" w:color="auto"/>
        <w:bottom w:val="none" w:sz="0" w:space="0" w:color="auto"/>
        <w:right w:val="none" w:sz="0" w:space="0" w:color="auto"/>
      </w:divBdr>
    </w:div>
    <w:div w:id="1399085439">
      <w:bodyDiv w:val="1"/>
      <w:marLeft w:val="0"/>
      <w:marRight w:val="0"/>
      <w:marTop w:val="0"/>
      <w:marBottom w:val="0"/>
      <w:divBdr>
        <w:top w:val="none" w:sz="0" w:space="0" w:color="auto"/>
        <w:left w:val="none" w:sz="0" w:space="0" w:color="auto"/>
        <w:bottom w:val="none" w:sz="0" w:space="0" w:color="auto"/>
        <w:right w:val="none" w:sz="0" w:space="0" w:color="auto"/>
      </w:divBdr>
    </w:div>
    <w:div w:id="1423258598">
      <w:bodyDiv w:val="1"/>
      <w:marLeft w:val="0"/>
      <w:marRight w:val="0"/>
      <w:marTop w:val="0"/>
      <w:marBottom w:val="0"/>
      <w:divBdr>
        <w:top w:val="none" w:sz="0" w:space="0" w:color="auto"/>
        <w:left w:val="none" w:sz="0" w:space="0" w:color="auto"/>
        <w:bottom w:val="none" w:sz="0" w:space="0" w:color="auto"/>
        <w:right w:val="none" w:sz="0" w:space="0" w:color="auto"/>
      </w:divBdr>
    </w:div>
    <w:div w:id="1602569482">
      <w:bodyDiv w:val="1"/>
      <w:marLeft w:val="0"/>
      <w:marRight w:val="0"/>
      <w:marTop w:val="0"/>
      <w:marBottom w:val="0"/>
      <w:divBdr>
        <w:top w:val="none" w:sz="0" w:space="0" w:color="auto"/>
        <w:left w:val="none" w:sz="0" w:space="0" w:color="auto"/>
        <w:bottom w:val="none" w:sz="0" w:space="0" w:color="auto"/>
        <w:right w:val="none" w:sz="0" w:space="0" w:color="auto"/>
      </w:divBdr>
    </w:div>
    <w:div w:id="1835760373">
      <w:bodyDiv w:val="1"/>
      <w:marLeft w:val="0"/>
      <w:marRight w:val="0"/>
      <w:marTop w:val="0"/>
      <w:marBottom w:val="0"/>
      <w:divBdr>
        <w:top w:val="none" w:sz="0" w:space="0" w:color="auto"/>
        <w:left w:val="none" w:sz="0" w:space="0" w:color="auto"/>
        <w:bottom w:val="none" w:sz="0" w:space="0" w:color="auto"/>
        <w:right w:val="none" w:sz="0" w:space="0" w:color="auto"/>
      </w:divBdr>
    </w:div>
    <w:div w:id="1907757493">
      <w:bodyDiv w:val="1"/>
      <w:marLeft w:val="0"/>
      <w:marRight w:val="0"/>
      <w:marTop w:val="0"/>
      <w:marBottom w:val="0"/>
      <w:divBdr>
        <w:top w:val="none" w:sz="0" w:space="0" w:color="auto"/>
        <w:left w:val="none" w:sz="0" w:space="0" w:color="auto"/>
        <w:bottom w:val="none" w:sz="0" w:space="0" w:color="auto"/>
        <w:right w:val="none" w:sz="0" w:space="0" w:color="auto"/>
      </w:divBdr>
    </w:div>
    <w:div w:id="2027827996">
      <w:bodyDiv w:val="1"/>
      <w:marLeft w:val="0"/>
      <w:marRight w:val="0"/>
      <w:marTop w:val="0"/>
      <w:marBottom w:val="0"/>
      <w:divBdr>
        <w:top w:val="none" w:sz="0" w:space="0" w:color="auto"/>
        <w:left w:val="none" w:sz="0" w:space="0" w:color="auto"/>
        <w:bottom w:val="none" w:sz="0" w:space="0" w:color="auto"/>
        <w:right w:val="none" w:sz="0" w:space="0" w:color="auto"/>
      </w:divBdr>
    </w:div>
    <w:div w:id="206733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ed_info@scommerce.asia%20" TargetMode="Externa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hn.vn/pages/quy-dinh-ve-khieu-nai-cua-gh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hn.vn/" TargetMode="Externa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401F6-9E33-4C3B-BDCD-335D15067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31</Pages>
  <Words>10113</Words>
  <Characters>57646</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Trinh Nguyen</cp:lastModifiedBy>
  <cp:revision>71</cp:revision>
  <dcterms:created xsi:type="dcterms:W3CDTF">2025-10-24T07:00:00Z</dcterms:created>
  <dcterms:modified xsi:type="dcterms:W3CDTF">2025-12-18T04:26:00Z</dcterms:modified>
</cp:coreProperties>
</file>