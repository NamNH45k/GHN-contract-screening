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894C0" w14:textId="77777777" w:rsidR="009900E5" w:rsidRDefault="009900E5">
      <w:pPr>
        <w:widowControl w:val="0"/>
        <w:spacing w:line="276" w:lineRule="auto"/>
      </w:pPr>
    </w:p>
    <w:p w14:paraId="73DF5653" w14:textId="77777777" w:rsidR="009900E5" w:rsidRDefault="00000000">
      <w:pPr>
        <w:jc w:val="center"/>
      </w:pPr>
      <w:r>
        <w:rPr>
          <w:b/>
          <w:bCs/>
        </w:rPr>
        <w:t>HỢP ĐỒNG DỊCH VỤ</w:t>
      </w:r>
    </w:p>
    <w:p w14:paraId="59FFA06B" w14:textId="77777777" w:rsidR="009900E5" w:rsidRDefault="00000000">
      <w:pPr>
        <w:jc w:val="center"/>
        <w:rPr>
          <w:sz w:val="20"/>
          <w:szCs w:val="20"/>
        </w:rPr>
      </w:pPr>
      <w:r>
        <w:rPr>
          <w:b/>
          <w:bCs/>
          <w:sz w:val="20"/>
          <w:szCs w:val="20"/>
        </w:rPr>
        <w:t>Số: __________________________________</w:t>
      </w:r>
    </w:p>
    <w:p w14:paraId="3EBA02DC" w14:textId="77777777" w:rsidR="009900E5" w:rsidRDefault="00000000">
      <w:pPr>
        <w:jc w:val="center"/>
        <w:rPr>
          <w:sz w:val="20"/>
          <w:szCs w:val="20"/>
        </w:rPr>
      </w:pPr>
      <w:r>
        <w:rPr>
          <w:b/>
          <w:bCs/>
          <w:sz w:val="20"/>
          <w:szCs w:val="20"/>
        </w:rPr>
        <w:t>(“Hợp Đồng”)</w:t>
      </w:r>
    </w:p>
    <w:p w14:paraId="010C9189" w14:textId="77777777" w:rsidR="009900E5" w:rsidRDefault="009900E5">
      <w:pPr>
        <w:ind w:left="720"/>
        <w:rPr>
          <w:sz w:val="20"/>
          <w:szCs w:val="20"/>
        </w:rPr>
      </w:pPr>
    </w:p>
    <w:p w14:paraId="5A37DF8D" w14:textId="77777777" w:rsidR="009900E5" w:rsidRDefault="00000000">
      <w:pPr>
        <w:numPr>
          <w:ilvl w:val="0"/>
          <w:numId w:val="1"/>
        </w:numPr>
        <w:ind w:left="360"/>
        <w:jc w:val="both"/>
        <w:rPr>
          <w:sz w:val="20"/>
          <w:szCs w:val="20"/>
        </w:rPr>
      </w:pPr>
      <w:r>
        <w:rPr>
          <w:sz w:val="20"/>
          <w:szCs w:val="20"/>
        </w:rPr>
        <w:t>Căn cứ Bộ luật Dân sự, Luật Thương mại, Luật Bưu chính hiện hành và các văn bản hướng dẫn hiện hành;</w:t>
      </w:r>
    </w:p>
    <w:p w14:paraId="2C881990" w14:textId="77777777" w:rsidR="009900E5" w:rsidRDefault="00000000">
      <w:pPr>
        <w:numPr>
          <w:ilvl w:val="0"/>
          <w:numId w:val="1"/>
        </w:numPr>
        <w:ind w:left="360"/>
        <w:jc w:val="both"/>
        <w:rPr>
          <w:sz w:val="20"/>
          <w:szCs w:val="20"/>
        </w:rPr>
      </w:pPr>
      <w:r>
        <w:rPr>
          <w:sz w:val="20"/>
          <w:szCs w:val="20"/>
        </w:rPr>
        <w:t>Căn cứ nhu cầu của các Bên.</w:t>
      </w:r>
    </w:p>
    <w:p w14:paraId="7C49797B" w14:textId="77777777" w:rsidR="009900E5" w:rsidRDefault="009900E5">
      <w:pPr>
        <w:ind w:left="720"/>
        <w:rPr>
          <w:sz w:val="20"/>
          <w:szCs w:val="20"/>
        </w:rPr>
      </w:pPr>
    </w:p>
    <w:p w14:paraId="29C67186" w14:textId="5A3D69F6" w:rsidR="009900E5" w:rsidRDefault="00000000">
      <w:pPr>
        <w:jc w:val="both"/>
        <w:rPr>
          <w:sz w:val="20"/>
          <w:szCs w:val="20"/>
        </w:rPr>
      </w:pPr>
      <w:r>
        <w:rPr>
          <w:sz w:val="20"/>
          <w:szCs w:val="20"/>
        </w:rPr>
        <w:t xml:space="preserve">Hôm nay, ngày </w:t>
      </w:r>
      <w:del w:id="0" w:author="Administrator" w:date="2026-05-19T10:31:00Z" w16du:dateUtc="2026-05-19T03:31:00Z">
        <w:r w:rsidDel="00F87ACD">
          <w:rPr>
            <w:sz w:val="20"/>
            <w:szCs w:val="20"/>
          </w:rPr>
          <w:delText xml:space="preserve">03 </w:delText>
        </w:r>
      </w:del>
      <w:ins w:id="1" w:author="Administrator" w:date="2026-05-19T10:31:00Z" w16du:dateUtc="2026-05-19T03:31:00Z">
        <w:r w:rsidR="00F87ACD">
          <w:rPr>
            <w:sz w:val="20"/>
            <w:szCs w:val="20"/>
          </w:rPr>
          <w:t xml:space="preserve">01 </w:t>
        </w:r>
      </w:ins>
      <w:r>
        <w:rPr>
          <w:sz w:val="20"/>
          <w:szCs w:val="20"/>
        </w:rPr>
        <w:t>tháng 0</w:t>
      </w:r>
      <w:ins w:id="2" w:author="vuthomk58@gmail.com" w:date="2026-06-01T10:50:00Z" w16du:dateUtc="2026-06-01T03:50:00Z">
        <w:r w:rsidR="00C911D4">
          <w:rPr>
            <w:sz w:val="20"/>
            <w:szCs w:val="20"/>
          </w:rPr>
          <w:t>6</w:t>
        </w:r>
      </w:ins>
      <w:ins w:id="3" w:author="Administrator" w:date="2026-05-19T10:31:00Z" w16du:dateUtc="2026-05-19T03:31:00Z">
        <w:del w:id="4" w:author="vuthomk58@gmail.com" w:date="2026-06-01T10:50:00Z" w16du:dateUtc="2026-06-01T03:50:00Z">
          <w:r w:rsidR="00F87ACD" w:rsidDel="00C911D4">
            <w:rPr>
              <w:sz w:val="20"/>
              <w:szCs w:val="20"/>
            </w:rPr>
            <w:delText>5</w:delText>
          </w:r>
        </w:del>
      </w:ins>
      <w:del w:id="5" w:author="Administrator" w:date="2026-05-19T10:31:00Z" w16du:dateUtc="2026-05-19T03:31:00Z">
        <w:r w:rsidDel="00F87ACD">
          <w:rPr>
            <w:sz w:val="20"/>
            <w:szCs w:val="20"/>
          </w:rPr>
          <w:delText>4</w:delText>
        </w:r>
      </w:del>
      <w:r>
        <w:rPr>
          <w:sz w:val="20"/>
          <w:szCs w:val="20"/>
        </w:rPr>
        <w:t xml:space="preserve"> năm 2026 chúng tôi gồm:</w:t>
      </w:r>
    </w:p>
    <w:p w14:paraId="3CFDF5AD" w14:textId="77777777" w:rsidR="009900E5" w:rsidRDefault="009900E5">
      <w:pPr>
        <w:jc w:val="both"/>
        <w:rPr>
          <w:sz w:val="20"/>
          <w:szCs w:val="20"/>
        </w:rPr>
      </w:pPr>
    </w:p>
    <w:p w14:paraId="75C6B913" w14:textId="77777777" w:rsidR="009900E5" w:rsidRDefault="00000000">
      <w:pPr>
        <w:jc w:val="both"/>
        <w:rPr>
          <w:sz w:val="20"/>
          <w:szCs w:val="20"/>
        </w:rPr>
      </w:pPr>
      <w:r>
        <w:rPr>
          <w:b/>
          <w:bCs/>
          <w:sz w:val="20"/>
          <w:szCs w:val="20"/>
        </w:rPr>
        <w:t>BÊN SỬ DỤNG DỊCH VỤ (BÊN A)</w:t>
      </w:r>
    </w:p>
    <w:p w14:paraId="63B6F5D3" w14:textId="77777777" w:rsidR="009900E5" w:rsidRDefault="009900E5">
      <w:pPr>
        <w:jc w:val="both"/>
        <w:rPr>
          <w:sz w:val="20"/>
          <w:szCs w:val="20"/>
        </w:rPr>
      </w:pPr>
      <w:bookmarkStart w:id="6" w:name="_dh55h7la6x8y" w:colFirst="0" w:colLast="0"/>
      <w:bookmarkEnd w:id="6"/>
    </w:p>
    <w:tbl>
      <w:tblPr>
        <w:tblStyle w:val="Style12"/>
        <w:tblW w:w="10145" w:type="dxa"/>
        <w:tblInd w:w="0" w:type="dxa"/>
        <w:tblLayout w:type="fixed"/>
        <w:tblLook w:val="04A0" w:firstRow="1" w:lastRow="0" w:firstColumn="1" w:lastColumn="0" w:noHBand="0" w:noVBand="1"/>
      </w:tblPr>
      <w:tblGrid>
        <w:gridCol w:w="2610"/>
        <w:gridCol w:w="360"/>
        <w:gridCol w:w="7175"/>
      </w:tblGrid>
      <w:tr w:rsidR="009900E5" w14:paraId="28152C22" w14:textId="77777777">
        <w:tc>
          <w:tcPr>
            <w:tcW w:w="2610" w:type="dxa"/>
          </w:tcPr>
          <w:p w14:paraId="7D019D74" w14:textId="77777777" w:rsidR="009900E5" w:rsidRDefault="00000000">
            <w:pPr>
              <w:jc w:val="both"/>
              <w:rPr>
                <w:sz w:val="20"/>
                <w:szCs w:val="20"/>
              </w:rPr>
            </w:pPr>
            <w:r>
              <w:rPr>
                <w:sz w:val="20"/>
                <w:szCs w:val="20"/>
              </w:rPr>
              <w:t xml:space="preserve">Tên đơn vị </w:t>
            </w:r>
          </w:p>
        </w:tc>
        <w:tc>
          <w:tcPr>
            <w:tcW w:w="360" w:type="dxa"/>
          </w:tcPr>
          <w:p w14:paraId="42026A5E" w14:textId="77777777" w:rsidR="009900E5" w:rsidRDefault="00000000">
            <w:pPr>
              <w:jc w:val="center"/>
              <w:rPr>
                <w:sz w:val="20"/>
                <w:szCs w:val="20"/>
              </w:rPr>
            </w:pPr>
            <w:r>
              <w:rPr>
                <w:b/>
                <w:bCs/>
                <w:sz w:val="20"/>
                <w:szCs w:val="20"/>
              </w:rPr>
              <w:t>:</w:t>
            </w:r>
          </w:p>
        </w:tc>
        <w:tc>
          <w:tcPr>
            <w:tcW w:w="7175" w:type="dxa"/>
          </w:tcPr>
          <w:p w14:paraId="71B78278" w14:textId="518DDD2E" w:rsidR="009900E5" w:rsidRDefault="00B10955">
            <w:pPr>
              <w:jc w:val="both"/>
              <w:rPr>
                <w:sz w:val="20"/>
                <w:szCs w:val="20"/>
                <w:lang w:val="en-US"/>
              </w:rPr>
            </w:pPr>
            <w:ins w:id="7" w:author="vuthomk58@gmail.com" w:date="2026-06-01T13:54:00Z">
              <w:r w:rsidRPr="00B10955">
                <w:rPr>
                  <w:b/>
                  <w:bCs/>
                  <w:sz w:val="20"/>
                  <w:szCs w:val="20"/>
                </w:rPr>
                <w:t>CÔNG TY TNHH CÔNG NGHỆ THIẾT BỊ ĐIỆN GBN</w:t>
              </w:r>
            </w:ins>
            <w:ins w:id="8" w:author="Administrator" w:date="2026-05-27T09:12:00Z" w16du:dateUtc="2026-05-27T02:12:00Z">
              <w:del w:id="9" w:author="vuthomk58@gmail.com" w:date="2026-06-01T10:49:00Z" w16du:dateUtc="2026-06-01T03:49:00Z">
                <w:r w:rsidR="00A941ED" w:rsidRPr="00A941ED" w:rsidDel="00C911D4">
                  <w:rPr>
                    <w:b/>
                    <w:bCs/>
                    <w:sz w:val="20"/>
                    <w:szCs w:val="20"/>
                    <w:lang w:val="en-US"/>
                  </w:rPr>
                  <w:delText>CÔNG TY CỔ PHẦN MXLAB</w:delText>
                </w:r>
              </w:del>
            </w:ins>
            <w:del w:id="10" w:author="vuthomk58@gmail.com" w:date="2026-06-01T13:54:00Z" w16du:dateUtc="2026-06-01T06:54:00Z">
              <w:r w:rsidR="00F87ACD" w:rsidDel="00B10955">
                <w:rPr>
                  <w:b/>
                  <w:bCs/>
                  <w:sz w:val="20"/>
                  <w:szCs w:val="20"/>
                  <w:lang w:val="en-US"/>
                </w:rPr>
                <w:delText>CÔNG TY TNHH SÁNG TẠO TRUYỀN THÔNG CM</w:delText>
              </w:r>
            </w:del>
          </w:p>
        </w:tc>
      </w:tr>
      <w:tr w:rsidR="009900E5" w14:paraId="5156680D" w14:textId="77777777">
        <w:tc>
          <w:tcPr>
            <w:tcW w:w="2610" w:type="dxa"/>
          </w:tcPr>
          <w:p w14:paraId="4F4AD59D" w14:textId="77777777" w:rsidR="009900E5" w:rsidRDefault="00000000">
            <w:pPr>
              <w:jc w:val="both"/>
              <w:rPr>
                <w:sz w:val="20"/>
                <w:szCs w:val="20"/>
              </w:rPr>
            </w:pPr>
            <w:r>
              <w:rPr>
                <w:sz w:val="20"/>
                <w:szCs w:val="20"/>
              </w:rPr>
              <w:t>Địa chỉ</w:t>
            </w:r>
          </w:p>
        </w:tc>
        <w:tc>
          <w:tcPr>
            <w:tcW w:w="360" w:type="dxa"/>
          </w:tcPr>
          <w:p w14:paraId="04F1C9E5" w14:textId="77777777" w:rsidR="009900E5" w:rsidRDefault="00000000">
            <w:pPr>
              <w:jc w:val="center"/>
              <w:rPr>
                <w:sz w:val="20"/>
                <w:szCs w:val="20"/>
              </w:rPr>
            </w:pPr>
            <w:r>
              <w:rPr>
                <w:b/>
                <w:bCs/>
                <w:sz w:val="20"/>
                <w:szCs w:val="20"/>
              </w:rPr>
              <w:t>:</w:t>
            </w:r>
          </w:p>
        </w:tc>
        <w:tc>
          <w:tcPr>
            <w:tcW w:w="7175" w:type="dxa"/>
          </w:tcPr>
          <w:p w14:paraId="4ADB1235" w14:textId="6B19292B" w:rsidR="009900E5" w:rsidRDefault="00D6645B">
            <w:pPr>
              <w:jc w:val="both"/>
              <w:rPr>
                <w:sz w:val="20"/>
                <w:szCs w:val="20"/>
              </w:rPr>
            </w:pPr>
            <w:ins w:id="11" w:author="vuthomk58@gmail.com" w:date="2026-06-01T14:13:00Z">
              <w:r w:rsidRPr="00D6645B">
                <w:rPr>
                  <w:sz w:val="20"/>
                  <w:szCs w:val="20"/>
                </w:rPr>
                <w:t>Số 3, tổ 18 đường Hồ Tùng Mậu, Phường Phú Diễn, TP Hà Nội, Việt Nam</w:t>
              </w:r>
            </w:ins>
            <w:ins w:id="12" w:author="Administrator" w:date="2026-05-27T09:12:00Z" w16du:dateUtc="2026-05-27T02:12:00Z">
              <w:del w:id="13" w:author="vuthomk58@gmail.com" w:date="2026-06-01T10:49:00Z" w16du:dateUtc="2026-06-01T03:49:00Z">
                <w:r w:rsidR="00A941ED" w:rsidRPr="00A941ED" w:rsidDel="00C911D4">
                  <w:rPr>
                    <w:sz w:val="20"/>
                    <w:szCs w:val="20"/>
                  </w:rPr>
                  <w:delText>Phòng 3.2 tầng 3, số 104 ngõ 381 Nguyễn Khang, Phường Yên Hòa, TP Hà Nội, Việt Nam</w:delText>
                </w:r>
              </w:del>
            </w:ins>
            <w:del w:id="14" w:author="Administrator" w:date="2026-05-19T10:27:00Z" w16du:dateUtc="2026-05-19T03:27:00Z">
              <w:r w:rsidR="00F87ACD" w:rsidDel="00F87ACD">
                <w:rPr>
                  <w:sz w:val="20"/>
                  <w:szCs w:val="20"/>
                </w:rPr>
                <w:delText>Số 9 ngách 252/115 phố Tây Sơn, Phường Đống Đa, TP Hà Nội, Việt Nam</w:delText>
              </w:r>
            </w:del>
          </w:p>
        </w:tc>
      </w:tr>
      <w:tr w:rsidR="009900E5" w14:paraId="40070764" w14:textId="77777777">
        <w:tc>
          <w:tcPr>
            <w:tcW w:w="2610" w:type="dxa"/>
          </w:tcPr>
          <w:p w14:paraId="7AE28AAB" w14:textId="77777777" w:rsidR="009900E5" w:rsidRDefault="00000000">
            <w:pPr>
              <w:jc w:val="both"/>
              <w:rPr>
                <w:sz w:val="20"/>
                <w:szCs w:val="20"/>
              </w:rPr>
            </w:pPr>
            <w:r>
              <w:rPr>
                <w:sz w:val="20"/>
                <w:szCs w:val="20"/>
              </w:rPr>
              <w:t>Mã số thuế</w:t>
            </w:r>
          </w:p>
        </w:tc>
        <w:tc>
          <w:tcPr>
            <w:tcW w:w="360" w:type="dxa"/>
          </w:tcPr>
          <w:p w14:paraId="5FEEBB0E" w14:textId="77777777" w:rsidR="009900E5" w:rsidRDefault="00000000">
            <w:pPr>
              <w:jc w:val="center"/>
              <w:rPr>
                <w:sz w:val="20"/>
                <w:szCs w:val="20"/>
              </w:rPr>
            </w:pPr>
            <w:r>
              <w:rPr>
                <w:b/>
                <w:bCs/>
                <w:sz w:val="20"/>
                <w:szCs w:val="20"/>
              </w:rPr>
              <w:t>:</w:t>
            </w:r>
          </w:p>
        </w:tc>
        <w:tc>
          <w:tcPr>
            <w:tcW w:w="7175" w:type="dxa"/>
          </w:tcPr>
          <w:p w14:paraId="648AE884" w14:textId="38765F89" w:rsidR="009900E5" w:rsidRDefault="00D6645B">
            <w:pPr>
              <w:jc w:val="both"/>
              <w:rPr>
                <w:sz w:val="20"/>
                <w:szCs w:val="20"/>
              </w:rPr>
            </w:pPr>
            <w:ins w:id="15" w:author="vuthomk58@gmail.com" w:date="2026-06-01T14:13:00Z">
              <w:r w:rsidRPr="00D6645B">
                <w:rPr>
                  <w:sz w:val="20"/>
                  <w:szCs w:val="20"/>
                </w:rPr>
                <w:t>0106207565</w:t>
              </w:r>
            </w:ins>
            <w:ins w:id="16" w:author="Administrator" w:date="2026-05-27T09:13:00Z" w16du:dateUtc="2026-05-27T02:13:00Z">
              <w:del w:id="17" w:author="vuthomk58@gmail.com" w:date="2026-06-01T10:50:00Z" w16du:dateUtc="2026-06-01T03:50:00Z">
                <w:r w:rsidR="00A941ED" w:rsidRPr="00A941ED" w:rsidDel="00C911D4">
                  <w:rPr>
                    <w:sz w:val="20"/>
                    <w:szCs w:val="20"/>
                  </w:rPr>
                  <w:delText>0111307533</w:delText>
                </w:r>
              </w:del>
            </w:ins>
            <w:del w:id="18" w:author="Administrator" w:date="2026-05-19T10:27:00Z" w16du:dateUtc="2026-05-19T03:27:00Z">
              <w:r w:rsidR="00F87ACD" w:rsidDel="00F87ACD">
                <w:rPr>
                  <w:sz w:val="20"/>
                  <w:szCs w:val="20"/>
                </w:rPr>
                <w:delText>0106656747</w:delText>
              </w:r>
            </w:del>
          </w:p>
        </w:tc>
      </w:tr>
      <w:tr w:rsidR="009900E5" w14:paraId="0F16292F" w14:textId="77777777">
        <w:tc>
          <w:tcPr>
            <w:tcW w:w="2610" w:type="dxa"/>
          </w:tcPr>
          <w:p w14:paraId="68B34F55" w14:textId="77777777" w:rsidR="009900E5" w:rsidRDefault="00000000">
            <w:pPr>
              <w:jc w:val="both"/>
              <w:rPr>
                <w:sz w:val="20"/>
                <w:szCs w:val="20"/>
              </w:rPr>
            </w:pPr>
            <w:r>
              <w:rPr>
                <w:sz w:val="20"/>
                <w:szCs w:val="20"/>
              </w:rPr>
              <w:t>Đại diện</w:t>
            </w:r>
          </w:p>
        </w:tc>
        <w:tc>
          <w:tcPr>
            <w:tcW w:w="360" w:type="dxa"/>
          </w:tcPr>
          <w:p w14:paraId="41F75F13" w14:textId="77777777" w:rsidR="009900E5" w:rsidRDefault="00000000">
            <w:pPr>
              <w:jc w:val="center"/>
              <w:rPr>
                <w:sz w:val="20"/>
                <w:szCs w:val="20"/>
              </w:rPr>
            </w:pPr>
            <w:r>
              <w:rPr>
                <w:b/>
                <w:bCs/>
                <w:sz w:val="20"/>
                <w:szCs w:val="20"/>
              </w:rPr>
              <w:t>:</w:t>
            </w:r>
          </w:p>
        </w:tc>
        <w:tc>
          <w:tcPr>
            <w:tcW w:w="7175" w:type="dxa"/>
          </w:tcPr>
          <w:p w14:paraId="4A0724A8" w14:textId="78F9DAD7" w:rsidR="009900E5" w:rsidRDefault="00D6645B">
            <w:pPr>
              <w:jc w:val="both"/>
              <w:rPr>
                <w:sz w:val="20"/>
                <w:szCs w:val="20"/>
              </w:rPr>
            </w:pPr>
            <w:ins w:id="19" w:author="vuthomk58@gmail.com" w:date="2026-06-01T14:13:00Z" w16du:dateUtc="2026-06-01T07:13:00Z">
              <w:r>
                <w:rPr>
                  <w:sz w:val="20"/>
                  <w:szCs w:val="20"/>
                </w:rPr>
                <w:t>VŨ QUANG KHÁNH</w:t>
              </w:r>
            </w:ins>
            <w:del w:id="20" w:author="vuthomk58@gmail.com" w:date="2026-06-01T10:50:00Z" w16du:dateUtc="2026-06-01T03:50:00Z">
              <w:r w:rsidR="00000000" w:rsidDel="00C911D4">
                <w:rPr>
                  <w:sz w:val="20"/>
                  <w:szCs w:val="20"/>
                </w:rPr>
                <w:delText>Nguyễn Thị Bội Vân</w:delText>
              </w:r>
            </w:del>
            <w:ins w:id="21" w:author="Administrator" w:date="2026-05-27T09:14:00Z" w16du:dateUtc="2026-05-27T02:14:00Z">
              <w:del w:id="22" w:author="vuthomk58@gmail.com" w:date="2026-06-01T10:50:00Z" w16du:dateUtc="2026-06-01T03:50:00Z">
                <w:r w:rsidR="00A941ED" w:rsidDel="00C911D4">
                  <w:rPr>
                    <w:sz w:val="20"/>
                    <w:szCs w:val="20"/>
                  </w:rPr>
                  <w:delText>Bùi Thắng</w:delText>
                </w:r>
              </w:del>
            </w:ins>
          </w:p>
        </w:tc>
      </w:tr>
      <w:tr w:rsidR="009900E5" w14:paraId="7B90A73B" w14:textId="77777777">
        <w:tc>
          <w:tcPr>
            <w:tcW w:w="2610" w:type="dxa"/>
          </w:tcPr>
          <w:p w14:paraId="6036B5FB" w14:textId="77777777" w:rsidR="009900E5" w:rsidRDefault="00000000">
            <w:pPr>
              <w:jc w:val="both"/>
              <w:rPr>
                <w:sz w:val="20"/>
                <w:szCs w:val="20"/>
              </w:rPr>
            </w:pPr>
            <w:r>
              <w:rPr>
                <w:sz w:val="20"/>
                <w:szCs w:val="20"/>
              </w:rPr>
              <w:t>Chức vụ</w:t>
            </w:r>
          </w:p>
        </w:tc>
        <w:tc>
          <w:tcPr>
            <w:tcW w:w="360" w:type="dxa"/>
          </w:tcPr>
          <w:p w14:paraId="2DF04A15" w14:textId="77777777" w:rsidR="009900E5" w:rsidRDefault="00000000">
            <w:pPr>
              <w:jc w:val="center"/>
              <w:rPr>
                <w:sz w:val="20"/>
                <w:szCs w:val="20"/>
              </w:rPr>
            </w:pPr>
            <w:r>
              <w:rPr>
                <w:b/>
                <w:bCs/>
                <w:sz w:val="20"/>
                <w:szCs w:val="20"/>
              </w:rPr>
              <w:t>:</w:t>
            </w:r>
          </w:p>
        </w:tc>
        <w:tc>
          <w:tcPr>
            <w:tcW w:w="7175" w:type="dxa"/>
          </w:tcPr>
          <w:p w14:paraId="7656D0AE" w14:textId="3B761B5B" w:rsidR="00090AF4" w:rsidRDefault="00090AF4">
            <w:pPr>
              <w:jc w:val="both"/>
              <w:rPr>
                <w:sz w:val="20"/>
                <w:szCs w:val="20"/>
              </w:rPr>
            </w:pPr>
            <w:r>
              <w:rPr>
                <w:sz w:val="20"/>
                <w:szCs w:val="20"/>
              </w:rPr>
              <w:t xml:space="preserve">Giám </w:t>
            </w:r>
            <w:r>
              <w:rPr>
                <w:sz w:val="20"/>
                <w:szCs w:val="20"/>
                <w:lang w:val="en-US"/>
              </w:rPr>
              <w:t>Đ</w:t>
            </w:r>
            <w:r>
              <w:rPr>
                <w:sz w:val="20"/>
                <w:szCs w:val="20"/>
              </w:rPr>
              <w:t>ốc</w:t>
            </w:r>
          </w:p>
        </w:tc>
      </w:tr>
      <w:tr w:rsidR="00090AF4" w14:paraId="0C56303A" w14:textId="77777777">
        <w:tc>
          <w:tcPr>
            <w:tcW w:w="2610" w:type="dxa"/>
          </w:tcPr>
          <w:p w14:paraId="776C84BB" w14:textId="4FA5A423" w:rsidR="00090AF4" w:rsidRDefault="00090AF4" w:rsidP="00090AF4">
            <w:pPr>
              <w:jc w:val="both"/>
              <w:rPr>
                <w:sz w:val="20"/>
                <w:szCs w:val="20"/>
              </w:rPr>
            </w:pPr>
            <w:del w:id="23" w:author="Administrator" w:date="2026-05-19T10:28:00Z" w16du:dateUtc="2026-05-19T03:28:00Z">
              <w:r w:rsidDel="00F87ACD">
                <w:rPr>
                  <w:sz w:val="20"/>
                  <w:szCs w:val="20"/>
                </w:rPr>
                <w:delText>Email</w:delText>
              </w:r>
            </w:del>
          </w:p>
        </w:tc>
        <w:tc>
          <w:tcPr>
            <w:tcW w:w="360" w:type="dxa"/>
          </w:tcPr>
          <w:p w14:paraId="192CF558" w14:textId="3BC35521" w:rsidR="00090AF4" w:rsidRDefault="00090AF4" w:rsidP="00090AF4">
            <w:pPr>
              <w:jc w:val="center"/>
              <w:rPr>
                <w:sz w:val="20"/>
                <w:szCs w:val="20"/>
              </w:rPr>
            </w:pPr>
            <w:del w:id="24" w:author="Administrator" w:date="2026-05-19T10:28:00Z" w16du:dateUtc="2026-05-19T03:28:00Z">
              <w:r w:rsidDel="00F87ACD">
                <w:rPr>
                  <w:b/>
                  <w:bCs/>
                  <w:sz w:val="20"/>
                  <w:szCs w:val="20"/>
                </w:rPr>
                <w:delText>:</w:delText>
              </w:r>
            </w:del>
          </w:p>
        </w:tc>
        <w:tc>
          <w:tcPr>
            <w:tcW w:w="7175" w:type="dxa"/>
          </w:tcPr>
          <w:p w14:paraId="6CCCEABC" w14:textId="74A3676A" w:rsidR="00090AF4" w:rsidRDefault="00090AF4" w:rsidP="00090AF4">
            <w:pPr>
              <w:jc w:val="both"/>
              <w:rPr>
                <w:sz w:val="20"/>
                <w:szCs w:val="20"/>
              </w:rPr>
            </w:pPr>
            <w:del w:id="25" w:author="Administrator" w:date="2026-05-19T10:28:00Z" w16du:dateUtc="2026-05-19T03:28:00Z">
              <w:r w:rsidDel="00F87ACD">
                <w:rPr>
                  <w:sz w:val="20"/>
                  <w:szCs w:val="20"/>
                </w:rPr>
                <w:delText>mybui@bemec.vn</w:delText>
              </w:r>
            </w:del>
          </w:p>
        </w:tc>
      </w:tr>
      <w:tr w:rsidR="00090AF4" w14:paraId="3FACD29A" w14:textId="77777777">
        <w:tc>
          <w:tcPr>
            <w:tcW w:w="10145" w:type="dxa"/>
            <w:gridSpan w:val="3"/>
          </w:tcPr>
          <w:p w14:paraId="6184D358" w14:textId="77777777" w:rsidR="00090AF4" w:rsidRDefault="00090AF4" w:rsidP="00090AF4">
            <w:pPr>
              <w:jc w:val="both"/>
              <w:rPr>
                <w:sz w:val="20"/>
                <w:szCs w:val="20"/>
              </w:rPr>
            </w:pPr>
            <w:r>
              <w:rPr>
                <w:b/>
                <w:bCs/>
                <w:sz w:val="20"/>
                <w:szCs w:val="20"/>
              </w:rPr>
              <w:t>(Được gọi là “Khách Hàng”)</w:t>
            </w:r>
          </w:p>
        </w:tc>
      </w:tr>
    </w:tbl>
    <w:p w14:paraId="64182C8B" w14:textId="77777777" w:rsidR="009900E5" w:rsidRDefault="009900E5">
      <w:pPr>
        <w:jc w:val="both"/>
        <w:rPr>
          <w:sz w:val="20"/>
          <w:szCs w:val="20"/>
        </w:rPr>
      </w:pPr>
    </w:p>
    <w:p w14:paraId="0E71BF18" w14:textId="77777777" w:rsidR="009900E5" w:rsidRDefault="00000000">
      <w:pPr>
        <w:jc w:val="both"/>
        <w:rPr>
          <w:sz w:val="20"/>
          <w:szCs w:val="20"/>
        </w:rPr>
      </w:pPr>
      <w:r>
        <w:rPr>
          <w:b/>
          <w:bCs/>
          <w:sz w:val="20"/>
          <w:szCs w:val="20"/>
        </w:rPr>
        <w:t>BÊN CUNG CẤP DỊCH VỤ (BÊN B)</w:t>
      </w:r>
    </w:p>
    <w:p w14:paraId="3CBCB317" w14:textId="77777777" w:rsidR="009900E5" w:rsidRDefault="009900E5">
      <w:pPr>
        <w:jc w:val="both"/>
        <w:rPr>
          <w:sz w:val="20"/>
          <w:szCs w:val="20"/>
        </w:rPr>
      </w:pPr>
    </w:p>
    <w:tbl>
      <w:tblPr>
        <w:tblStyle w:val="Style13"/>
        <w:tblW w:w="10145" w:type="dxa"/>
        <w:tblInd w:w="0" w:type="dxa"/>
        <w:tblLayout w:type="fixed"/>
        <w:tblLook w:val="04A0" w:firstRow="1" w:lastRow="0" w:firstColumn="1" w:lastColumn="0" w:noHBand="0" w:noVBand="1"/>
      </w:tblPr>
      <w:tblGrid>
        <w:gridCol w:w="2610"/>
        <w:gridCol w:w="360"/>
        <w:gridCol w:w="7175"/>
      </w:tblGrid>
      <w:tr w:rsidR="009900E5" w14:paraId="28C833B5" w14:textId="77777777">
        <w:tc>
          <w:tcPr>
            <w:tcW w:w="2610" w:type="dxa"/>
          </w:tcPr>
          <w:p w14:paraId="2E2F5C1D" w14:textId="77777777" w:rsidR="009900E5" w:rsidRDefault="00000000">
            <w:pPr>
              <w:jc w:val="both"/>
              <w:rPr>
                <w:sz w:val="20"/>
                <w:szCs w:val="20"/>
              </w:rPr>
            </w:pPr>
            <w:r>
              <w:rPr>
                <w:sz w:val="20"/>
                <w:szCs w:val="20"/>
              </w:rPr>
              <w:t xml:space="preserve">Tên đơn vị </w:t>
            </w:r>
          </w:p>
        </w:tc>
        <w:tc>
          <w:tcPr>
            <w:tcW w:w="360" w:type="dxa"/>
          </w:tcPr>
          <w:p w14:paraId="69ED8772" w14:textId="77777777" w:rsidR="009900E5" w:rsidRDefault="00000000">
            <w:pPr>
              <w:jc w:val="both"/>
              <w:rPr>
                <w:sz w:val="20"/>
                <w:szCs w:val="20"/>
              </w:rPr>
            </w:pPr>
            <w:r>
              <w:rPr>
                <w:b/>
                <w:bCs/>
                <w:sz w:val="20"/>
                <w:szCs w:val="20"/>
              </w:rPr>
              <w:t>:</w:t>
            </w:r>
          </w:p>
        </w:tc>
        <w:tc>
          <w:tcPr>
            <w:tcW w:w="7175" w:type="dxa"/>
          </w:tcPr>
          <w:p w14:paraId="5872021F" w14:textId="77777777" w:rsidR="009900E5" w:rsidRDefault="00000000">
            <w:pPr>
              <w:jc w:val="both"/>
              <w:rPr>
                <w:sz w:val="20"/>
                <w:szCs w:val="20"/>
              </w:rPr>
            </w:pPr>
            <w:r>
              <w:rPr>
                <w:b/>
                <w:bCs/>
                <w:sz w:val="20"/>
                <w:szCs w:val="20"/>
              </w:rPr>
              <w:t>CÔNG TY CỔ PHẦN DỊCH VỤ GIAO HÀNG NHANH</w:t>
            </w:r>
          </w:p>
        </w:tc>
      </w:tr>
      <w:tr w:rsidR="009900E5" w14:paraId="3DC7D05B" w14:textId="77777777">
        <w:tc>
          <w:tcPr>
            <w:tcW w:w="2610" w:type="dxa"/>
          </w:tcPr>
          <w:p w14:paraId="2374756E" w14:textId="77777777" w:rsidR="009900E5" w:rsidRDefault="00000000">
            <w:pPr>
              <w:jc w:val="both"/>
              <w:rPr>
                <w:sz w:val="20"/>
                <w:szCs w:val="20"/>
              </w:rPr>
            </w:pPr>
            <w:r>
              <w:rPr>
                <w:sz w:val="20"/>
                <w:szCs w:val="20"/>
              </w:rPr>
              <w:t>Địa chỉ</w:t>
            </w:r>
          </w:p>
        </w:tc>
        <w:tc>
          <w:tcPr>
            <w:tcW w:w="360" w:type="dxa"/>
          </w:tcPr>
          <w:p w14:paraId="45C9CC29" w14:textId="77777777" w:rsidR="009900E5" w:rsidRDefault="00000000">
            <w:pPr>
              <w:jc w:val="both"/>
              <w:rPr>
                <w:sz w:val="20"/>
                <w:szCs w:val="20"/>
              </w:rPr>
            </w:pPr>
            <w:r>
              <w:rPr>
                <w:b/>
                <w:bCs/>
                <w:sz w:val="20"/>
                <w:szCs w:val="20"/>
              </w:rPr>
              <w:t>:</w:t>
            </w:r>
          </w:p>
        </w:tc>
        <w:tc>
          <w:tcPr>
            <w:tcW w:w="7175" w:type="dxa"/>
          </w:tcPr>
          <w:p w14:paraId="69AA1A82" w14:textId="77777777" w:rsidR="009900E5" w:rsidRDefault="00000000">
            <w:pPr>
              <w:jc w:val="both"/>
              <w:rPr>
                <w:sz w:val="20"/>
                <w:szCs w:val="20"/>
              </w:rPr>
            </w:pPr>
            <w:r>
              <w:rPr>
                <w:sz w:val="20"/>
                <w:szCs w:val="20"/>
              </w:rPr>
              <w:t>405/15 Xô Viết Nghệ Tĩnh, Phường Bình Thạnh, Thành phố Hồ Chí Minh, Việt Nam</w:t>
            </w:r>
          </w:p>
        </w:tc>
      </w:tr>
      <w:tr w:rsidR="009900E5" w14:paraId="2A0DFC55" w14:textId="77777777">
        <w:tc>
          <w:tcPr>
            <w:tcW w:w="2610" w:type="dxa"/>
          </w:tcPr>
          <w:p w14:paraId="359118D0" w14:textId="77777777" w:rsidR="009900E5" w:rsidRDefault="00000000">
            <w:pPr>
              <w:jc w:val="both"/>
              <w:rPr>
                <w:sz w:val="20"/>
                <w:szCs w:val="20"/>
              </w:rPr>
            </w:pPr>
            <w:r>
              <w:rPr>
                <w:sz w:val="20"/>
                <w:szCs w:val="20"/>
              </w:rPr>
              <w:t>Mã số thuế</w:t>
            </w:r>
          </w:p>
        </w:tc>
        <w:tc>
          <w:tcPr>
            <w:tcW w:w="360" w:type="dxa"/>
          </w:tcPr>
          <w:p w14:paraId="1A71B0AB" w14:textId="77777777" w:rsidR="009900E5" w:rsidRDefault="00000000">
            <w:pPr>
              <w:jc w:val="both"/>
              <w:rPr>
                <w:sz w:val="20"/>
                <w:szCs w:val="20"/>
              </w:rPr>
            </w:pPr>
            <w:r>
              <w:rPr>
                <w:b/>
                <w:bCs/>
                <w:sz w:val="20"/>
                <w:szCs w:val="20"/>
              </w:rPr>
              <w:t>:</w:t>
            </w:r>
          </w:p>
        </w:tc>
        <w:tc>
          <w:tcPr>
            <w:tcW w:w="7175" w:type="dxa"/>
          </w:tcPr>
          <w:p w14:paraId="16934014" w14:textId="77777777" w:rsidR="009900E5" w:rsidRDefault="00000000">
            <w:pPr>
              <w:jc w:val="both"/>
              <w:rPr>
                <w:sz w:val="20"/>
                <w:szCs w:val="20"/>
              </w:rPr>
            </w:pPr>
            <w:r>
              <w:rPr>
                <w:sz w:val="20"/>
                <w:szCs w:val="20"/>
              </w:rPr>
              <w:t>0311907295</w:t>
            </w:r>
          </w:p>
        </w:tc>
      </w:tr>
      <w:tr w:rsidR="009900E5" w14:paraId="69907CEA" w14:textId="77777777">
        <w:trPr>
          <w:trHeight w:val="184"/>
        </w:trPr>
        <w:tc>
          <w:tcPr>
            <w:tcW w:w="2610" w:type="dxa"/>
          </w:tcPr>
          <w:p w14:paraId="75962423" w14:textId="77777777" w:rsidR="009900E5" w:rsidRDefault="00000000">
            <w:pPr>
              <w:jc w:val="both"/>
              <w:rPr>
                <w:sz w:val="20"/>
                <w:szCs w:val="20"/>
              </w:rPr>
            </w:pPr>
            <w:r>
              <w:rPr>
                <w:sz w:val="20"/>
                <w:szCs w:val="20"/>
              </w:rPr>
              <w:t>Đại diện</w:t>
            </w:r>
          </w:p>
        </w:tc>
        <w:tc>
          <w:tcPr>
            <w:tcW w:w="360" w:type="dxa"/>
          </w:tcPr>
          <w:p w14:paraId="1BF55C10" w14:textId="77777777" w:rsidR="009900E5" w:rsidRDefault="00000000">
            <w:pPr>
              <w:jc w:val="both"/>
              <w:rPr>
                <w:sz w:val="20"/>
                <w:szCs w:val="20"/>
              </w:rPr>
            </w:pPr>
            <w:r>
              <w:rPr>
                <w:b/>
                <w:bCs/>
                <w:sz w:val="20"/>
                <w:szCs w:val="20"/>
              </w:rPr>
              <w:t>:</w:t>
            </w:r>
          </w:p>
        </w:tc>
        <w:tc>
          <w:tcPr>
            <w:tcW w:w="7175" w:type="dxa"/>
          </w:tcPr>
          <w:p w14:paraId="2ED98357" w14:textId="77777777" w:rsidR="009900E5" w:rsidRDefault="00000000">
            <w:pPr>
              <w:jc w:val="both"/>
              <w:rPr>
                <w:sz w:val="20"/>
                <w:szCs w:val="20"/>
              </w:rPr>
            </w:pPr>
            <w:r>
              <w:rPr>
                <w:sz w:val="20"/>
                <w:szCs w:val="20"/>
              </w:rPr>
              <w:t>Nguyễn Hoài Anh</w:t>
            </w:r>
          </w:p>
        </w:tc>
      </w:tr>
      <w:tr w:rsidR="009900E5" w14:paraId="0287E6F3" w14:textId="77777777">
        <w:tc>
          <w:tcPr>
            <w:tcW w:w="2610" w:type="dxa"/>
          </w:tcPr>
          <w:p w14:paraId="671514D1" w14:textId="77777777" w:rsidR="009900E5" w:rsidRDefault="00000000">
            <w:pPr>
              <w:jc w:val="both"/>
              <w:rPr>
                <w:sz w:val="20"/>
                <w:szCs w:val="20"/>
              </w:rPr>
            </w:pPr>
            <w:r>
              <w:rPr>
                <w:sz w:val="20"/>
                <w:szCs w:val="20"/>
              </w:rPr>
              <w:t>Chức vụ</w:t>
            </w:r>
          </w:p>
        </w:tc>
        <w:tc>
          <w:tcPr>
            <w:tcW w:w="360" w:type="dxa"/>
          </w:tcPr>
          <w:p w14:paraId="2ECC80C6" w14:textId="77777777" w:rsidR="009900E5" w:rsidRDefault="00000000">
            <w:pPr>
              <w:jc w:val="both"/>
              <w:rPr>
                <w:sz w:val="20"/>
                <w:szCs w:val="20"/>
              </w:rPr>
            </w:pPr>
            <w:r>
              <w:rPr>
                <w:b/>
                <w:bCs/>
                <w:sz w:val="20"/>
                <w:szCs w:val="20"/>
              </w:rPr>
              <w:t>:</w:t>
            </w:r>
          </w:p>
        </w:tc>
        <w:tc>
          <w:tcPr>
            <w:tcW w:w="7175" w:type="dxa"/>
          </w:tcPr>
          <w:p w14:paraId="76750684" w14:textId="77777777" w:rsidR="009900E5" w:rsidRDefault="00000000">
            <w:pPr>
              <w:jc w:val="both"/>
              <w:rPr>
                <w:sz w:val="20"/>
                <w:szCs w:val="20"/>
              </w:rPr>
            </w:pPr>
            <w:r>
              <w:rPr>
                <w:sz w:val="20"/>
                <w:szCs w:val="20"/>
              </w:rPr>
              <w:t>SME Business Development Director</w:t>
            </w:r>
          </w:p>
        </w:tc>
      </w:tr>
      <w:tr w:rsidR="009900E5" w14:paraId="40460DBF" w14:textId="77777777">
        <w:tc>
          <w:tcPr>
            <w:tcW w:w="2610" w:type="dxa"/>
          </w:tcPr>
          <w:p w14:paraId="32B3A875" w14:textId="77777777" w:rsidR="009900E5" w:rsidRDefault="00000000">
            <w:pPr>
              <w:jc w:val="both"/>
              <w:rPr>
                <w:sz w:val="20"/>
                <w:szCs w:val="20"/>
              </w:rPr>
            </w:pPr>
            <w:r>
              <w:rPr>
                <w:sz w:val="20"/>
                <w:szCs w:val="20"/>
              </w:rPr>
              <w:t>Giấy ủy quyền</w:t>
            </w:r>
          </w:p>
        </w:tc>
        <w:tc>
          <w:tcPr>
            <w:tcW w:w="360" w:type="dxa"/>
          </w:tcPr>
          <w:p w14:paraId="3152627B" w14:textId="77777777" w:rsidR="009900E5" w:rsidRDefault="00000000">
            <w:pPr>
              <w:jc w:val="both"/>
              <w:rPr>
                <w:b/>
                <w:bCs/>
                <w:sz w:val="20"/>
                <w:szCs w:val="20"/>
              </w:rPr>
            </w:pPr>
            <w:r>
              <w:rPr>
                <w:b/>
                <w:bCs/>
                <w:sz w:val="20"/>
                <w:szCs w:val="20"/>
              </w:rPr>
              <w:t>:</w:t>
            </w:r>
          </w:p>
        </w:tc>
        <w:tc>
          <w:tcPr>
            <w:tcW w:w="7175" w:type="dxa"/>
          </w:tcPr>
          <w:p w14:paraId="4098C839" w14:textId="77777777" w:rsidR="009900E5" w:rsidRDefault="00000000">
            <w:pPr>
              <w:jc w:val="both"/>
              <w:rPr>
                <w:sz w:val="20"/>
                <w:szCs w:val="20"/>
              </w:rPr>
            </w:pPr>
            <w:r>
              <w:rPr>
                <w:sz w:val="20"/>
                <w:szCs w:val="20"/>
              </w:rPr>
              <w:t>1407/GUQ-GHN/2025</w:t>
            </w:r>
          </w:p>
        </w:tc>
      </w:tr>
      <w:tr w:rsidR="009900E5" w14:paraId="00F2610D" w14:textId="77777777">
        <w:tc>
          <w:tcPr>
            <w:tcW w:w="10145" w:type="dxa"/>
            <w:gridSpan w:val="3"/>
          </w:tcPr>
          <w:p w14:paraId="5A8A2676" w14:textId="77777777" w:rsidR="009900E5" w:rsidRDefault="00000000">
            <w:pPr>
              <w:jc w:val="both"/>
              <w:rPr>
                <w:sz w:val="20"/>
                <w:szCs w:val="20"/>
              </w:rPr>
            </w:pPr>
            <w:r>
              <w:rPr>
                <w:b/>
                <w:bCs/>
                <w:sz w:val="20"/>
                <w:szCs w:val="20"/>
              </w:rPr>
              <w:t>(Được gọi là “GHN”)</w:t>
            </w:r>
          </w:p>
        </w:tc>
      </w:tr>
    </w:tbl>
    <w:p w14:paraId="6D81DD94" w14:textId="77777777" w:rsidR="009900E5" w:rsidRDefault="009900E5">
      <w:pPr>
        <w:jc w:val="both"/>
        <w:rPr>
          <w:sz w:val="20"/>
          <w:szCs w:val="20"/>
        </w:rPr>
      </w:pPr>
    </w:p>
    <w:p w14:paraId="2A1E56E7" w14:textId="77777777" w:rsidR="009900E5" w:rsidRDefault="00000000">
      <w:pPr>
        <w:jc w:val="both"/>
        <w:rPr>
          <w:sz w:val="20"/>
          <w:szCs w:val="20"/>
        </w:rPr>
      </w:pPr>
      <w:r>
        <w:rPr>
          <w:sz w:val="20"/>
          <w:szCs w:val="20"/>
        </w:rPr>
        <w:t>Bên A và Bên B sẽ được gọi riêng là “</w:t>
      </w:r>
      <w:r>
        <w:rPr>
          <w:b/>
          <w:bCs/>
          <w:sz w:val="20"/>
          <w:szCs w:val="20"/>
        </w:rPr>
        <w:t>Bên</w:t>
      </w:r>
      <w:r>
        <w:rPr>
          <w:sz w:val="20"/>
          <w:szCs w:val="20"/>
        </w:rPr>
        <w:t>” và gọi chung là “</w:t>
      </w:r>
      <w:r>
        <w:rPr>
          <w:b/>
          <w:bCs/>
          <w:sz w:val="20"/>
          <w:szCs w:val="20"/>
        </w:rPr>
        <w:t>Các Bên</w:t>
      </w:r>
      <w:r>
        <w:rPr>
          <w:sz w:val="20"/>
          <w:szCs w:val="20"/>
        </w:rPr>
        <w:t>”</w:t>
      </w:r>
    </w:p>
    <w:p w14:paraId="68F89CBB" w14:textId="77777777" w:rsidR="009900E5" w:rsidRDefault="009900E5">
      <w:pPr>
        <w:jc w:val="both"/>
        <w:rPr>
          <w:sz w:val="20"/>
          <w:szCs w:val="20"/>
        </w:rPr>
      </w:pPr>
    </w:p>
    <w:p w14:paraId="24A19058" w14:textId="77777777" w:rsidR="009900E5" w:rsidRDefault="00000000">
      <w:pPr>
        <w:jc w:val="both"/>
        <w:rPr>
          <w:sz w:val="20"/>
          <w:szCs w:val="20"/>
        </w:rPr>
      </w:pPr>
      <w:r>
        <w:rPr>
          <w:sz w:val="20"/>
          <w:szCs w:val="20"/>
        </w:rPr>
        <w:t xml:space="preserve">Các Bên theo đây nhất trí ký kết Hợp Đồng này để thỏa thuận về việc cung ứng và sử dụng Dịch Vụ bưu chính, chuyển phát gói, kiện theo nhu cầu của Các Bên trên cơ sở các điều khoản và điều kiện của Hợp Đồng này. </w:t>
      </w:r>
    </w:p>
    <w:p w14:paraId="652B54B6" w14:textId="77777777" w:rsidR="009900E5" w:rsidRDefault="009900E5">
      <w:pPr>
        <w:jc w:val="both"/>
        <w:rPr>
          <w:sz w:val="20"/>
          <w:szCs w:val="20"/>
        </w:rPr>
      </w:pPr>
    </w:p>
    <w:p w14:paraId="4A5DB4AA" w14:textId="77777777" w:rsidR="009900E5" w:rsidRDefault="00000000">
      <w:pPr>
        <w:jc w:val="both"/>
        <w:rPr>
          <w:sz w:val="20"/>
          <w:szCs w:val="20"/>
        </w:rPr>
      </w:pPr>
      <w:r>
        <w:rPr>
          <w:b/>
          <w:bCs/>
          <w:sz w:val="20"/>
          <w:szCs w:val="20"/>
        </w:rPr>
        <w:t>ĐIỀU 1. ĐỊNH NGHĨA</w:t>
      </w:r>
    </w:p>
    <w:p w14:paraId="07E8C2D7" w14:textId="77777777" w:rsidR="009900E5" w:rsidRDefault="009900E5">
      <w:pPr>
        <w:jc w:val="both"/>
        <w:rPr>
          <w:sz w:val="20"/>
          <w:szCs w:val="20"/>
        </w:rPr>
      </w:pPr>
    </w:p>
    <w:tbl>
      <w:tblPr>
        <w:tblStyle w:val="Style14"/>
        <w:tblW w:w="10253" w:type="dxa"/>
        <w:tblInd w:w="-108" w:type="dxa"/>
        <w:tblLayout w:type="fixed"/>
        <w:tblLook w:val="04A0" w:firstRow="1" w:lastRow="0" w:firstColumn="1" w:lastColumn="0" w:noHBand="0" w:noVBand="1"/>
      </w:tblPr>
      <w:tblGrid>
        <w:gridCol w:w="666"/>
        <w:gridCol w:w="1602"/>
        <w:gridCol w:w="7985"/>
      </w:tblGrid>
      <w:tr w:rsidR="009900E5" w14:paraId="310EF31C" w14:textId="77777777">
        <w:tc>
          <w:tcPr>
            <w:tcW w:w="666" w:type="dxa"/>
          </w:tcPr>
          <w:p w14:paraId="078766DC" w14:textId="77777777" w:rsidR="009900E5" w:rsidRDefault="00000000">
            <w:pPr>
              <w:numPr>
                <w:ilvl w:val="1"/>
                <w:numId w:val="2"/>
              </w:numPr>
              <w:tabs>
                <w:tab w:val="left" w:pos="450"/>
              </w:tabs>
              <w:spacing w:before="120" w:after="120"/>
              <w:ind w:hanging="720"/>
              <w:jc w:val="both"/>
              <w:rPr>
                <w:sz w:val="20"/>
                <w:szCs w:val="20"/>
              </w:rPr>
            </w:pPr>
            <w:r>
              <w:rPr>
                <w:b/>
                <w:bCs/>
                <w:sz w:val="20"/>
                <w:szCs w:val="20"/>
              </w:rPr>
              <w:t xml:space="preserve"> </w:t>
            </w:r>
          </w:p>
        </w:tc>
        <w:tc>
          <w:tcPr>
            <w:tcW w:w="1602" w:type="dxa"/>
          </w:tcPr>
          <w:p w14:paraId="7081B499" w14:textId="77777777" w:rsidR="009900E5" w:rsidRDefault="00000000">
            <w:pPr>
              <w:spacing w:before="120" w:after="120"/>
              <w:jc w:val="both"/>
              <w:rPr>
                <w:sz w:val="20"/>
                <w:szCs w:val="20"/>
              </w:rPr>
            </w:pPr>
            <w:r>
              <w:rPr>
                <w:sz w:val="20"/>
                <w:szCs w:val="20"/>
              </w:rPr>
              <w:t>Bưu Gửi:</w:t>
            </w:r>
          </w:p>
        </w:tc>
        <w:tc>
          <w:tcPr>
            <w:tcW w:w="7985" w:type="dxa"/>
          </w:tcPr>
          <w:p w14:paraId="3AFA5801" w14:textId="77777777" w:rsidR="009900E5" w:rsidRDefault="00000000">
            <w:pPr>
              <w:spacing w:before="120" w:after="120"/>
              <w:jc w:val="both"/>
              <w:rPr>
                <w:sz w:val="20"/>
                <w:szCs w:val="20"/>
              </w:rPr>
            </w:pPr>
            <w:r>
              <w:rPr>
                <w:sz w:val="20"/>
                <w:szCs w:val="20"/>
              </w:rPr>
              <w:t>Là một hoặc nhiều gói, kiện chứa hàng hoá hoặc báo chí hoặc tài liệu tiếp thị hoặc các mặt hàng hoặc tài liệu hợp pháp khác mà Người Gửi giao cho GHN để vận chuyển và giao nhận theo phương thức vận chuyển của GHN, có thể bằng đường bộ hay bất kỳ phương thức vận tải nào khác. Mỗi Bưu Gửi như vậy được vận chuyển theo giới hạn trách nhiệm quy định trong Hợp Đồng này.</w:t>
            </w:r>
          </w:p>
        </w:tc>
      </w:tr>
      <w:tr w:rsidR="009900E5" w14:paraId="7130A80E" w14:textId="77777777">
        <w:tc>
          <w:tcPr>
            <w:tcW w:w="666" w:type="dxa"/>
          </w:tcPr>
          <w:p w14:paraId="25913D5C" w14:textId="77777777" w:rsidR="009900E5" w:rsidRDefault="009900E5">
            <w:pPr>
              <w:numPr>
                <w:ilvl w:val="1"/>
                <w:numId w:val="2"/>
              </w:numPr>
              <w:tabs>
                <w:tab w:val="left" w:pos="450"/>
              </w:tabs>
              <w:spacing w:before="120" w:after="120"/>
              <w:ind w:hanging="720"/>
              <w:jc w:val="both"/>
              <w:rPr>
                <w:sz w:val="20"/>
                <w:szCs w:val="20"/>
              </w:rPr>
            </w:pPr>
          </w:p>
        </w:tc>
        <w:tc>
          <w:tcPr>
            <w:tcW w:w="1602" w:type="dxa"/>
          </w:tcPr>
          <w:p w14:paraId="4FEBB123" w14:textId="77777777" w:rsidR="009900E5" w:rsidRDefault="00000000">
            <w:pPr>
              <w:spacing w:before="120" w:after="120"/>
              <w:jc w:val="both"/>
              <w:rPr>
                <w:sz w:val="20"/>
                <w:szCs w:val="20"/>
              </w:rPr>
            </w:pPr>
            <w:r>
              <w:rPr>
                <w:sz w:val="20"/>
                <w:szCs w:val="20"/>
              </w:rPr>
              <w:t>Người Nhận:</w:t>
            </w:r>
          </w:p>
        </w:tc>
        <w:tc>
          <w:tcPr>
            <w:tcW w:w="7985" w:type="dxa"/>
          </w:tcPr>
          <w:p w14:paraId="1FF766D4" w14:textId="77777777" w:rsidR="009900E5" w:rsidRDefault="00000000">
            <w:pPr>
              <w:spacing w:before="120" w:after="120"/>
              <w:jc w:val="both"/>
              <w:rPr>
                <w:sz w:val="20"/>
                <w:szCs w:val="20"/>
              </w:rPr>
            </w:pPr>
            <w:r>
              <w:rPr>
                <w:sz w:val="20"/>
                <w:szCs w:val="20"/>
              </w:rPr>
              <w:t>Là Người Nhận ở địa chỉ mà Bưu Gửi sẽ gửi đến.</w:t>
            </w:r>
          </w:p>
        </w:tc>
      </w:tr>
      <w:tr w:rsidR="009900E5" w14:paraId="63D76686" w14:textId="77777777">
        <w:tc>
          <w:tcPr>
            <w:tcW w:w="666" w:type="dxa"/>
          </w:tcPr>
          <w:p w14:paraId="72AC2781" w14:textId="77777777" w:rsidR="009900E5" w:rsidRDefault="009900E5">
            <w:pPr>
              <w:numPr>
                <w:ilvl w:val="1"/>
                <w:numId w:val="2"/>
              </w:numPr>
              <w:tabs>
                <w:tab w:val="left" w:pos="450"/>
              </w:tabs>
              <w:spacing w:before="120" w:after="120"/>
              <w:ind w:hanging="720"/>
              <w:jc w:val="both"/>
              <w:rPr>
                <w:sz w:val="20"/>
                <w:szCs w:val="20"/>
              </w:rPr>
            </w:pPr>
          </w:p>
        </w:tc>
        <w:tc>
          <w:tcPr>
            <w:tcW w:w="1602" w:type="dxa"/>
          </w:tcPr>
          <w:p w14:paraId="51747AF8" w14:textId="77777777" w:rsidR="009900E5" w:rsidRDefault="00000000">
            <w:pPr>
              <w:spacing w:before="120" w:after="120"/>
              <w:jc w:val="both"/>
              <w:rPr>
                <w:sz w:val="20"/>
                <w:szCs w:val="20"/>
              </w:rPr>
            </w:pPr>
            <w:r>
              <w:rPr>
                <w:sz w:val="20"/>
                <w:szCs w:val="20"/>
              </w:rPr>
              <w:t>Người Gửi:</w:t>
            </w:r>
          </w:p>
        </w:tc>
        <w:tc>
          <w:tcPr>
            <w:tcW w:w="7985" w:type="dxa"/>
          </w:tcPr>
          <w:p w14:paraId="7C9E66B7" w14:textId="77777777" w:rsidR="009900E5" w:rsidRDefault="00000000">
            <w:pPr>
              <w:spacing w:before="120" w:after="120"/>
              <w:jc w:val="both"/>
              <w:rPr>
                <w:sz w:val="20"/>
                <w:szCs w:val="20"/>
              </w:rPr>
            </w:pPr>
            <w:r>
              <w:rPr>
                <w:sz w:val="20"/>
                <w:szCs w:val="20"/>
              </w:rPr>
              <w:t>Là bên nhận Dịch Vụ giao nhận từ GHN theo một thỏa thuận tương ứng. Trong Hợp Đồng này là: Khách Hàng.</w:t>
            </w:r>
          </w:p>
        </w:tc>
      </w:tr>
      <w:tr w:rsidR="009900E5" w14:paraId="7A9232B6" w14:textId="77777777">
        <w:tc>
          <w:tcPr>
            <w:tcW w:w="666" w:type="dxa"/>
          </w:tcPr>
          <w:p w14:paraId="5985202F" w14:textId="77777777" w:rsidR="009900E5" w:rsidRDefault="009900E5">
            <w:pPr>
              <w:numPr>
                <w:ilvl w:val="1"/>
                <w:numId w:val="2"/>
              </w:numPr>
              <w:tabs>
                <w:tab w:val="left" w:pos="450"/>
              </w:tabs>
              <w:spacing w:before="120" w:after="120"/>
              <w:ind w:hanging="720"/>
              <w:jc w:val="both"/>
              <w:rPr>
                <w:sz w:val="20"/>
                <w:szCs w:val="20"/>
              </w:rPr>
            </w:pPr>
          </w:p>
        </w:tc>
        <w:tc>
          <w:tcPr>
            <w:tcW w:w="1602" w:type="dxa"/>
          </w:tcPr>
          <w:p w14:paraId="63308E6D" w14:textId="77777777" w:rsidR="009900E5" w:rsidRDefault="00000000">
            <w:pPr>
              <w:spacing w:before="120" w:after="120"/>
              <w:rPr>
                <w:sz w:val="20"/>
                <w:szCs w:val="20"/>
              </w:rPr>
            </w:pPr>
            <w:r>
              <w:rPr>
                <w:sz w:val="20"/>
                <w:szCs w:val="20"/>
              </w:rPr>
              <w:t>Hàng Cấm:</w:t>
            </w:r>
          </w:p>
        </w:tc>
        <w:tc>
          <w:tcPr>
            <w:tcW w:w="7985" w:type="dxa"/>
          </w:tcPr>
          <w:p w14:paraId="58D4E641" w14:textId="77777777" w:rsidR="009900E5" w:rsidRDefault="00000000">
            <w:pPr>
              <w:spacing w:before="120" w:after="120"/>
              <w:jc w:val="both"/>
              <w:rPr>
                <w:sz w:val="20"/>
                <w:szCs w:val="20"/>
              </w:rPr>
            </w:pPr>
            <w:r>
              <w:rPr>
                <w:sz w:val="20"/>
                <w:szCs w:val="20"/>
              </w:rPr>
              <w:t>Là hàng hoá bị cấm, vận chuyển có điều kiện theo quy định của pháp luật, hàng hoá nằm ngoài phạm vi cung ứng Dịch Vụ, và các loại hàng hoá khác được GHN cập từng thời điểm tại website. Chi tiết được quy định tại Điều 3.1 của Hợp Đồng này.</w:t>
            </w:r>
          </w:p>
        </w:tc>
      </w:tr>
      <w:tr w:rsidR="009900E5" w14:paraId="4AB1E0C1" w14:textId="77777777">
        <w:tc>
          <w:tcPr>
            <w:tcW w:w="666" w:type="dxa"/>
          </w:tcPr>
          <w:p w14:paraId="55B06DEC" w14:textId="77777777" w:rsidR="009900E5" w:rsidRDefault="009900E5">
            <w:pPr>
              <w:numPr>
                <w:ilvl w:val="1"/>
                <w:numId w:val="2"/>
              </w:numPr>
              <w:tabs>
                <w:tab w:val="left" w:pos="450"/>
              </w:tabs>
              <w:spacing w:before="120" w:after="120"/>
              <w:ind w:hanging="720"/>
              <w:jc w:val="both"/>
              <w:rPr>
                <w:sz w:val="20"/>
                <w:szCs w:val="20"/>
              </w:rPr>
            </w:pPr>
          </w:p>
        </w:tc>
        <w:tc>
          <w:tcPr>
            <w:tcW w:w="1602" w:type="dxa"/>
          </w:tcPr>
          <w:p w14:paraId="6C75CFAC" w14:textId="77777777" w:rsidR="009900E5" w:rsidRDefault="00000000">
            <w:pPr>
              <w:spacing w:before="120" w:after="120"/>
              <w:jc w:val="both"/>
              <w:rPr>
                <w:sz w:val="20"/>
                <w:szCs w:val="20"/>
              </w:rPr>
            </w:pPr>
            <w:r>
              <w:rPr>
                <w:sz w:val="20"/>
                <w:szCs w:val="20"/>
              </w:rPr>
              <w:t>Đơn Hàng:</w:t>
            </w:r>
          </w:p>
        </w:tc>
        <w:tc>
          <w:tcPr>
            <w:tcW w:w="7985" w:type="dxa"/>
          </w:tcPr>
          <w:p w14:paraId="7EACEA9F" w14:textId="77777777" w:rsidR="009900E5" w:rsidRDefault="00000000">
            <w:pPr>
              <w:spacing w:before="120" w:after="120"/>
              <w:jc w:val="both"/>
              <w:rPr>
                <w:sz w:val="20"/>
                <w:szCs w:val="20"/>
              </w:rPr>
            </w:pPr>
            <w:r>
              <w:rPr>
                <w:sz w:val="20"/>
                <w:szCs w:val="20"/>
              </w:rPr>
              <w:t xml:space="preserve">Là Đơn Hàng do Người Gửi khởi tạo trên trang website: </w:t>
            </w:r>
            <w:hyperlink r:id="rId8">
              <w:r w:rsidR="009900E5">
                <w:rPr>
                  <w:color w:val="0000FF"/>
                  <w:sz w:val="20"/>
                  <w:szCs w:val="20"/>
                  <w:u w:val="single"/>
                </w:rPr>
                <w:t>https://khachhang.ghn.vn/</w:t>
              </w:r>
            </w:hyperlink>
            <w:r>
              <w:rPr>
                <w:sz w:val="20"/>
                <w:szCs w:val="20"/>
              </w:rPr>
              <w:t xml:space="preserve"> hoặc ứng dụng của GHN cho mục đích thiết lập lộ trình vận chuyển Bưu Gửi từ Người Gửi đến Người Nhận bằng Dịch Vụ vận chuyển của GHN theo quy định tại Hợp Đồng này.</w:t>
            </w:r>
          </w:p>
        </w:tc>
      </w:tr>
      <w:tr w:rsidR="009900E5" w14:paraId="48BFD3B0" w14:textId="77777777">
        <w:tc>
          <w:tcPr>
            <w:tcW w:w="666" w:type="dxa"/>
          </w:tcPr>
          <w:p w14:paraId="250823DB" w14:textId="77777777" w:rsidR="009900E5" w:rsidRDefault="009900E5">
            <w:pPr>
              <w:numPr>
                <w:ilvl w:val="1"/>
                <w:numId w:val="2"/>
              </w:numPr>
              <w:tabs>
                <w:tab w:val="left" w:pos="450"/>
              </w:tabs>
              <w:spacing w:before="120" w:after="120"/>
              <w:ind w:hanging="720"/>
              <w:jc w:val="both"/>
              <w:rPr>
                <w:sz w:val="20"/>
                <w:szCs w:val="20"/>
              </w:rPr>
            </w:pPr>
          </w:p>
        </w:tc>
        <w:tc>
          <w:tcPr>
            <w:tcW w:w="1602" w:type="dxa"/>
          </w:tcPr>
          <w:p w14:paraId="445456EF" w14:textId="77777777" w:rsidR="009900E5" w:rsidRDefault="00000000">
            <w:pPr>
              <w:spacing w:before="120" w:after="120"/>
              <w:rPr>
                <w:sz w:val="20"/>
                <w:szCs w:val="20"/>
              </w:rPr>
            </w:pPr>
            <w:r>
              <w:rPr>
                <w:sz w:val="20"/>
                <w:szCs w:val="20"/>
              </w:rPr>
              <w:t>Hệ Thống:</w:t>
            </w:r>
          </w:p>
        </w:tc>
        <w:tc>
          <w:tcPr>
            <w:tcW w:w="7985" w:type="dxa"/>
          </w:tcPr>
          <w:p w14:paraId="7297E883" w14:textId="77777777" w:rsidR="009900E5" w:rsidRDefault="00000000">
            <w:pPr>
              <w:spacing w:before="120" w:after="120"/>
              <w:jc w:val="both"/>
              <w:rPr>
                <w:sz w:val="20"/>
                <w:szCs w:val="20"/>
              </w:rPr>
            </w:pPr>
            <w:r>
              <w:rPr>
                <w:sz w:val="20"/>
                <w:szCs w:val="20"/>
              </w:rPr>
              <w:t>Là phần mềm hoặc website mà GHN cấp cho Khách Hàng về việc quản lý Đơn Hàng và quy trình giao hàng của GHN như tạo Đơn Hàng, theo dõi tiến trình thực hiện Dịch Vụ, đối soát số liệu, thông tin Bưu Gửi và các công nợ còn tồn đọng.</w:t>
            </w:r>
          </w:p>
        </w:tc>
      </w:tr>
      <w:tr w:rsidR="009900E5" w14:paraId="3F9AC394" w14:textId="77777777">
        <w:tc>
          <w:tcPr>
            <w:tcW w:w="666" w:type="dxa"/>
          </w:tcPr>
          <w:p w14:paraId="0228E893" w14:textId="77777777" w:rsidR="009900E5" w:rsidRDefault="009900E5">
            <w:pPr>
              <w:numPr>
                <w:ilvl w:val="1"/>
                <w:numId w:val="2"/>
              </w:numPr>
              <w:tabs>
                <w:tab w:val="left" w:pos="450"/>
              </w:tabs>
              <w:spacing w:before="120" w:after="120"/>
              <w:ind w:hanging="720"/>
              <w:jc w:val="both"/>
              <w:rPr>
                <w:sz w:val="20"/>
                <w:szCs w:val="20"/>
              </w:rPr>
            </w:pPr>
          </w:p>
        </w:tc>
        <w:tc>
          <w:tcPr>
            <w:tcW w:w="1602" w:type="dxa"/>
          </w:tcPr>
          <w:p w14:paraId="766EF683" w14:textId="77777777" w:rsidR="009900E5" w:rsidRDefault="00000000">
            <w:pPr>
              <w:spacing w:before="120" w:after="120"/>
              <w:rPr>
                <w:sz w:val="20"/>
                <w:szCs w:val="20"/>
              </w:rPr>
            </w:pPr>
            <w:r>
              <w:rPr>
                <w:sz w:val="20"/>
                <w:szCs w:val="20"/>
              </w:rPr>
              <w:t>Ngày Làm Việc:</w:t>
            </w:r>
          </w:p>
        </w:tc>
        <w:tc>
          <w:tcPr>
            <w:tcW w:w="7985" w:type="dxa"/>
          </w:tcPr>
          <w:p w14:paraId="19F3F8C1" w14:textId="77777777" w:rsidR="009900E5" w:rsidRDefault="00000000">
            <w:pPr>
              <w:spacing w:before="120" w:after="120"/>
              <w:jc w:val="both"/>
              <w:rPr>
                <w:sz w:val="20"/>
                <w:szCs w:val="20"/>
              </w:rPr>
            </w:pPr>
            <w:r>
              <w:rPr>
                <w:sz w:val="20"/>
                <w:szCs w:val="20"/>
              </w:rPr>
              <w:t>Là các ngày trong tuần ngoại trừ chủ nhật và không bao gồm các ngày lễ, tết, ngày nghỉ theo quy định của pháp luật hiện hành.</w:t>
            </w:r>
          </w:p>
        </w:tc>
      </w:tr>
      <w:tr w:rsidR="009900E5" w14:paraId="58688D03" w14:textId="77777777">
        <w:tc>
          <w:tcPr>
            <w:tcW w:w="666" w:type="dxa"/>
          </w:tcPr>
          <w:p w14:paraId="2F4DD8D6" w14:textId="77777777" w:rsidR="009900E5" w:rsidRDefault="009900E5">
            <w:pPr>
              <w:numPr>
                <w:ilvl w:val="1"/>
                <w:numId w:val="2"/>
              </w:numPr>
              <w:tabs>
                <w:tab w:val="left" w:pos="450"/>
              </w:tabs>
              <w:spacing w:before="120" w:after="120"/>
              <w:ind w:hanging="720"/>
              <w:jc w:val="both"/>
              <w:rPr>
                <w:sz w:val="20"/>
                <w:szCs w:val="20"/>
              </w:rPr>
            </w:pPr>
          </w:p>
        </w:tc>
        <w:tc>
          <w:tcPr>
            <w:tcW w:w="1602" w:type="dxa"/>
          </w:tcPr>
          <w:p w14:paraId="58845BF0" w14:textId="77777777" w:rsidR="009900E5" w:rsidRDefault="00000000">
            <w:pPr>
              <w:spacing w:before="120" w:after="120"/>
              <w:rPr>
                <w:sz w:val="20"/>
                <w:szCs w:val="20"/>
              </w:rPr>
            </w:pPr>
            <w:r>
              <w:rPr>
                <w:sz w:val="20"/>
                <w:szCs w:val="20"/>
              </w:rPr>
              <w:t>Ví GHN:</w:t>
            </w:r>
          </w:p>
        </w:tc>
        <w:tc>
          <w:tcPr>
            <w:tcW w:w="7985" w:type="dxa"/>
          </w:tcPr>
          <w:p w14:paraId="68C7E9FD" w14:textId="77777777" w:rsidR="009900E5" w:rsidRDefault="00000000">
            <w:pPr>
              <w:spacing w:before="120" w:after="120"/>
              <w:jc w:val="both"/>
              <w:rPr>
                <w:sz w:val="20"/>
                <w:szCs w:val="20"/>
              </w:rPr>
            </w:pPr>
            <w:r>
              <w:rPr>
                <w:sz w:val="20"/>
                <w:szCs w:val="20"/>
              </w:rPr>
              <w:t>Là ví nội bộ của GHN để ghi nhận số xu GHN mà Khách Hàng có được thông qua hình thức trả trước hoặc được GHN hoàn xu vào Ví GHN. Ví GHN chỉ nhằm mục đích thanh toán các Dịch Vụ do GHN cung cấp và không có giá trị quy đổi thành tiền mặt trong bất kỳ trường hợp nào.</w:t>
            </w:r>
          </w:p>
        </w:tc>
      </w:tr>
    </w:tbl>
    <w:p w14:paraId="3DF6A0D4" w14:textId="77777777" w:rsidR="009900E5" w:rsidRDefault="009900E5">
      <w:pPr>
        <w:jc w:val="both"/>
        <w:rPr>
          <w:sz w:val="20"/>
          <w:szCs w:val="20"/>
        </w:rPr>
      </w:pPr>
    </w:p>
    <w:p w14:paraId="3984BEB5" w14:textId="77777777" w:rsidR="009900E5" w:rsidRDefault="00000000">
      <w:pPr>
        <w:jc w:val="both"/>
        <w:rPr>
          <w:sz w:val="20"/>
          <w:szCs w:val="20"/>
        </w:rPr>
      </w:pPr>
      <w:r>
        <w:rPr>
          <w:b/>
          <w:bCs/>
          <w:sz w:val="20"/>
          <w:szCs w:val="20"/>
        </w:rPr>
        <w:t>ĐIỀU 2. MỤC ĐÍCH VÀ ĐIỀU KIỆN HỢP ĐỒNG</w:t>
      </w:r>
    </w:p>
    <w:p w14:paraId="3494E97D" w14:textId="77777777" w:rsidR="009900E5" w:rsidRDefault="00000000">
      <w:pPr>
        <w:numPr>
          <w:ilvl w:val="1"/>
          <w:numId w:val="3"/>
        </w:numPr>
        <w:spacing w:before="120" w:after="120"/>
        <w:ind w:left="720" w:hanging="720"/>
        <w:jc w:val="both"/>
        <w:rPr>
          <w:sz w:val="20"/>
          <w:szCs w:val="20"/>
        </w:rPr>
      </w:pPr>
      <w:r>
        <w:rPr>
          <w:b/>
          <w:bCs/>
          <w:sz w:val="20"/>
          <w:szCs w:val="20"/>
        </w:rPr>
        <w:t>Mục Đích Hợp Đồng</w:t>
      </w:r>
    </w:p>
    <w:p w14:paraId="4FCE420B" w14:textId="77777777" w:rsidR="009900E5" w:rsidRDefault="00000000">
      <w:pPr>
        <w:numPr>
          <w:ilvl w:val="0"/>
          <w:numId w:val="4"/>
        </w:numPr>
        <w:spacing w:before="120" w:after="120"/>
        <w:ind w:left="1440" w:hanging="720"/>
        <w:jc w:val="both"/>
        <w:rPr>
          <w:sz w:val="20"/>
          <w:szCs w:val="20"/>
        </w:rPr>
      </w:pPr>
      <w:r>
        <w:rPr>
          <w:sz w:val="20"/>
          <w:szCs w:val="20"/>
        </w:rPr>
        <w:t>GHN là doanh nghiệp được thành lập hợp pháp và có đầy đủ chức năng hoạt động Dịch Vụ bưu chính, chuyển phát gói, kiện được cơ quan có thẩm quyền cấp giấy phép liên quan; và</w:t>
      </w:r>
    </w:p>
    <w:p w14:paraId="36C86D79" w14:textId="77777777" w:rsidR="009900E5" w:rsidRDefault="00000000">
      <w:pPr>
        <w:numPr>
          <w:ilvl w:val="0"/>
          <w:numId w:val="4"/>
        </w:numPr>
        <w:spacing w:before="120" w:after="120"/>
        <w:ind w:left="1440" w:hanging="720"/>
        <w:jc w:val="both"/>
        <w:rPr>
          <w:sz w:val="20"/>
          <w:szCs w:val="20"/>
        </w:rPr>
      </w:pPr>
      <w:r>
        <w:rPr>
          <w:sz w:val="20"/>
          <w:szCs w:val="20"/>
        </w:rPr>
        <w:t xml:space="preserve">Khách Hàng là doanh nghiệp có nhu cầu sử dụng Dịch Vụ bưu chính, chuyển phát gói, kiện trong phạm vi các tỉnh, thành trên toàn quốc. </w:t>
      </w:r>
    </w:p>
    <w:p w14:paraId="421C8DC1" w14:textId="77777777" w:rsidR="009900E5" w:rsidRDefault="00000000">
      <w:pPr>
        <w:numPr>
          <w:ilvl w:val="1"/>
          <w:numId w:val="3"/>
        </w:numPr>
        <w:spacing w:before="120" w:after="120"/>
        <w:ind w:left="720" w:hanging="720"/>
        <w:jc w:val="both"/>
        <w:rPr>
          <w:sz w:val="20"/>
          <w:szCs w:val="20"/>
        </w:rPr>
      </w:pPr>
      <w:r>
        <w:rPr>
          <w:b/>
          <w:bCs/>
          <w:sz w:val="20"/>
          <w:szCs w:val="20"/>
        </w:rPr>
        <w:t>Điều kiện Hợp Đồng</w:t>
      </w:r>
    </w:p>
    <w:p w14:paraId="5C76F3F0" w14:textId="77777777" w:rsidR="009900E5" w:rsidRDefault="00000000">
      <w:pPr>
        <w:numPr>
          <w:ilvl w:val="0"/>
          <w:numId w:val="5"/>
        </w:numPr>
        <w:spacing w:before="120" w:after="120"/>
        <w:ind w:left="1440" w:hanging="720"/>
        <w:jc w:val="both"/>
        <w:rPr>
          <w:sz w:val="20"/>
          <w:szCs w:val="20"/>
        </w:rPr>
      </w:pPr>
      <w:r>
        <w:rPr>
          <w:sz w:val="20"/>
          <w:szCs w:val="20"/>
        </w:rPr>
        <w:t>Khách Hàng đồng ý chịu sự ràng buộc của Hợp Đồng này vào thời điểm mở tài khoản người dùng. Hợp Đồng này bao gồm các điều khoản hiện hữu và các thông tin được đề cập đến tại các đường dẫn nêu trong Hợp Đồng này. Việc cập nhật các thông tin điều chỉnh tại các đường dẫn này thuộc quyền và nghĩa vụ của GHN và Khách Hàng đảm bảo duy trì việc truy cập để nắm rõ thông tin được cập nhật điều chỉnh, thay đổi (nếu có) phục vụ cho việc sử dụng Dịch Vụ theo Hợp Đồng này. Việc Khách Hàng tiếp tục sử dụng các Dịch Vụ của GHN bao gồm nhưng không giới hạn việc vận chuyển và giao nhận các Bưu Gửi sẽ cấu thành thỏa thuận đồng ý của Khách Hàng đối với bản điều chỉnh của các thông tin và đồng thời Khách Hàng cũng đồng ý tuân theo các điều khoản sử dụng và chính sách bảo mật được đăng tại [</w:t>
      </w:r>
      <w:hyperlink r:id="rId9">
        <w:r w:rsidR="009900E5">
          <w:rPr>
            <w:color w:val="0000FF"/>
            <w:sz w:val="20"/>
            <w:szCs w:val="20"/>
            <w:u w:val="single"/>
          </w:rPr>
          <w:t>https://ghn.vn/pages/chinh-sach-bao-mat</w:t>
        </w:r>
      </w:hyperlink>
      <w:r>
        <w:rPr>
          <w:sz w:val="20"/>
          <w:szCs w:val="20"/>
        </w:rPr>
        <w:t>].</w:t>
      </w:r>
    </w:p>
    <w:p w14:paraId="5A791B52" w14:textId="77777777" w:rsidR="009900E5" w:rsidRDefault="00000000">
      <w:pPr>
        <w:numPr>
          <w:ilvl w:val="0"/>
          <w:numId w:val="5"/>
        </w:numPr>
        <w:spacing w:before="120" w:after="120"/>
        <w:ind w:left="1440" w:hanging="720"/>
        <w:jc w:val="both"/>
        <w:rPr>
          <w:sz w:val="20"/>
          <w:szCs w:val="20"/>
        </w:rPr>
      </w:pPr>
      <w:r>
        <w:rPr>
          <w:sz w:val="20"/>
          <w:szCs w:val="20"/>
        </w:rPr>
        <w:t>Khách Hàng hiểu rõ và xác nhận rằng Bưu Gửi là đối tượng của Dịch Vụ bưu chính, chuyển phát được cung cấp bởi GHN theo Hợp Đồng này phải đảm bảo đáp ứng tất cả các điều kiện theo yêu cầu của pháp luật và GHN bao gồm nhưng không giới hạn điều kiện về giá trị pháp lý của Bưu Gửi, điều kiện về Hàng Cấm, điều kiện đóng gói và thông tin Người Nhận.</w:t>
      </w:r>
    </w:p>
    <w:p w14:paraId="731A1086" w14:textId="77777777" w:rsidR="009900E5" w:rsidRDefault="00000000">
      <w:pPr>
        <w:spacing w:before="120" w:after="120"/>
        <w:jc w:val="both"/>
        <w:rPr>
          <w:sz w:val="20"/>
          <w:szCs w:val="20"/>
        </w:rPr>
      </w:pPr>
      <w:r>
        <w:rPr>
          <w:b/>
          <w:bCs/>
          <w:sz w:val="20"/>
          <w:szCs w:val="20"/>
        </w:rPr>
        <w:t>ĐIỀU 3. BƯU GỬI</w:t>
      </w:r>
    </w:p>
    <w:p w14:paraId="49F8C88F" w14:textId="77777777" w:rsidR="009900E5" w:rsidRDefault="00000000">
      <w:pPr>
        <w:numPr>
          <w:ilvl w:val="1"/>
          <w:numId w:val="6"/>
        </w:numPr>
        <w:spacing w:before="120" w:after="120"/>
        <w:ind w:hanging="720"/>
        <w:jc w:val="both"/>
        <w:rPr>
          <w:sz w:val="20"/>
          <w:szCs w:val="20"/>
        </w:rPr>
      </w:pPr>
      <w:r>
        <w:rPr>
          <w:sz w:val="20"/>
          <w:szCs w:val="20"/>
        </w:rPr>
        <w:t>GHN sẽ không tiến hành vận chuyển và giao bất kỳ Bưu Gửi nào có chứa Hàng Cấm. Hàng Cấm bao gồm nhưng không giới hạn các mặt hàng được liệt kê theo danh sách được GHN cập nhật theo từng thời điểm tại [</w:t>
      </w:r>
      <w:hyperlink r:id="rId10">
        <w:r w:rsidR="009900E5">
          <w:rPr>
            <w:color w:val="0000FF"/>
            <w:sz w:val="20"/>
            <w:szCs w:val="20"/>
            <w:u w:val="single"/>
          </w:rPr>
          <w:t>https://ghn.vn/pages/hang-hoa-ghn-khong-nhan-van-chuyen</w:t>
        </w:r>
      </w:hyperlink>
      <w:r>
        <w:rPr>
          <w:sz w:val="20"/>
          <w:szCs w:val="20"/>
        </w:rPr>
        <w:t>].</w:t>
      </w:r>
    </w:p>
    <w:p w14:paraId="6832F4BB" w14:textId="77777777" w:rsidR="009900E5" w:rsidRDefault="00000000">
      <w:pPr>
        <w:numPr>
          <w:ilvl w:val="1"/>
          <w:numId w:val="6"/>
        </w:numPr>
        <w:spacing w:before="120" w:after="120"/>
        <w:ind w:hanging="720"/>
        <w:jc w:val="both"/>
        <w:rPr>
          <w:sz w:val="20"/>
          <w:szCs w:val="20"/>
        </w:rPr>
      </w:pPr>
      <w:r>
        <w:rPr>
          <w:sz w:val="20"/>
          <w:szCs w:val="20"/>
        </w:rPr>
        <w:t>Khách Hàng xác nhận rằng Bưu Gửi không chứa Hàng Cấm và đã được đóng gói đúng cách và được bảo quản hợp lý. Bất kể các quyền khác của GHN, Khách Hàng phải bồi thường cho GHN trước mọi trách nhiệm pháp lý đối với các khiếu nại của bên thứ ba do vận chuyển hoặc giao Hàng Cấm hoặc các hàng hóa không được chấp nhận hoặc không hợp pháp. Trách nhiệm thực hiện Hợp Đồng của GHN và của đại lý hoặc nhà thầu phụ của GHN không bị ảnh hưởng.</w:t>
      </w:r>
    </w:p>
    <w:p w14:paraId="05E3A186" w14:textId="77777777" w:rsidR="009900E5" w:rsidRDefault="00000000">
      <w:pPr>
        <w:numPr>
          <w:ilvl w:val="1"/>
          <w:numId w:val="6"/>
        </w:numPr>
        <w:spacing w:before="120" w:after="120"/>
        <w:ind w:hanging="720"/>
        <w:jc w:val="both"/>
        <w:rPr>
          <w:sz w:val="20"/>
          <w:szCs w:val="20"/>
        </w:rPr>
      </w:pPr>
      <w:r>
        <w:rPr>
          <w:sz w:val="20"/>
          <w:szCs w:val="20"/>
        </w:rPr>
        <w:t xml:space="preserve">Khách Hàng cam kết bồi thường cho GHN ngay khi có yêu cầu đầu tiên đối với bất kỳ tổn thất hoặc thiệt hại nào phát sinh từ các khiếu nại bồi thường của bên thứ ba và bất kỳ tổn thất hoặc thiệt hại nào khác mà GHN phải gánh chịu do vận chuyển hoặc giao Hàng Cấm. Khoản bồi thường của Người Gửi cũng sẽ bao gồm các chi phí phát sinh của GHN liên quan đến việc cung cấp thông tin, việc bị cơ quan hải quan tịch thu hoặc thu giữ theo pháp luật hoặc theo lệnh của tòa án hoặc cơ quan nhà nước. </w:t>
      </w:r>
    </w:p>
    <w:p w14:paraId="08B84143" w14:textId="77777777" w:rsidR="009900E5" w:rsidRDefault="00000000">
      <w:pPr>
        <w:numPr>
          <w:ilvl w:val="1"/>
          <w:numId w:val="6"/>
        </w:numPr>
        <w:spacing w:before="120" w:after="120"/>
        <w:ind w:hanging="720"/>
        <w:jc w:val="both"/>
        <w:rPr>
          <w:sz w:val="20"/>
          <w:szCs w:val="20"/>
        </w:rPr>
      </w:pPr>
      <w:r>
        <w:rPr>
          <w:sz w:val="20"/>
          <w:szCs w:val="20"/>
        </w:rPr>
        <w:t>Nếu GHN cho rằng Bưu Gửi không đáp ứng điều kiện, GHN có quyền từ chối tiếp nhận Bưu Gửi mà không chịu bất kỳ trách nhiệm nào; hoặc GHN có quyền trả lại hoặc lưu giữ tới khi Bưu Gửi đó được nhận lại nếu Bưu Gửi đã được GHN tiếp nhận, theo đó, Khách Hàng chịu mọi chi phí liên quan đến việc lưu trữ và các chi phí khác mà GHN đã bỏ ra từ thời điểm tiếp nhận đến khi hoàn trả Bưu Gửi cho Khách Hàng, đồng thời Khách Hàng cam kết từ bỏ quyền khiếu nại đối với tính nguyên vẹn hay các điều kiện khác khi tiếp nhận lại Bưu Gửi. Để tránh hiểu nhầm, GHN không có nghĩa vụ kiểm tra và xác định Bưu Gửi có đủ điều kiện tiếp nhận hay vận chuyển. Tuy nhiên, GHN có quyền mở Bưu Gửi và kiểm tra các nội dung nếu nghi ngờ Bưu Gửi không đủ điều kiện tiếp nhận vận chuyển, sau khi đã thông báo cho Khách Hàng trước một khoản thời gian hợp lý.</w:t>
      </w:r>
    </w:p>
    <w:p w14:paraId="1FAC67EE" w14:textId="77777777" w:rsidR="009900E5" w:rsidRDefault="00000000">
      <w:pPr>
        <w:numPr>
          <w:ilvl w:val="1"/>
          <w:numId w:val="6"/>
        </w:numPr>
        <w:spacing w:before="120" w:after="120"/>
        <w:ind w:hanging="720"/>
        <w:jc w:val="both"/>
        <w:rPr>
          <w:sz w:val="20"/>
          <w:szCs w:val="20"/>
        </w:rPr>
      </w:pPr>
      <w:r>
        <w:rPr>
          <w:sz w:val="20"/>
          <w:szCs w:val="20"/>
        </w:rPr>
        <w:t>GHN cũng có quyền thực hiện các quyền quy định tại đoạn trên nếu nghi ngờ Bưu Gửi chứa Hàng Cấm hoặc có bất kỳ vi phạm Hợp Đồng nào và Khách Hàng không tuân theo yêu cầu cung cấp thông tin của GHN.</w:t>
      </w:r>
    </w:p>
    <w:p w14:paraId="341BDEF7" w14:textId="77777777" w:rsidR="009900E5" w:rsidRDefault="00000000">
      <w:pPr>
        <w:numPr>
          <w:ilvl w:val="1"/>
          <w:numId w:val="6"/>
        </w:numPr>
        <w:spacing w:before="120" w:after="120"/>
        <w:ind w:hanging="720"/>
        <w:jc w:val="both"/>
        <w:rPr>
          <w:sz w:val="20"/>
          <w:szCs w:val="20"/>
        </w:rPr>
      </w:pPr>
      <w:r>
        <w:rPr>
          <w:sz w:val="20"/>
          <w:szCs w:val="20"/>
        </w:rPr>
        <w:t xml:space="preserve">Để tránh hiểu nhầm, GHN không có nghĩa vụ kiểm tra Bưu Gửi có chứa Hàng Cấm hay không. Tuy nhiên, GHN có quyền mở Bưu Gửi và kiểm tra các nội dung nếu nghi ngờ Bưu Gửi chứa Hàng Cấm. Ngoài các điều trên, GHN có quyền mở và kiểm tra Bưu Gửi mà không cần thông báo về an ninh, hải quan hoặc các lý do hợp lệ khác. </w:t>
      </w:r>
    </w:p>
    <w:p w14:paraId="2C458AD7" w14:textId="77777777" w:rsidR="009900E5" w:rsidRDefault="00000000">
      <w:pPr>
        <w:jc w:val="both"/>
        <w:rPr>
          <w:sz w:val="20"/>
          <w:szCs w:val="20"/>
        </w:rPr>
      </w:pPr>
      <w:r>
        <w:rPr>
          <w:b/>
          <w:bCs/>
          <w:sz w:val="20"/>
          <w:szCs w:val="20"/>
        </w:rPr>
        <w:t>ĐIỀU 4. DỊCH VỤ BƯU CHÍNH</w:t>
      </w:r>
    </w:p>
    <w:p w14:paraId="02EC1D2C" w14:textId="77777777" w:rsidR="009900E5" w:rsidRDefault="00000000">
      <w:pPr>
        <w:numPr>
          <w:ilvl w:val="1"/>
          <w:numId w:val="7"/>
        </w:numPr>
        <w:spacing w:before="120" w:after="120"/>
        <w:ind w:left="720" w:hanging="720"/>
        <w:jc w:val="both"/>
        <w:rPr>
          <w:sz w:val="20"/>
          <w:szCs w:val="20"/>
        </w:rPr>
      </w:pPr>
      <w:r>
        <w:rPr>
          <w:b/>
          <w:bCs/>
          <w:sz w:val="20"/>
          <w:szCs w:val="20"/>
        </w:rPr>
        <w:t xml:space="preserve">Nội Dung Dịch Vụ: </w:t>
      </w:r>
    </w:p>
    <w:p w14:paraId="3727C3E7" w14:textId="77777777" w:rsidR="009900E5" w:rsidRDefault="00000000">
      <w:pPr>
        <w:spacing w:before="120" w:after="120"/>
        <w:ind w:firstLine="720"/>
        <w:jc w:val="both"/>
        <w:rPr>
          <w:sz w:val="20"/>
          <w:szCs w:val="20"/>
        </w:rPr>
      </w:pPr>
      <w:r>
        <w:rPr>
          <w:sz w:val="20"/>
          <w:szCs w:val="20"/>
        </w:rPr>
        <w:t xml:space="preserve">GHN cung ứng dịch vụ bưu chính cho Khách Hàng như sau: </w:t>
      </w:r>
    </w:p>
    <w:p w14:paraId="0B934120" w14:textId="77777777" w:rsidR="009900E5" w:rsidRDefault="009900E5">
      <w:pPr>
        <w:ind w:left="720"/>
        <w:jc w:val="both"/>
        <w:rPr>
          <w:sz w:val="20"/>
          <w:szCs w:val="20"/>
        </w:rPr>
      </w:pPr>
    </w:p>
    <w:tbl>
      <w:tblPr>
        <w:tblStyle w:val="Style15"/>
        <w:tblW w:w="9353" w:type="dxa"/>
        <w:tblInd w:w="648" w:type="dxa"/>
        <w:tblLayout w:type="fixed"/>
        <w:tblLook w:val="04A0" w:firstRow="1" w:lastRow="0" w:firstColumn="1" w:lastColumn="0" w:noHBand="0" w:noVBand="1"/>
      </w:tblPr>
      <w:tblGrid>
        <w:gridCol w:w="648"/>
        <w:gridCol w:w="3330"/>
        <w:gridCol w:w="5375"/>
      </w:tblGrid>
      <w:tr w:rsidR="009900E5" w14:paraId="51DEF96E" w14:textId="77777777">
        <w:tc>
          <w:tcPr>
            <w:tcW w:w="648" w:type="dxa"/>
          </w:tcPr>
          <w:p w14:paraId="2B3628B1" w14:textId="77777777" w:rsidR="009900E5" w:rsidRDefault="009900E5">
            <w:pPr>
              <w:numPr>
                <w:ilvl w:val="0"/>
                <w:numId w:val="8"/>
              </w:numPr>
              <w:ind w:left="450" w:hanging="450"/>
              <w:jc w:val="both"/>
              <w:rPr>
                <w:sz w:val="20"/>
                <w:szCs w:val="20"/>
              </w:rPr>
            </w:pPr>
          </w:p>
        </w:tc>
        <w:tc>
          <w:tcPr>
            <w:tcW w:w="3330" w:type="dxa"/>
          </w:tcPr>
          <w:p w14:paraId="57C3CD64" w14:textId="77777777" w:rsidR="009900E5" w:rsidRDefault="00000000">
            <w:pPr>
              <w:jc w:val="both"/>
              <w:rPr>
                <w:sz w:val="20"/>
                <w:szCs w:val="20"/>
              </w:rPr>
            </w:pPr>
            <w:r>
              <w:rPr>
                <w:sz w:val="20"/>
                <w:szCs w:val="20"/>
              </w:rPr>
              <w:t xml:space="preserve">Phạm vi lãnh thổ cung cấp Dịch Vụ: </w:t>
            </w:r>
          </w:p>
          <w:p w14:paraId="0DAB4CEC" w14:textId="77777777" w:rsidR="009900E5" w:rsidRDefault="009900E5">
            <w:pPr>
              <w:jc w:val="both"/>
              <w:rPr>
                <w:sz w:val="20"/>
                <w:szCs w:val="20"/>
              </w:rPr>
            </w:pPr>
          </w:p>
        </w:tc>
        <w:tc>
          <w:tcPr>
            <w:tcW w:w="5375" w:type="dxa"/>
          </w:tcPr>
          <w:p w14:paraId="7FB2BA2B" w14:textId="77777777" w:rsidR="009900E5" w:rsidRDefault="00000000">
            <w:pPr>
              <w:jc w:val="both"/>
              <w:rPr>
                <w:sz w:val="20"/>
                <w:szCs w:val="20"/>
              </w:rPr>
            </w:pPr>
            <w:r>
              <w:rPr>
                <w:sz w:val="20"/>
                <w:szCs w:val="20"/>
              </w:rPr>
              <w:t>Việt Nam</w:t>
            </w:r>
          </w:p>
          <w:p w14:paraId="069D0BEB" w14:textId="77777777" w:rsidR="009900E5" w:rsidRDefault="009900E5">
            <w:pPr>
              <w:jc w:val="both"/>
              <w:rPr>
                <w:sz w:val="20"/>
                <w:szCs w:val="20"/>
              </w:rPr>
            </w:pPr>
          </w:p>
        </w:tc>
      </w:tr>
      <w:tr w:rsidR="009900E5" w14:paraId="24C408A9" w14:textId="77777777">
        <w:tc>
          <w:tcPr>
            <w:tcW w:w="648" w:type="dxa"/>
          </w:tcPr>
          <w:p w14:paraId="7213E09A" w14:textId="77777777" w:rsidR="009900E5" w:rsidRDefault="009900E5">
            <w:pPr>
              <w:numPr>
                <w:ilvl w:val="0"/>
                <w:numId w:val="8"/>
              </w:numPr>
              <w:ind w:left="450" w:hanging="450"/>
              <w:jc w:val="both"/>
              <w:rPr>
                <w:sz w:val="20"/>
                <w:szCs w:val="20"/>
              </w:rPr>
            </w:pPr>
          </w:p>
        </w:tc>
        <w:tc>
          <w:tcPr>
            <w:tcW w:w="3330" w:type="dxa"/>
          </w:tcPr>
          <w:p w14:paraId="7F9C6682" w14:textId="77777777" w:rsidR="009900E5" w:rsidRDefault="00000000">
            <w:pPr>
              <w:jc w:val="both"/>
              <w:rPr>
                <w:sz w:val="20"/>
                <w:szCs w:val="20"/>
              </w:rPr>
            </w:pPr>
            <w:r>
              <w:rPr>
                <w:sz w:val="20"/>
                <w:szCs w:val="20"/>
              </w:rPr>
              <w:t>Phương thức cung cấp:</w:t>
            </w:r>
          </w:p>
          <w:p w14:paraId="2E157F17" w14:textId="77777777" w:rsidR="009900E5" w:rsidRDefault="009900E5">
            <w:pPr>
              <w:jc w:val="both"/>
              <w:rPr>
                <w:sz w:val="20"/>
                <w:szCs w:val="20"/>
              </w:rPr>
            </w:pPr>
          </w:p>
        </w:tc>
        <w:tc>
          <w:tcPr>
            <w:tcW w:w="5375" w:type="dxa"/>
          </w:tcPr>
          <w:p w14:paraId="09B9648F" w14:textId="77777777" w:rsidR="009900E5" w:rsidRDefault="00000000">
            <w:pPr>
              <w:jc w:val="both"/>
              <w:rPr>
                <w:sz w:val="20"/>
                <w:szCs w:val="20"/>
              </w:rPr>
            </w:pPr>
            <w:r>
              <w:rPr>
                <w:sz w:val="20"/>
                <w:szCs w:val="20"/>
              </w:rPr>
              <w:lastRenderedPageBreak/>
              <w:t>Giao và Nhận Bưu Kiện tận nơi</w:t>
            </w:r>
          </w:p>
          <w:p w14:paraId="28537534" w14:textId="77777777" w:rsidR="009900E5" w:rsidRDefault="009900E5">
            <w:pPr>
              <w:jc w:val="both"/>
              <w:rPr>
                <w:sz w:val="20"/>
                <w:szCs w:val="20"/>
              </w:rPr>
            </w:pPr>
          </w:p>
        </w:tc>
      </w:tr>
      <w:tr w:rsidR="009900E5" w14:paraId="34566B94" w14:textId="77777777">
        <w:tc>
          <w:tcPr>
            <w:tcW w:w="648" w:type="dxa"/>
          </w:tcPr>
          <w:p w14:paraId="0F8CFACA" w14:textId="77777777" w:rsidR="009900E5" w:rsidRDefault="009900E5">
            <w:pPr>
              <w:numPr>
                <w:ilvl w:val="0"/>
                <w:numId w:val="8"/>
              </w:numPr>
              <w:ind w:left="450" w:hanging="450"/>
              <w:jc w:val="both"/>
              <w:rPr>
                <w:sz w:val="20"/>
                <w:szCs w:val="20"/>
              </w:rPr>
            </w:pPr>
          </w:p>
        </w:tc>
        <w:tc>
          <w:tcPr>
            <w:tcW w:w="3330" w:type="dxa"/>
          </w:tcPr>
          <w:p w14:paraId="2E7DBE1F" w14:textId="77777777" w:rsidR="009900E5" w:rsidRDefault="00000000">
            <w:pPr>
              <w:jc w:val="both"/>
              <w:rPr>
                <w:sz w:val="20"/>
                <w:szCs w:val="20"/>
              </w:rPr>
            </w:pPr>
            <w:r>
              <w:rPr>
                <w:sz w:val="20"/>
                <w:szCs w:val="20"/>
              </w:rPr>
              <w:t>Địa điểm nhận Bưu Kiện:</w:t>
            </w:r>
          </w:p>
          <w:p w14:paraId="28F38195" w14:textId="77777777" w:rsidR="009900E5" w:rsidRDefault="009900E5">
            <w:pPr>
              <w:jc w:val="both"/>
              <w:rPr>
                <w:sz w:val="20"/>
                <w:szCs w:val="20"/>
              </w:rPr>
            </w:pPr>
          </w:p>
        </w:tc>
        <w:tc>
          <w:tcPr>
            <w:tcW w:w="5375" w:type="dxa"/>
          </w:tcPr>
          <w:p w14:paraId="20BEEE33" w14:textId="77777777" w:rsidR="009900E5" w:rsidRDefault="00000000">
            <w:pPr>
              <w:jc w:val="both"/>
              <w:rPr>
                <w:sz w:val="20"/>
                <w:szCs w:val="20"/>
              </w:rPr>
            </w:pPr>
            <w:r>
              <w:rPr>
                <w:sz w:val="20"/>
                <w:szCs w:val="20"/>
              </w:rPr>
              <w:t>Theo yêu cầu của Khách Hàng</w:t>
            </w:r>
          </w:p>
          <w:p w14:paraId="57C4CF6D" w14:textId="77777777" w:rsidR="009900E5" w:rsidRDefault="009900E5">
            <w:pPr>
              <w:jc w:val="both"/>
              <w:rPr>
                <w:sz w:val="20"/>
                <w:szCs w:val="20"/>
              </w:rPr>
            </w:pPr>
          </w:p>
        </w:tc>
      </w:tr>
      <w:tr w:rsidR="009900E5" w14:paraId="079D883C" w14:textId="77777777">
        <w:tc>
          <w:tcPr>
            <w:tcW w:w="648" w:type="dxa"/>
          </w:tcPr>
          <w:p w14:paraId="7269E494" w14:textId="77777777" w:rsidR="009900E5" w:rsidRDefault="009900E5">
            <w:pPr>
              <w:numPr>
                <w:ilvl w:val="0"/>
                <w:numId w:val="8"/>
              </w:numPr>
              <w:ind w:left="450" w:hanging="450"/>
              <w:jc w:val="both"/>
              <w:rPr>
                <w:sz w:val="20"/>
                <w:szCs w:val="20"/>
              </w:rPr>
            </w:pPr>
          </w:p>
        </w:tc>
        <w:tc>
          <w:tcPr>
            <w:tcW w:w="3330" w:type="dxa"/>
          </w:tcPr>
          <w:p w14:paraId="6372FD78" w14:textId="77777777" w:rsidR="009900E5" w:rsidRDefault="00000000">
            <w:pPr>
              <w:jc w:val="both"/>
              <w:rPr>
                <w:sz w:val="20"/>
                <w:szCs w:val="20"/>
              </w:rPr>
            </w:pPr>
            <w:r>
              <w:rPr>
                <w:sz w:val="20"/>
                <w:szCs w:val="20"/>
              </w:rPr>
              <w:t>Thời gian nhận Bưu Kiện:</w:t>
            </w:r>
          </w:p>
          <w:p w14:paraId="4D72E099" w14:textId="77777777" w:rsidR="009900E5" w:rsidRDefault="009900E5">
            <w:pPr>
              <w:jc w:val="both"/>
              <w:rPr>
                <w:sz w:val="20"/>
                <w:szCs w:val="20"/>
              </w:rPr>
            </w:pPr>
          </w:p>
        </w:tc>
        <w:tc>
          <w:tcPr>
            <w:tcW w:w="5375" w:type="dxa"/>
          </w:tcPr>
          <w:p w14:paraId="4B1F3F06" w14:textId="77777777" w:rsidR="009900E5" w:rsidRDefault="00000000">
            <w:pPr>
              <w:jc w:val="both"/>
              <w:rPr>
                <w:sz w:val="20"/>
                <w:szCs w:val="20"/>
              </w:rPr>
            </w:pPr>
            <w:r>
              <w:rPr>
                <w:sz w:val="20"/>
                <w:szCs w:val="20"/>
              </w:rPr>
              <w:t>Giờ hành chính từ 8:00 AM đến 6:00 PM hoặc theo thoả thuận của Các Bên</w:t>
            </w:r>
          </w:p>
          <w:p w14:paraId="08C1A32C" w14:textId="77777777" w:rsidR="009900E5" w:rsidRDefault="009900E5">
            <w:pPr>
              <w:jc w:val="both"/>
              <w:rPr>
                <w:sz w:val="20"/>
                <w:szCs w:val="20"/>
              </w:rPr>
            </w:pPr>
          </w:p>
        </w:tc>
      </w:tr>
      <w:tr w:rsidR="009900E5" w14:paraId="38C071AA" w14:textId="77777777">
        <w:tc>
          <w:tcPr>
            <w:tcW w:w="648" w:type="dxa"/>
          </w:tcPr>
          <w:p w14:paraId="41801095" w14:textId="77777777" w:rsidR="009900E5" w:rsidRDefault="009900E5">
            <w:pPr>
              <w:numPr>
                <w:ilvl w:val="0"/>
                <w:numId w:val="8"/>
              </w:numPr>
              <w:ind w:left="450" w:hanging="450"/>
              <w:jc w:val="both"/>
              <w:rPr>
                <w:sz w:val="20"/>
                <w:szCs w:val="20"/>
              </w:rPr>
            </w:pPr>
          </w:p>
        </w:tc>
        <w:tc>
          <w:tcPr>
            <w:tcW w:w="3330" w:type="dxa"/>
          </w:tcPr>
          <w:p w14:paraId="6908F31A" w14:textId="77777777" w:rsidR="009900E5" w:rsidRDefault="00000000">
            <w:pPr>
              <w:jc w:val="both"/>
              <w:rPr>
                <w:sz w:val="20"/>
                <w:szCs w:val="20"/>
              </w:rPr>
            </w:pPr>
            <w:r>
              <w:rPr>
                <w:sz w:val="20"/>
                <w:szCs w:val="20"/>
              </w:rPr>
              <w:t>Thời gian giao Bưu Kiện:</w:t>
            </w:r>
          </w:p>
          <w:p w14:paraId="17631785" w14:textId="77777777" w:rsidR="009900E5" w:rsidRDefault="009900E5">
            <w:pPr>
              <w:jc w:val="both"/>
              <w:rPr>
                <w:sz w:val="20"/>
                <w:szCs w:val="20"/>
              </w:rPr>
            </w:pPr>
          </w:p>
        </w:tc>
        <w:tc>
          <w:tcPr>
            <w:tcW w:w="5375" w:type="dxa"/>
          </w:tcPr>
          <w:p w14:paraId="4F8A1272" w14:textId="77777777" w:rsidR="009900E5" w:rsidRDefault="00000000">
            <w:pPr>
              <w:jc w:val="both"/>
              <w:rPr>
                <w:sz w:val="20"/>
                <w:szCs w:val="20"/>
              </w:rPr>
            </w:pPr>
            <w:r>
              <w:rPr>
                <w:sz w:val="20"/>
                <w:szCs w:val="20"/>
              </w:rPr>
              <w:t>Giờ hành chính từ 8:00 AM đến 6:00 PM hoặc theo thoả thuận của Các Bên</w:t>
            </w:r>
          </w:p>
          <w:p w14:paraId="7EF2840A" w14:textId="77777777" w:rsidR="009900E5" w:rsidRDefault="009900E5">
            <w:pPr>
              <w:jc w:val="both"/>
              <w:rPr>
                <w:sz w:val="20"/>
                <w:szCs w:val="20"/>
              </w:rPr>
            </w:pPr>
          </w:p>
        </w:tc>
      </w:tr>
      <w:tr w:rsidR="009900E5" w14:paraId="27B87493" w14:textId="77777777">
        <w:tc>
          <w:tcPr>
            <w:tcW w:w="648" w:type="dxa"/>
          </w:tcPr>
          <w:p w14:paraId="49D54E50" w14:textId="77777777" w:rsidR="009900E5" w:rsidRDefault="009900E5">
            <w:pPr>
              <w:numPr>
                <w:ilvl w:val="0"/>
                <w:numId w:val="8"/>
              </w:numPr>
              <w:ind w:left="450" w:hanging="450"/>
              <w:jc w:val="both"/>
              <w:rPr>
                <w:sz w:val="20"/>
                <w:szCs w:val="20"/>
              </w:rPr>
            </w:pPr>
          </w:p>
        </w:tc>
        <w:tc>
          <w:tcPr>
            <w:tcW w:w="3330" w:type="dxa"/>
          </w:tcPr>
          <w:p w14:paraId="172A3ED0" w14:textId="77777777" w:rsidR="009900E5" w:rsidRDefault="00000000">
            <w:pPr>
              <w:jc w:val="both"/>
              <w:rPr>
                <w:sz w:val="20"/>
                <w:szCs w:val="20"/>
              </w:rPr>
            </w:pPr>
            <w:r>
              <w:rPr>
                <w:sz w:val="20"/>
                <w:szCs w:val="20"/>
              </w:rPr>
              <w:t>Cước Phí Dịch Vụ:</w:t>
            </w:r>
          </w:p>
          <w:p w14:paraId="4AB86CAE" w14:textId="77777777" w:rsidR="009900E5" w:rsidRDefault="009900E5">
            <w:pPr>
              <w:jc w:val="both"/>
              <w:rPr>
                <w:sz w:val="20"/>
                <w:szCs w:val="20"/>
              </w:rPr>
            </w:pPr>
          </w:p>
        </w:tc>
        <w:tc>
          <w:tcPr>
            <w:tcW w:w="5375" w:type="dxa"/>
          </w:tcPr>
          <w:p w14:paraId="202E351E" w14:textId="77777777" w:rsidR="009900E5" w:rsidRDefault="00000000">
            <w:pPr>
              <w:jc w:val="both"/>
              <w:rPr>
                <w:sz w:val="20"/>
                <w:szCs w:val="20"/>
              </w:rPr>
            </w:pPr>
            <w:r>
              <w:rPr>
                <w:sz w:val="20"/>
                <w:szCs w:val="20"/>
              </w:rPr>
              <w:t>Phụ Lục 01</w:t>
            </w:r>
          </w:p>
        </w:tc>
      </w:tr>
      <w:tr w:rsidR="009900E5" w14:paraId="4A6395FA" w14:textId="77777777">
        <w:tc>
          <w:tcPr>
            <w:tcW w:w="648" w:type="dxa"/>
          </w:tcPr>
          <w:p w14:paraId="6A5CF97A" w14:textId="77777777" w:rsidR="009900E5" w:rsidRDefault="009900E5">
            <w:pPr>
              <w:numPr>
                <w:ilvl w:val="0"/>
                <w:numId w:val="8"/>
              </w:numPr>
              <w:ind w:left="450" w:hanging="450"/>
              <w:jc w:val="both"/>
              <w:rPr>
                <w:sz w:val="20"/>
                <w:szCs w:val="20"/>
              </w:rPr>
            </w:pPr>
          </w:p>
        </w:tc>
        <w:tc>
          <w:tcPr>
            <w:tcW w:w="3330" w:type="dxa"/>
          </w:tcPr>
          <w:p w14:paraId="0BDBA181" w14:textId="77777777" w:rsidR="009900E5" w:rsidRDefault="00000000">
            <w:pPr>
              <w:jc w:val="both"/>
              <w:rPr>
                <w:sz w:val="20"/>
                <w:szCs w:val="20"/>
              </w:rPr>
            </w:pPr>
            <w:r>
              <w:rPr>
                <w:sz w:val="20"/>
                <w:szCs w:val="20"/>
              </w:rPr>
              <w:t>Đối Soát Dịch Vụ và Thanh Toán:</w:t>
            </w:r>
          </w:p>
        </w:tc>
        <w:tc>
          <w:tcPr>
            <w:tcW w:w="5375" w:type="dxa"/>
          </w:tcPr>
          <w:p w14:paraId="03CF7FB9" w14:textId="77777777" w:rsidR="009900E5" w:rsidRDefault="00000000">
            <w:pPr>
              <w:jc w:val="both"/>
              <w:rPr>
                <w:sz w:val="20"/>
                <w:szCs w:val="20"/>
              </w:rPr>
            </w:pPr>
            <w:r>
              <w:rPr>
                <w:sz w:val="20"/>
                <w:szCs w:val="20"/>
              </w:rPr>
              <w:t xml:space="preserve">Phụ Lục 02 </w:t>
            </w:r>
          </w:p>
        </w:tc>
      </w:tr>
      <w:tr w:rsidR="009900E5" w14:paraId="4C92B090" w14:textId="77777777">
        <w:trPr>
          <w:trHeight w:val="75"/>
        </w:trPr>
        <w:tc>
          <w:tcPr>
            <w:tcW w:w="648" w:type="dxa"/>
          </w:tcPr>
          <w:p w14:paraId="697D7361" w14:textId="77777777" w:rsidR="009900E5" w:rsidRDefault="009900E5">
            <w:pPr>
              <w:jc w:val="both"/>
              <w:rPr>
                <w:sz w:val="20"/>
                <w:szCs w:val="20"/>
              </w:rPr>
            </w:pPr>
          </w:p>
        </w:tc>
        <w:tc>
          <w:tcPr>
            <w:tcW w:w="3330" w:type="dxa"/>
          </w:tcPr>
          <w:p w14:paraId="0CC04F18" w14:textId="77777777" w:rsidR="009900E5" w:rsidRDefault="009900E5">
            <w:pPr>
              <w:jc w:val="both"/>
              <w:rPr>
                <w:sz w:val="20"/>
                <w:szCs w:val="20"/>
              </w:rPr>
            </w:pPr>
          </w:p>
        </w:tc>
        <w:tc>
          <w:tcPr>
            <w:tcW w:w="5375" w:type="dxa"/>
          </w:tcPr>
          <w:p w14:paraId="48A7130D" w14:textId="77777777" w:rsidR="009900E5" w:rsidRDefault="009900E5">
            <w:pPr>
              <w:jc w:val="both"/>
              <w:rPr>
                <w:sz w:val="20"/>
                <w:szCs w:val="20"/>
              </w:rPr>
            </w:pPr>
          </w:p>
        </w:tc>
      </w:tr>
      <w:tr w:rsidR="009900E5" w14:paraId="5B363080" w14:textId="77777777">
        <w:trPr>
          <w:trHeight w:val="363"/>
        </w:trPr>
        <w:tc>
          <w:tcPr>
            <w:tcW w:w="648" w:type="dxa"/>
          </w:tcPr>
          <w:p w14:paraId="328C7229" w14:textId="77777777" w:rsidR="009900E5" w:rsidRDefault="009900E5">
            <w:pPr>
              <w:numPr>
                <w:ilvl w:val="0"/>
                <w:numId w:val="8"/>
              </w:numPr>
              <w:ind w:left="450" w:hanging="450"/>
              <w:jc w:val="both"/>
              <w:rPr>
                <w:sz w:val="20"/>
                <w:szCs w:val="20"/>
              </w:rPr>
            </w:pPr>
          </w:p>
        </w:tc>
        <w:tc>
          <w:tcPr>
            <w:tcW w:w="3330" w:type="dxa"/>
          </w:tcPr>
          <w:p w14:paraId="51044D4F" w14:textId="77777777" w:rsidR="009900E5" w:rsidRDefault="00000000">
            <w:pPr>
              <w:jc w:val="both"/>
              <w:rPr>
                <w:sz w:val="20"/>
                <w:szCs w:val="20"/>
              </w:rPr>
            </w:pPr>
            <w:r>
              <w:rPr>
                <w:sz w:val="20"/>
                <w:szCs w:val="20"/>
              </w:rPr>
              <w:t>Quy Định Về Bồi Thường:</w:t>
            </w:r>
          </w:p>
        </w:tc>
        <w:tc>
          <w:tcPr>
            <w:tcW w:w="5375" w:type="dxa"/>
          </w:tcPr>
          <w:p w14:paraId="2D16B54E" w14:textId="77777777" w:rsidR="009900E5" w:rsidRDefault="00000000">
            <w:pPr>
              <w:jc w:val="both"/>
              <w:rPr>
                <w:sz w:val="20"/>
                <w:szCs w:val="20"/>
              </w:rPr>
            </w:pPr>
            <w:r>
              <w:rPr>
                <w:sz w:val="20"/>
                <w:szCs w:val="20"/>
              </w:rPr>
              <w:t>Phụ Lục 03</w:t>
            </w:r>
          </w:p>
        </w:tc>
      </w:tr>
    </w:tbl>
    <w:p w14:paraId="48EF7D0F" w14:textId="77777777" w:rsidR="009900E5" w:rsidRDefault="00000000">
      <w:pPr>
        <w:numPr>
          <w:ilvl w:val="1"/>
          <w:numId w:val="7"/>
        </w:numPr>
        <w:spacing w:before="120" w:after="120"/>
        <w:ind w:left="720" w:hanging="720"/>
        <w:jc w:val="both"/>
        <w:rPr>
          <w:sz w:val="20"/>
          <w:szCs w:val="20"/>
        </w:rPr>
      </w:pPr>
      <w:r>
        <w:rPr>
          <w:b/>
          <w:bCs/>
          <w:sz w:val="20"/>
          <w:szCs w:val="20"/>
        </w:rPr>
        <w:t>Thời Gian, Phạm Vi, Quy Trình Thực Hiện Dịch Vụ Và Quy Trình Xử Lý Khiếu Nại</w:t>
      </w:r>
    </w:p>
    <w:p w14:paraId="269D8B22" w14:textId="77777777" w:rsidR="009900E5" w:rsidRDefault="00000000">
      <w:pPr>
        <w:numPr>
          <w:ilvl w:val="0"/>
          <w:numId w:val="9"/>
        </w:numPr>
        <w:spacing w:before="120" w:after="120"/>
        <w:ind w:left="1418" w:hanging="709"/>
        <w:jc w:val="both"/>
        <w:rPr>
          <w:sz w:val="20"/>
          <w:szCs w:val="20"/>
        </w:rPr>
      </w:pPr>
      <w:r>
        <w:rPr>
          <w:b/>
          <w:bCs/>
          <w:sz w:val="20"/>
          <w:szCs w:val="20"/>
        </w:rPr>
        <w:t>Thời gian thực hiện Dịch Vụ:</w:t>
      </w:r>
      <w:r>
        <w:rPr>
          <w:sz w:val="20"/>
          <w:szCs w:val="20"/>
        </w:rPr>
        <w:t xml:space="preserve"> được xác định theo từng gói Dịch Vụ mà Khách Hàng sử dụng – được quy định tại Phụ lục về Bảng Cước phí Dịch Vụ kèm theo.</w:t>
      </w:r>
    </w:p>
    <w:p w14:paraId="04EF534C" w14:textId="77777777" w:rsidR="009900E5" w:rsidRDefault="00000000">
      <w:pPr>
        <w:numPr>
          <w:ilvl w:val="0"/>
          <w:numId w:val="9"/>
        </w:numPr>
        <w:spacing w:before="120" w:after="120"/>
        <w:ind w:left="1418" w:hanging="709"/>
        <w:jc w:val="both"/>
        <w:rPr>
          <w:sz w:val="20"/>
          <w:szCs w:val="20"/>
        </w:rPr>
      </w:pPr>
      <w:r>
        <w:rPr>
          <w:b/>
          <w:bCs/>
          <w:sz w:val="20"/>
          <w:szCs w:val="20"/>
        </w:rPr>
        <w:t>Phạm vi Cung ứng Dịch Vụ:</w:t>
      </w:r>
      <w:r>
        <w:rPr>
          <w:sz w:val="20"/>
          <w:szCs w:val="20"/>
        </w:rPr>
        <w:t xml:space="preserve"> được quy định tại website </w:t>
      </w:r>
      <w:hyperlink r:id="rId11">
        <w:r w:rsidR="009900E5">
          <w:rPr>
            <w:sz w:val="20"/>
            <w:szCs w:val="20"/>
          </w:rPr>
          <w:t>https://ghn.vn/</w:t>
        </w:r>
      </w:hyperlink>
      <w:r>
        <w:rPr>
          <w:sz w:val="20"/>
          <w:szCs w:val="20"/>
        </w:rPr>
        <w:t xml:space="preserve">. </w:t>
      </w:r>
    </w:p>
    <w:p w14:paraId="6C5B4A12" w14:textId="77777777" w:rsidR="009900E5" w:rsidRDefault="00000000">
      <w:pPr>
        <w:numPr>
          <w:ilvl w:val="0"/>
          <w:numId w:val="9"/>
        </w:numPr>
        <w:spacing w:before="120" w:after="120"/>
        <w:ind w:left="1418" w:hanging="709"/>
        <w:jc w:val="both"/>
        <w:rPr>
          <w:sz w:val="20"/>
          <w:szCs w:val="20"/>
        </w:rPr>
      </w:pPr>
      <w:r>
        <w:rPr>
          <w:b/>
          <w:bCs/>
          <w:sz w:val="20"/>
          <w:szCs w:val="20"/>
        </w:rPr>
        <w:t>Quy trình thực hiện Dịch Vụ:</w:t>
      </w:r>
      <w:r>
        <w:rPr>
          <w:sz w:val="20"/>
          <w:szCs w:val="20"/>
        </w:rPr>
        <w:t xml:space="preserve"> được quy định tại website </w:t>
      </w:r>
      <w:hyperlink r:id="rId12">
        <w:r w:rsidR="009900E5">
          <w:rPr>
            <w:sz w:val="20"/>
            <w:szCs w:val="20"/>
          </w:rPr>
          <w:t>https://ghn.vn/pages/quy-trinh-gui-hang</w:t>
        </w:r>
      </w:hyperlink>
      <w:r>
        <w:rPr>
          <w:sz w:val="20"/>
          <w:szCs w:val="20"/>
        </w:rPr>
        <w:t>.</w:t>
      </w:r>
    </w:p>
    <w:p w14:paraId="05358EFA" w14:textId="77777777" w:rsidR="009900E5" w:rsidRDefault="00000000">
      <w:pPr>
        <w:numPr>
          <w:ilvl w:val="0"/>
          <w:numId w:val="9"/>
        </w:numPr>
        <w:spacing w:before="120" w:after="120"/>
        <w:ind w:left="1418" w:hanging="709"/>
        <w:jc w:val="both"/>
        <w:rPr>
          <w:sz w:val="20"/>
          <w:szCs w:val="20"/>
        </w:rPr>
      </w:pPr>
      <w:r>
        <w:rPr>
          <w:b/>
          <w:bCs/>
          <w:sz w:val="20"/>
          <w:szCs w:val="20"/>
        </w:rPr>
        <w:t>Quy trình xử lý khiếu nại:</w:t>
      </w:r>
      <w:r>
        <w:rPr>
          <w:sz w:val="20"/>
          <w:szCs w:val="20"/>
        </w:rPr>
        <w:t xml:space="preserve"> được quy định tại Website </w:t>
      </w:r>
      <w:hyperlink r:id="rId13">
        <w:r w:rsidR="009900E5">
          <w:rPr>
            <w:sz w:val="20"/>
            <w:szCs w:val="20"/>
          </w:rPr>
          <w:t>https://ghn.vn/pages/quy-dinh-ve-khieu-nai-cua-ghn</w:t>
        </w:r>
      </w:hyperlink>
      <w:r>
        <w:rPr>
          <w:sz w:val="20"/>
          <w:szCs w:val="20"/>
        </w:rPr>
        <w:t>.</w:t>
      </w:r>
    </w:p>
    <w:p w14:paraId="72BAB8CD" w14:textId="77777777" w:rsidR="009900E5" w:rsidRDefault="00000000">
      <w:pPr>
        <w:numPr>
          <w:ilvl w:val="0"/>
          <w:numId w:val="9"/>
        </w:numPr>
        <w:spacing w:before="120" w:after="120"/>
        <w:ind w:left="1418" w:hanging="709"/>
        <w:jc w:val="both"/>
        <w:rPr>
          <w:sz w:val="20"/>
          <w:szCs w:val="20"/>
        </w:rPr>
      </w:pPr>
      <w:r>
        <w:rPr>
          <w:b/>
          <w:bCs/>
          <w:sz w:val="20"/>
          <w:szCs w:val="20"/>
        </w:rPr>
        <w:t>Quy định về bồi thường:</w:t>
      </w:r>
      <w:r>
        <w:rPr>
          <w:sz w:val="20"/>
          <w:szCs w:val="20"/>
        </w:rPr>
        <w:t xml:space="preserve"> được quy định tại Phụ Lục 03 đính kèm Hợp Đồng này.</w:t>
      </w:r>
    </w:p>
    <w:p w14:paraId="00508238" w14:textId="77777777" w:rsidR="009900E5" w:rsidRDefault="00000000">
      <w:pPr>
        <w:numPr>
          <w:ilvl w:val="0"/>
          <w:numId w:val="9"/>
        </w:numPr>
        <w:spacing w:before="120" w:after="120"/>
        <w:ind w:left="1418" w:hanging="709"/>
        <w:jc w:val="both"/>
        <w:rPr>
          <w:sz w:val="20"/>
          <w:szCs w:val="20"/>
        </w:rPr>
      </w:pPr>
      <w:r>
        <w:rPr>
          <w:sz w:val="20"/>
          <w:szCs w:val="20"/>
        </w:rPr>
        <w:t>Trường hợp có sự thay đổi các nội dung liên quan, GHN sẽ gửi thông báo bằng văn bản cho Khách Hàng trước 07 (bảy) Ngày làm việc.</w:t>
      </w:r>
    </w:p>
    <w:p w14:paraId="2BA047A1" w14:textId="77777777" w:rsidR="009900E5" w:rsidRDefault="00000000">
      <w:pPr>
        <w:spacing w:before="120" w:after="120"/>
        <w:jc w:val="both"/>
        <w:rPr>
          <w:sz w:val="20"/>
          <w:szCs w:val="20"/>
        </w:rPr>
      </w:pPr>
      <w:r>
        <w:rPr>
          <w:b/>
          <w:bCs/>
          <w:sz w:val="20"/>
          <w:szCs w:val="20"/>
        </w:rPr>
        <w:t xml:space="preserve">ĐIỀU 5. THANH TOÁN </w:t>
      </w:r>
    </w:p>
    <w:p w14:paraId="3EE8C88D" w14:textId="77777777" w:rsidR="009900E5" w:rsidRDefault="00000000">
      <w:pPr>
        <w:numPr>
          <w:ilvl w:val="0"/>
          <w:numId w:val="10"/>
        </w:numPr>
        <w:spacing w:before="120" w:after="120"/>
        <w:ind w:left="709" w:hanging="709"/>
        <w:jc w:val="both"/>
        <w:rPr>
          <w:color w:val="000000"/>
          <w:sz w:val="20"/>
          <w:szCs w:val="20"/>
        </w:rPr>
      </w:pPr>
      <w:r>
        <w:rPr>
          <w:color w:val="000000"/>
          <w:sz w:val="20"/>
          <w:szCs w:val="20"/>
        </w:rPr>
        <w:t>Phương Thức Thanh Toán:</w:t>
      </w:r>
    </w:p>
    <w:p w14:paraId="0362A204" w14:textId="77777777" w:rsidR="009900E5" w:rsidRDefault="00000000">
      <w:pPr>
        <w:spacing w:before="120" w:after="120"/>
        <w:ind w:left="709"/>
        <w:jc w:val="both"/>
        <w:rPr>
          <w:color w:val="000000"/>
          <w:sz w:val="20"/>
          <w:szCs w:val="20"/>
        </w:rPr>
      </w:pPr>
      <w:r>
        <w:rPr>
          <w:color w:val="000000"/>
          <w:sz w:val="20"/>
          <w:szCs w:val="20"/>
        </w:rPr>
        <w:t>Chuyển khoản vào tài khoản của GHN theo thông tin như sau:</w:t>
      </w:r>
    </w:p>
    <w:p w14:paraId="79EE304B" w14:textId="77777777" w:rsidR="009900E5" w:rsidRDefault="00000000">
      <w:pPr>
        <w:spacing w:before="120" w:after="120"/>
        <w:ind w:left="709"/>
        <w:jc w:val="both"/>
        <w:rPr>
          <w:color w:val="000000"/>
          <w:sz w:val="20"/>
          <w:szCs w:val="20"/>
        </w:rPr>
      </w:pPr>
      <w:r>
        <w:rPr>
          <w:color w:val="000000"/>
          <w:sz w:val="20"/>
          <w:szCs w:val="20"/>
        </w:rPr>
        <w:t>•</w:t>
      </w:r>
      <w:r>
        <w:rPr>
          <w:color w:val="000000"/>
          <w:sz w:val="20"/>
          <w:szCs w:val="20"/>
        </w:rPr>
        <w:tab/>
        <w:t>Tên chủ tài khoản: Công Ty CP Dịch Vụ Giao Hàng Nhanh</w:t>
      </w:r>
    </w:p>
    <w:p w14:paraId="41BF99F8" w14:textId="77777777" w:rsidR="009900E5" w:rsidRDefault="00000000">
      <w:pPr>
        <w:spacing w:before="120" w:after="120"/>
        <w:ind w:left="709"/>
        <w:jc w:val="both"/>
        <w:rPr>
          <w:color w:val="000000"/>
          <w:sz w:val="20"/>
          <w:szCs w:val="20"/>
        </w:rPr>
      </w:pPr>
      <w:r>
        <w:rPr>
          <w:color w:val="000000"/>
          <w:sz w:val="20"/>
          <w:szCs w:val="20"/>
        </w:rPr>
        <w:t>•</w:t>
      </w:r>
      <w:r>
        <w:rPr>
          <w:color w:val="000000"/>
          <w:sz w:val="20"/>
          <w:szCs w:val="20"/>
        </w:rPr>
        <w:tab/>
        <w:t>Số tài khoản: 1440126001</w:t>
      </w:r>
    </w:p>
    <w:p w14:paraId="6E828825" w14:textId="77777777" w:rsidR="009900E5" w:rsidRDefault="00000000">
      <w:pPr>
        <w:spacing w:before="120" w:after="120"/>
        <w:ind w:left="709"/>
        <w:jc w:val="both"/>
        <w:rPr>
          <w:color w:val="000000"/>
          <w:sz w:val="20"/>
          <w:szCs w:val="20"/>
        </w:rPr>
      </w:pPr>
      <w:r>
        <w:rPr>
          <w:color w:val="000000"/>
          <w:sz w:val="20"/>
          <w:szCs w:val="20"/>
        </w:rPr>
        <w:t>•</w:t>
      </w:r>
      <w:r>
        <w:rPr>
          <w:color w:val="000000"/>
          <w:sz w:val="20"/>
          <w:szCs w:val="20"/>
        </w:rPr>
        <w:tab/>
        <w:t>Tại Ngân hàng BIDV - Ngân hàng đầu tư và phát triển Việt Nam - CN Thống Nhất</w:t>
      </w:r>
    </w:p>
    <w:p w14:paraId="20ADF778" w14:textId="77777777" w:rsidR="009900E5" w:rsidRDefault="00000000">
      <w:pPr>
        <w:spacing w:before="120" w:after="120"/>
        <w:ind w:left="709"/>
        <w:jc w:val="both"/>
        <w:rPr>
          <w:color w:val="000000"/>
          <w:sz w:val="20"/>
          <w:szCs w:val="20"/>
        </w:rPr>
      </w:pPr>
      <w:r>
        <w:rPr>
          <w:color w:val="000000"/>
          <w:sz w:val="20"/>
          <w:szCs w:val="20"/>
        </w:rPr>
        <w:t>•</w:t>
      </w:r>
      <w:r>
        <w:rPr>
          <w:color w:val="000000"/>
          <w:sz w:val="20"/>
          <w:szCs w:val="20"/>
        </w:rPr>
        <w:tab/>
        <w:t>Nội dung chuyển khoản: Mã ID Khách Hàng [**] và thanh toán hoá đơn số [**]</w:t>
      </w:r>
    </w:p>
    <w:p w14:paraId="4CFB6C2B" w14:textId="77777777" w:rsidR="009900E5" w:rsidRDefault="00000000">
      <w:pPr>
        <w:numPr>
          <w:ilvl w:val="0"/>
          <w:numId w:val="10"/>
        </w:numPr>
        <w:spacing w:before="120" w:after="120"/>
        <w:ind w:left="709" w:hanging="709"/>
        <w:jc w:val="both"/>
        <w:rPr>
          <w:color w:val="000000"/>
          <w:sz w:val="20"/>
          <w:szCs w:val="20"/>
        </w:rPr>
      </w:pPr>
      <w:r>
        <w:rPr>
          <w:color w:val="000000"/>
          <w:sz w:val="20"/>
          <w:szCs w:val="20"/>
        </w:rPr>
        <w:t>Hình Thức Thanh Toán: Khách hàng thanh toán cho GHN bằng cách chuyển khoản theo thông tin tài khoản do GHN cung cấp (theo chu kỳ tại Phụ Lục 02) hoặc thanh toán trực tiếp bằng tiền mặt cho nhân viên của GHN theo quy định</w:t>
      </w:r>
    </w:p>
    <w:p w14:paraId="64718296" w14:textId="77777777" w:rsidR="009900E5" w:rsidRDefault="00000000">
      <w:pPr>
        <w:numPr>
          <w:ilvl w:val="0"/>
          <w:numId w:val="10"/>
        </w:numPr>
        <w:spacing w:before="120" w:after="120"/>
        <w:ind w:left="709" w:hanging="709"/>
        <w:jc w:val="both"/>
        <w:rPr>
          <w:color w:val="000000"/>
          <w:sz w:val="20"/>
          <w:szCs w:val="20"/>
        </w:rPr>
      </w:pPr>
      <w:r>
        <w:rPr>
          <w:color w:val="000000"/>
          <w:sz w:val="20"/>
          <w:szCs w:val="20"/>
        </w:rPr>
        <w:tab/>
        <w:t>Trường hợp Khách hàng có nhu cầu thay đổi hình thức hoặc phương thức thanh toán đã lựa chọn tại Hợp Đồng thì Khách hàng phải thông báo cho GHN. Việc thay đổi sẽ được Các Bên xác nhận bằng email hoặc bằng Phụ lục Hợp Đồng sửa đổi, bổ sung.</w:t>
      </w:r>
    </w:p>
    <w:p w14:paraId="71ABB3F1" w14:textId="77777777" w:rsidR="009900E5" w:rsidRDefault="00000000">
      <w:pPr>
        <w:numPr>
          <w:ilvl w:val="0"/>
          <w:numId w:val="10"/>
        </w:numPr>
        <w:spacing w:before="120" w:after="120"/>
        <w:ind w:left="709" w:hanging="709"/>
        <w:jc w:val="both"/>
        <w:rPr>
          <w:color w:val="000000"/>
          <w:sz w:val="20"/>
          <w:szCs w:val="20"/>
        </w:rPr>
      </w:pPr>
      <w:r>
        <w:rPr>
          <w:color w:val="000000"/>
          <w:sz w:val="20"/>
          <w:szCs w:val="20"/>
        </w:rPr>
        <w:t>Quy Định Về Xuất Hóa Đơn</w:t>
      </w:r>
    </w:p>
    <w:p w14:paraId="632323A1" w14:textId="77777777" w:rsidR="009900E5" w:rsidRDefault="00000000">
      <w:pPr>
        <w:numPr>
          <w:ilvl w:val="1"/>
          <w:numId w:val="11"/>
        </w:numPr>
        <w:spacing w:before="120" w:after="120" w:line="276" w:lineRule="auto"/>
        <w:ind w:left="1276" w:hanging="567"/>
        <w:jc w:val="both"/>
        <w:rPr>
          <w:color w:val="000000"/>
          <w:sz w:val="20"/>
          <w:szCs w:val="20"/>
        </w:rPr>
      </w:pPr>
      <w:r>
        <w:rPr>
          <w:color w:val="000000"/>
          <w:sz w:val="20"/>
          <w:szCs w:val="20"/>
        </w:rPr>
        <w:t xml:space="preserve">Trường hợp Khách Hàng muốn nhận Hóa đơn thì phải thông báo trước cho GHN trước 16h00 của ngày đối soát cuối cùng tại Bước 2 Mục 2 của Phụ Lục 02, và GHN sẽ xuất hóa đơn xuyên suốt thời gian thực hiện Hợp đồng. </w:t>
      </w:r>
    </w:p>
    <w:p w14:paraId="561AB3B9" w14:textId="77777777" w:rsidR="009900E5" w:rsidRDefault="00000000">
      <w:pPr>
        <w:numPr>
          <w:ilvl w:val="1"/>
          <w:numId w:val="11"/>
        </w:numPr>
        <w:spacing w:before="120" w:after="120" w:line="276" w:lineRule="auto"/>
        <w:ind w:left="1276" w:hanging="567"/>
        <w:jc w:val="both"/>
        <w:rPr>
          <w:color w:val="000000"/>
          <w:sz w:val="20"/>
          <w:szCs w:val="20"/>
        </w:rPr>
      </w:pPr>
      <w:r>
        <w:rPr>
          <w:color w:val="000000"/>
          <w:sz w:val="20"/>
          <w:szCs w:val="20"/>
        </w:rPr>
        <w:t>Trường hợp Khách Hàng đang được xuất hóa đơn nhưng sau đó không có nhu cầu tiếp tục nhận hóa đơn thì phải báo trước trước 16h00 của ngày đối soát cuối cùng tại Bước 2 Mục 2 của Phụ Lục 02 đối với đợt đối soát đó, GHN sẽ ngừng xuất hóa đơn cho đến khi Khách Hàng có nhu cầu thay đổi và muốn nhận hóa đơn theo quy định trên.</w:t>
      </w:r>
    </w:p>
    <w:p w14:paraId="596DB10C" w14:textId="77777777" w:rsidR="009900E5" w:rsidRDefault="00000000">
      <w:pPr>
        <w:numPr>
          <w:ilvl w:val="1"/>
          <w:numId w:val="11"/>
        </w:numPr>
        <w:spacing w:before="120" w:after="120" w:line="276" w:lineRule="auto"/>
        <w:ind w:left="1276" w:hanging="567"/>
        <w:jc w:val="both"/>
        <w:rPr>
          <w:color w:val="000000"/>
          <w:sz w:val="20"/>
          <w:szCs w:val="20"/>
        </w:rPr>
      </w:pPr>
      <w:r>
        <w:rPr>
          <w:color w:val="000000"/>
          <w:sz w:val="20"/>
          <w:szCs w:val="20"/>
        </w:rPr>
        <w:t>GHN sẽ xuất hóa đơn toàn bộ các Đơn Hàng được cập nhật ở trạng thái “Giao hàng thành công” hoặc “Trả hàng thành công” phát sinh trong tháng: GHN sẽ thực hiện xuất Hóa đơn trong 07 (bảy) ngày đầu tiên của tháng kế tiếp.</w:t>
      </w:r>
    </w:p>
    <w:p w14:paraId="602E0854" w14:textId="77777777" w:rsidR="009900E5" w:rsidRDefault="00000000">
      <w:pPr>
        <w:numPr>
          <w:ilvl w:val="1"/>
          <w:numId w:val="11"/>
        </w:numPr>
        <w:spacing w:before="120" w:after="120" w:line="276" w:lineRule="auto"/>
        <w:ind w:left="1276" w:hanging="567"/>
        <w:jc w:val="both"/>
        <w:rPr>
          <w:color w:val="000000"/>
          <w:sz w:val="20"/>
          <w:szCs w:val="20"/>
        </w:rPr>
      </w:pPr>
      <w:r>
        <w:rPr>
          <w:color w:val="000000"/>
          <w:sz w:val="20"/>
          <w:szCs w:val="20"/>
        </w:rPr>
        <w:t>Trong trường hợp có sự thay đổi về thông tin xuất, nhận Hóa đơn thì Khách Hàng phải thông báo bằng email/văn bản cho GHN trong thời hạn ba (03) Ngày Làm Việc kể từ ngày có sự thay đổi.</w:t>
      </w:r>
    </w:p>
    <w:p w14:paraId="610258BA" w14:textId="77777777" w:rsidR="009900E5" w:rsidRDefault="00000000">
      <w:pPr>
        <w:numPr>
          <w:ilvl w:val="1"/>
          <w:numId w:val="11"/>
        </w:numPr>
        <w:spacing w:before="120" w:after="120" w:line="276" w:lineRule="auto"/>
        <w:ind w:left="1276" w:hanging="567"/>
        <w:jc w:val="both"/>
        <w:rPr>
          <w:color w:val="000000"/>
          <w:sz w:val="20"/>
          <w:szCs w:val="20"/>
        </w:rPr>
      </w:pPr>
      <w:r>
        <w:rPr>
          <w:color w:val="000000"/>
          <w:sz w:val="20"/>
          <w:szCs w:val="20"/>
        </w:rPr>
        <w:t xml:space="preserve">GHN sẽ lập Hóa đơn theo thông tin của Khách Hàng như sau: </w:t>
      </w:r>
    </w:p>
    <w:p w14:paraId="3212CC16" w14:textId="77777777" w:rsidR="009900E5" w:rsidRDefault="009900E5">
      <w:pPr>
        <w:spacing w:before="120" w:after="120" w:line="276" w:lineRule="auto"/>
        <w:ind w:left="1276"/>
        <w:jc w:val="both"/>
        <w:rPr>
          <w:color w:val="000000"/>
          <w:sz w:val="20"/>
          <w:szCs w:val="20"/>
        </w:rPr>
      </w:pPr>
    </w:p>
    <w:p w14:paraId="162C2CC7" w14:textId="77777777" w:rsidR="009900E5" w:rsidRDefault="009900E5">
      <w:pPr>
        <w:spacing w:before="120" w:after="120"/>
        <w:ind w:left="556" w:firstLine="720"/>
        <w:jc w:val="both"/>
        <w:rPr>
          <w:color w:val="000000"/>
          <w:sz w:val="20"/>
          <w:szCs w:val="20"/>
        </w:rPr>
      </w:pPr>
    </w:p>
    <w:tbl>
      <w:tblPr>
        <w:tblStyle w:val="Style16"/>
        <w:tblW w:w="8809" w:type="dxa"/>
        <w:tblInd w:w="1271" w:type="dxa"/>
        <w:tblBorders>
          <w:top w:val="single" w:sz="4" w:space="0" w:color="000066"/>
          <w:left w:val="single" w:sz="4" w:space="0" w:color="000066"/>
          <w:bottom w:val="single" w:sz="4" w:space="0" w:color="000066"/>
          <w:right w:val="single" w:sz="4" w:space="0" w:color="000066"/>
          <w:insideH w:val="single" w:sz="4" w:space="0" w:color="000066"/>
          <w:insideV w:val="single" w:sz="4" w:space="0" w:color="000066"/>
        </w:tblBorders>
        <w:tblLayout w:type="fixed"/>
        <w:tblLook w:val="04A0" w:firstRow="1" w:lastRow="0" w:firstColumn="1" w:lastColumn="0" w:noHBand="0" w:noVBand="1"/>
      </w:tblPr>
      <w:tblGrid>
        <w:gridCol w:w="2302"/>
        <w:gridCol w:w="6507"/>
      </w:tblGrid>
      <w:tr w:rsidR="009900E5" w14:paraId="26CF42D6" w14:textId="77777777">
        <w:tc>
          <w:tcPr>
            <w:tcW w:w="8809" w:type="dxa"/>
            <w:gridSpan w:val="2"/>
          </w:tcPr>
          <w:p w14:paraId="37BE9E64" w14:textId="77777777" w:rsidR="009900E5" w:rsidRDefault="00000000">
            <w:pPr>
              <w:spacing w:before="120" w:after="120"/>
              <w:jc w:val="center"/>
              <w:rPr>
                <w:sz w:val="20"/>
                <w:szCs w:val="20"/>
              </w:rPr>
            </w:pPr>
            <w:r>
              <w:rPr>
                <w:b/>
                <w:bCs/>
                <w:sz w:val="20"/>
                <w:szCs w:val="20"/>
              </w:rPr>
              <w:lastRenderedPageBreak/>
              <w:t>Thông tin trên Hóa đơn</w:t>
            </w:r>
          </w:p>
        </w:tc>
      </w:tr>
      <w:tr w:rsidR="00D6645B" w14:paraId="4033E2A3" w14:textId="77777777">
        <w:tc>
          <w:tcPr>
            <w:tcW w:w="2302" w:type="dxa"/>
          </w:tcPr>
          <w:p w14:paraId="7843E3C8" w14:textId="77777777" w:rsidR="00D6645B" w:rsidRDefault="00D6645B" w:rsidP="00D6645B">
            <w:pPr>
              <w:spacing w:before="120" w:after="120"/>
              <w:jc w:val="both"/>
              <w:rPr>
                <w:sz w:val="20"/>
                <w:szCs w:val="20"/>
              </w:rPr>
            </w:pPr>
            <w:r>
              <w:rPr>
                <w:sz w:val="20"/>
                <w:szCs w:val="20"/>
              </w:rPr>
              <w:t xml:space="preserve">Tên Công ty </w:t>
            </w:r>
          </w:p>
        </w:tc>
        <w:tc>
          <w:tcPr>
            <w:tcW w:w="6507" w:type="dxa"/>
          </w:tcPr>
          <w:p w14:paraId="5F8659E7" w14:textId="16921FDA" w:rsidR="00D6645B" w:rsidRDefault="00D6645B" w:rsidP="00D6645B">
            <w:pPr>
              <w:spacing w:before="120" w:after="120"/>
              <w:jc w:val="both"/>
              <w:rPr>
                <w:sz w:val="20"/>
                <w:szCs w:val="20"/>
              </w:rPr>
            </w:pPr>
            <w:ins w:id="26" w:author="vuthomk58@gmail.com" w:date="2026-06-01T14:14:00Z" w16du:dateUtc="2026-06-01T07:14:00Z">
              <w:r w:rsidRPr="00B10955">
                <w:rPr>
                  <w:b/>
                  <w:bCs/>
                  <w:sz w:val="20"/>
                  <w:szCs w:val="20"/>
                </w:rPr>
                <w:t>CÔNG TY TNHH CÔNG NGHỆ THIẾT BỊ ĐIỆN GBN</w:t>
              </w:r>
            </w:ins>
            <w:ins w:id="27" w:author="Administrator" w:date="2026-05-27T09:12:00Z" w16du:dateUtc="2026-05-27T02:12:00Z">
              <w:del w:id="28" w:author="vuthomk58@gmail.com" w:date="2026-06-01T10:51:00Z" w16du:dateUtc="2026-06-01T03:51:00Z">
                <w:r w:rsidRPr="00A941ED" w:rsidDel="002B54DE">
                  <w:rPr>
                    <w:sz w:val="20"/>
                    <w:szCs w:val="20"/>
                  </w:rPr>
                  <w:delText>CÔNG TY CỔ PHẦN MXLAB</w:delText>
                </w:r>
              </w:del>
            </w:ins>
            <w:del w:id="29" w:author="vuthomk58@gmail.com" w:date="2026-06-01T10:51:00Z" w16du:dateUtc="2026-06-01T03:51:00Z">
              <w:r w:rsidDel="002B54DE">
                <w:rPr>
                  <w:sz w:val="20"/>
                  <w:szCs w:val="20"/>
                </w:rPr>
                <w:delText>CÔNG TY TNHH TRUYỀN THÔNG SÁNG TẠO CM</w:delText>
              </w:r>
            </w:del>
          </w:p>
        </w:tc>
      </w:tr>
      <w:tr w:rsidR="00D6645B" w14:paraId="2E194699" w14:textId="77777777">
        <w:tc>
          <w:tcPr>
            <w:tcW w:w="2302" w:type="dxa"/>
          </w:tcPr>
          <w:p w14:paraId="218A5A63" w14:textId="77777777" w:rsidR="00D6645B" w:rsidRDefault="00D6645B" w:rsidP="00D6645B">
            <w:pPr>
              <w:spacing w:before="120" w:after="120"/>
              <w:jc w:val="both"/>
              <w:rPr>
                <w:sz w:val="20"/>
                <w:szCs w:val="20"/>
              </w:rPr>
            </w:pPr>
            <w:r>
              <w:rPr>
                <w:sz w:val="20"/>
                <w:szCs w:val="20"/>
              </w:rPr>
              <w:t>Mã số thuế</w:t>
            </w:r>
          </w:p>
        </w:tc>
        <w:tc>
          <w:tcPr>
            <w:tcW w:w="6507" w:type="dxa"/>
          </w:tcPr>
          <w:p w14:paraId="53BA5344" w14:textId="01565026" w:rsidR="00D6645B" w:rsidRDefault="00D6645B" w:rsidP="00D6645B">
            <w:pPr>
              <w:spacing w:before="120" w:after="120"/>
              <w:jc w:val="both"/>
              <w:rPr>
                <w:sz w:val="20"/>
                <w:szCs w:val="20"/>
              </w:rPr>
            </w:pPr>
            <w:ins w:id="30" w:author="vuthomk58@gmail.com" w:date="2026-06-01T14:14:00Z" w16du:dateUtc="2026-06-01T07:14:00Z">
              <w:r w:rsidRPr="00D6645B">
                <w:rPr>
                  <w:sz w:val="20"/>
                  <w:szCs w:val="20"/>
                </w:rPr>
                <w:t>0106207565</w:t>
              </w:r>
              <w:r>
                <w:rPr>
                  <w:sz w:val="20"/>
                  <w:szCs w:val="20"/>
                </w:rPr>
                <w:t xml:space="preserve"> </w:t>
              </w:r>
            </w:ins>
            <w:ins w:id="31" w:author="Administrator" w:date="2026-05-27T09:13:00Z" w16du:dateUtc="2026-05-27T02:13:00Z">
              <w:del w:id="32" w:author="vuthomk58@gmail.com" w:date="2026-06-01T10:51:00Z" w16du:dateUtc="2026-06-01T03:51:00Z">
                <w:r w:rsidRPr="00A941ED" w:rsidDel="002B54DE">
                  <w:rPr>
                    <w:sz w:val="20"/>
                    <w:szCs w:val="20"/>
                  </w:rPr>
                  <w:delText>0111307533</w:delText>
                </w:r>
              </w:del>
            </w:ins>
            <w:del w:id="33" w:author="vuthomk58@gmail.com" w:date="2026-06-01T10:51:00Z" w16du:dateUtc="2026-06-01T03:51:00Z">
              <w:r w:rsidDel="002B54DE">
                <w:rPr>
                  <w:sz w:val="20"/>
                  <w:szCs w:val="20"/>
                </w:rPr>
                <w:delText>0106656747</w:delText>
              </w:r>
            </w:del>
          </w:p>
        </w:tc>
      </w:tr>
      <w:tr w:rsidR="00D6645B" w14:paraId="63B4D44A" w14:textId="77777777">
        <w:tc>
          <w:tcPr>
            <w:tcW w:w="2302" w:type="dxa"/>
          </w:tcPr>
          <w:p w14:paraId="1AB62ED4" w14:textId="77777777" w:rsidR="00D6645B" w:rsidRDefault="00D6645B" w:rsidP="00D6645B">
            <w:pPr>
              <w:spacing w:before="120" w:after="120"/>
              <w:jc w:val="both"/>
              <w:rPr>
                <w:sz w:val="20"/>
                <w:szCs w:val="20"/>
              </w:rPr>
            </w:pPr>
            <w:r>
              <w:rPr>
                <w:sz w:val="20"/>
                <w:szCs w:val="20"/>
              </w:rPr>
              <w:t>Địa chỉ trụ sở</w:t>
            </w:r>
          </w:p>
        </w:tc>
        <w:tc>
          <w:tcPr>
            <w:tcW w:w="6507" w:type="dxa"/>
          </w:tcPr>
          <w:p w14:paraId="5A2F4D49" w14:textId="214CAC31" w:rsidR="00D6645B" w:rsidRDefault="00D6645B" w:rsidP="00D6645B">
            <w:pPr>
              <w:spacing w:before="120" w:after="120"/>
              <w:jc w:val="both"/>
              <w:rPr>
                <w:sz w:val="20"/>
                <w:szCs w:val="20"/>
              </w:rPr>
            </w:pPr>
            <w:ins w:id="34" w:author="vuthomk58@gmail.com" w:date="2026-06-01T14:14:00Z" w16du:dateUtc="2026-06-01T07:14:00Z">
              <w:r w:rsidRPr="00D6645B">
                <w:rPr>
                  <w:sz w:val="20"/>
                  <w:szCs w:val="20"/>
                </w:rPr>
                <w:t>Số 3, tổ 18 đường Hồ Tùng Mậu, Phường Phú Diễn, TP Hà Nội, Việt Nam</w:t>
              </w:r>
              <w:r w:rsidRPr="00A941ED" w:rsidDel="002B54DE">
                <w:rPr>
                  <w:sz w:val="20"/>
                  <w:szCs w:val="20"/>
                </w:rPr>
                <w:t xml:space="preserve"> </w:t>
              </w:r>
            </w:ins>
            <w:ins w:id="35" w:author="Administrator" w:date="2026-05-27T09:13:00Z" w16du:dateUtc="2026-05-27T02:13:00Z">
              <w:del w:id="36" w:author="vuthomk58@gmail.com" w:date="2026-06-01T10:51:00Z" w16du:dateUtc="2026-06-01T03:51:00Z">
                <w:r w:rsidRPr="00A941ED" w:rsidDel="002B54DE">
                  <w:rPr>
                    <w:sz w:val="20"/>
                    <w:szCs w:val="20"/>
                  </w:rPr>
                  <w:delText>Phòng 3.2 tầng 3, số 104 ngõ 381 Nguyễn Khang, Phường Yên Hòa, TP Hà Nội, Việt Nam</w:delText>
                </w:r>
              </w:del>
            </w:ins>
            <w:del w:id="37" w:author="vuthomk58@gmail.com" w:date="2026-06-01T10:51:00Z" w16du:dateUtc="2026-06-01T03:51:00Z">
              <w:r w:rsidDel="002B54DE">
                <w:rPr>
                  <w:sz w:val="20"/>
                  <w:szCs w:val="20"/>
                </w:rPr>
                <w:delText>Số 9 ngách 252/115 phố Tây Sơn, Phường Đống Đa, TP Hà Nội, Việt Nam</w:delText>
              </w:r>
            </w:del>
          </w:p>
        </w:tc>
      </w:tr>
      <w:tr w:rsidR="00090AF4" w14:paraId="7ACA5765" w14:textId="77777777">
        <w:tc>
          <w:tcPr>
            <w:tcW w:w="8809" w:type="dxa"/>
            <w:gridSpan w:val="2"/>
          </w:tcPr>
          <w:p w14:paraId="2B4114DE" w14:textId="77777777" w:rsidR="00090AF4" w:rsidRDefault="00090AF4" w:rsidP="00090AF4">
            <w:pPr>
              <w:spacing w:before="120" w:after="120"/>
              <w:jc w:val="center"/>
              <w:rPr>
                <w:sz w:val="20"/>
                <w:szCs w:val="20"/>
              </w:rPr>
            </w:pPr>
            <w:r>
              <w:rPr>
                <w:b/>
                <w:bCs/>
                <w:sz w:val="20"/>
                <w:szCs w:val="20"/>
              </w:rPr>
              <w:t>Thông tin nhận Hóa đơn</w:t>
            </w:r>
          </w:p>
        </w:tc>
      </w:tr>
      <w:tr w:rsidR="00090AF4" w14:paraId="7A0131C5" w14:textId="77777777">
        <w:tc>
          <w:tcPr>
            <w:tcW w:w="2302" w:type="dxa"/>
          </w:tcPr>
          <w:p w14:paraId="3F87BA39" w14:textId="77777777" w:rsidR="00090AF4" w:rsidRDefault="00090AF4" w:rsidP="00090AF4">
            <w:pPr>
              <w:spacing w:before="120" w:after="120"/>
              <w:jc w:val="both"/>
              <w:rPr>
                <w:sz w:val="20"/>
                <w:szCs w:val="20"/>
              </w:rPr>
            </w:pPr>
            <w:r>
              <w:rPr>
                <w:sz w:val="20"/>
                <w:szCs w:val="20"/>
              </w:rPr>
              <w:t>Người Nhận</w:t>
            </w:r>
          </w:p>
        </w:tc>
        <w:tc>
          <w:tcPr>
            <w:tcW w:w="6507" w:type="dxa"/>
          </w:tcPr>
          <w:p w14:paraId="54FFF259" w14:textId="78F408DC" w:rsidR="00090AF4" w:rsidRDefault="00D6645B" w:rsidP="00090AF4">
            <w:pPr>
              <w:spacing w:before="120" w:after="120"/>
              <w:jc w:val="both"/>
              <w:rPr>
                <w:sz w:val="20"/>
                <w:szCs w:val="20"/>
              </w:rPr>
            </w:pPr>
            <w:ins w:id="38" w:author="vuthomk58@gmail.com" w:date="2026-06-01T14:14:00Z" w16du:dateUtc="2026-06-01T07:14:00Z">
              <w:r>
                <w:rPr>
                  <w:sz w:val="20"/>
                  <w:szCs w:val="20"/>
                </w:rPr>
                <w:t>My My</w:t>
              </w:r>
            </w:ins>
            <w:del w:id="39" w:author="vuthomk58@gmail.com" w:date="2026-06-01T14:14:00Z" w16du:dateUtc="2026-06-01T07:14:00Z">
              <w:r w:rsidR="00090AF4" w:rsidDel="00D6645B">
                <w:rPr>
                  <w:sz w:val="20"/>
                  <w:szCs w:val="20"/>
                </w:rPr>
                <w:delText>Ms My</w:delText>
              </w:r>
            </w:del>
            <w:ins w:id="40" w:author="Administrator" w:date="2026-05-27T09:14:00Z" w16du:dateUtc="2026-05-27T02:14:00Z">
              <w:del w:id="41" w:author="vuthomk58@gmail.com" w:date="2026-06-01T10:51:00Z" w16du:dateUtc="2026-06-01T03:51:00Z">
                <w:r w:rsidR="00A941ED" w:rsidDel="00C911D4">
                  <w:rPr>
                    <w:sz w:val="20"/>
                    <w:szCs w:val="20"/>
                  </w:rPr>
                  <w:delText>Kh</w:delText>
                </w:r>
              </w:del>
            </w:ins>
            <w:ins w:id="42" w:author="Administrator" w:date="2026-05-27T09:15:00Z" w16du:dateUtc="2026-05-27T02:15:00Z">
              <w:del w:id="43" w:author="vuthomk58@gmail.com" w:date="2026-06-01T10:51:00Z" w16du:dateUtc="2026-06-01T03:51:00Z">
                <w:r w:rsidR="00A941ED" w:rsidDel="00C911D4">
                  <w:rPr>
                    <w:sz w:val="20"/>
                    <w:szCs w:val="20"/>
                  </w:rPr>
                  <w:delText>ánh Linh</w:delText>
                </w:r>
              </w:del>
            </w:ins>
          </w:p>
        </w:tc>
      </w:tr>
      <w:tr w:rsidR="00090AF4" w14:paraId="45D2AE34" w14:textId="77777777">
        <w:tc>
          <w:tcPr>
            <w:tcW w:w="2302" w:type="dxa"/>
          </w:tcPr>
          <w:p w14:paraId="1ADF52EC" w14:textId="77777777" w:rsidR="00090AF4" w:rsidRDefault="00090AF4" w:rsidP="00090AF4">
            <w:pPr>
              <w:spacing w:before="120" w:after="120"/>
              <w:jc w:val="both"/>
              <w:rPr>
                <w:sz w:val="20"/>
                <w:szCs w:val="20"/>
              </w:rPr>
            </w:pPr>
            <w:r>
              <w:rPr>
                <w:sz w:val="20"/>
                <w:szCs w:val="20"/>
              </w:rPr>
              <w:t>Điện thoại</w:t>
            </w:r>
          </w:p>
        </w:tc>
        <w:tc>
          <w:tcPr>
            <w:tcW w:w="6507" w:type="dxa"/>
          </w:tcPr>
          <w:p w14:paraId="047CE10F" w14:textId="5CACAE6A" w:rsidR="00090AF4" w:rsidRDefault="00846697" w:rsidP="00090AF4">
            <w:pPr>
              <w:spacing w:before="120" w:after="120"/>
              <w:jc w:val="both"/>
              <w:rPr>
                <w:sz w:val="20"/>
                <w:szCs w:val="20"/>
              </w:rPr>
            </w:pPr>
            <w:ins w:id="44" w:author="vuthomk58@gmail.com" w:date="2026-06-01T14:15:00Z" w16du:dateUtc="2026-06-01T07:15:00Z">
              <w:r w:rsidRPr="00846697">
                <w:rPr>
                  <w:sz w:val="20"/>
                  <w:szCs w:val="20"/>
                </w:rPr>
                <w:t>094.733.1956</w:t>
              </w:r>
            </w:ins>
            <w:ins w:id="45" w:author="Administrator" w:date="2026-05-27T09:14:00Z" w16du:dateUtc="2026-05-27T02:14:00Z">
              <w:del w:id="46" w:author="vuthomk58@gmail.com" w:date="2026-06-01T14:15:00Z" w16du:dateUtc="2026-06-01T07:15:00Z">
                <w:r w:rsidR="00A941ED" w:rsidRPr="00A941ED" w:rsidDel="00846697">
                  <w:rPr>
                    <w:sz w:val="20"/>
                    <w:szCs w:val="20"/>
                  </w:rPr>
                  <w:delText>0</w:delText>
                </w:r>
              </w:del>
              <w:del w:id="47" w:author="vuthomk58@gmail.com" w:date="2026-06-01T10:51:00Z" w16du:dateUtc="2026-06-01T03:51:00Z">
                <w:r w:rsidR="00A941ED" w:rsidRPr="00A941ED" w:rsidDel="00C911D4">
                  <w:rPr>
                    <w:sz w:val="20"/>
                    <w:szCs w:val="20"/>
                  </w:rPr>
                  <w:delText>943.820.868</w:delText>
                </w:r>
              </w:del>
            </w:ins>
            <w:del w:id="48" w:author="Administrator" w:date="2026-05-19T10:30:00Z" w16du:dateUtc="2026-05-19T03:30:00Z">
              <w:r w:rsidR="00090AF4" w:rsidDel="00F87ACD">
                <w:rPr>
                  <w:sz w:val="20"/>
                  <w:szCs w:val="20"/>
                </w:rPr>
                <w:delText>0813582828</w:delText>
              </w:r>
            </w:del>
          </w:p>
        </w:tc>
      </w:tr>
      <w:tr w:rsidR="00090AF4" w14:paraId="1D379E91" w14:textId="77777777">
        <w:tc>
          <w:tcPr>
            <w:tcW w:w="2302" w:type="dxa"/>
          </w:tcPr>
          <w:p w14:paraId="3E71CBBF" w14:textId="77777777" w:rsidR="00090AF4" w:rsidRDefault="00090AF4" w:rsidP="00090AF4">
            <w:pPr>
              <w:spacing w:before="120" w:after="120"/>
              <w:jc w:val="both"/>
              <w:rPr>
                <w:sz w:val="20"/>
                <w:szCs w:val="20"/>
              </w:rPr>
            </w:pPr>
            <w:r>
              <w:rPr>
                <w:sz w:val="20"/>
                <w:szCs w:val="20"/>
              </w:rPr>
              <w:t>Địa chỉ</w:t>
            </w:r>
          </w:p>
        </w:tc>
        <w:tc>
          <w:tcPr>
            <w:tcW w:w="6507" w:type="dxa"/>
          </w:tcPr>
          <w:p w14:paraId="2EA22379" w14:textId="59E867E7" w:rsidR="00090AF4" w:rsidRDefault="00846697" w:rsidP="00090AF4">
            <w:pPr>
              <w:spacing w:before="120" w:after="120"/>
              <w:jc w:val="both"/>
              <w:rPr>
                <w:sz w:val="20"/>
                <w:szCs w:val="20"/>
              </w:rPr>
            </w:pPr>
            <w:ins w:id="49" w:author="vuthomk58@gmail.com" w:date="2026-06-01T14:15:00Z">
              <w:r w:rsidRPr="00846697">
                <w:rPr>
                  <w:sz w:val="20"/>
                  <w:szCs w:val="20"/>
                </w:rPr>
                <w:t>Số 70 TT9, KĐT Văn Phú, P. Phú La, Q. Hà Đông, TP Hà Nội</w:t>
              </w:r>
            </w:ins>
            <w:ins w:id="50" w:author="Administrator" w:date="2026-05-27T09:15:00Z" w16du:dateUtc="2026-05-27T02:15:00Z">
              <w:del w:id="51" w:author="vuthomk58@gmail.com" w:date="2026-06-01T10:52:00Z" w16du:dateUtc="2026-06-01T03:52:00Z">
                <w:r w:rsidR="00A941ED" w:rsidRPr="00A941ED" w:rsidDel="00C911D4">
                  <w:rPr>
                    <w:sz w:val="20"/>
                    <w:szCs w:val="20"/>
                  </w:rPr>
                  <w:delText>BT2-11 Khu đô thị mới Trung Văn Hancic, Đại Mỗ, Hà Nội</w:delText>
                </w:r>
              </w:del>
            </w:ins>
            <w:del w:id="52" w:author="Administrator" w:date="2026-05-19T10:29:00Z" w16du:dateUtc="2026-05-19T03:29:00Z">
              <w:r w:rsidR="00090AF4" w:rsidDel="00F87ACD">
                <w:rPr>
                  <w:sz w:val="20"/>
                  <w:szCs w:val="20"/>
                </w:rPr>
                <w:delText>1 P. Vũ Phạm Hàm, Khu đô thị Nam Trung Yên, Yên Hòa, Hà Nội</w:delText>
              </w:r>
            </w:del>
          </w:p>
        </w:tc>
      </w:tr>
      <w:tr w:rsidR="00090AF4" w14:paraId="5F9A82E9" w14:textId="77777777">
        <w:tc>
          <w:tcPr>
            <w:tcW w:w="2302" w:type="dxa"/>
          </w:tcPr>
          <w:p w14:paraId="79CAF0B2" w14:textId="77777777" w:rsidR="00090AF4" w:rsidRDefault="00090AF4" w:rsidP="00090AF4">
            <w:pPr>
              <w:spacing w:before="120" w:after="120"/>
              <w:jc w:val="both"/>
              <w:rPr>
                <w:sz w:val="20"/>
                <w:szCs w:val="20"/>
              </w:rPr>
            </w:pPr>
            <w:r>
              <w:rPr>
                <w:sz w:val="20"/>
                <w:szCs w:val="20"/>
              </w:rPr>
              <w:t>Email</w:t>
            </w:r>
          </w:p>
        </w:tc>
        <w:tc>
          <w:tcPr>
            <w:tcW w:w="6507" w:type="dxa"/>
          </w:tcPr>
          <w:p w14:paraId="7980DC90" w14:textId="5B5921C6" w:rsidR="00090AF4" w:rsidRDefault="00D6645B" w:rsidP="00090AF4">
            <w:pPr>
              <w:spacing w:before="120" w:after="120"/>
              <w:jc w:val="both"/>
              <w:rPr>
                <w:sz w:val="20"/>
                <w:szCs w:val="20"/>
              </w:rPr>
            </w:pPr>
            <w:ins w:id="53" w:author="vuthomk58@gmail.com" w:date="2026-06-01T14:14:00Z" w16du:dateUtc="2026-06-01T07:14:00Z">
              <w:r w:rsidRPr="00D6645B">
                <w:rPr>
                  <w:sz w:val="20"/>
                  <w:szCs w:val="20"/>
                </w:rPr>
                <w:t>xuatnhapkhau.gbn@gmail.com</w:t>
              </w:r>
            </w:ins>
            <w:del w:id="54" w:author="Administrator" w:date="2026-05-19T10:29:00Z" w16du:dateUtc="2026-05-19T03:29:00Z">
              <w:r w:rsidR="00090AF4" w:rsidDel="00F87ACD">
                <w:rPr>
                  <w:sz w:val="20"/>
                  <w:szCs w:val="20"/>
                </w:rPr>
                <w:delText>mybui@bemec.vn</w:delText>
              </w:r>
            </w:del>
          </w:p>
        </w:tc>
      </w:tr>
    </w:tbl>
    <w:p w14:paraId="459D1590" w14:textId="77777777" w:rsidR="009900E5" w:rsidRDefault="00000000">
      <w:pPr>
        <w:spacing w:before="120" w:after="120"/>
        <w:jc w:val="both"/>
        <w:rPr>
          <w:b/>
          <w:bCs/>
          <w:sz w:val="20"/>
          <w:szCs w:val="20"/>
        </w:rPr>
      </w:pPr>
      <w:r>
        <w:rPr>
          <w:b/>
          <w:bCs/>
          <w:sz w:val="20"/>
          <w:szCs w:val="20"/>
        </w:rPr>
        <w:t xml:space="preserve">ĐIỀU 6. NGHĨA VỤ CỦA CÁC BÊN </w:t>
      </w:r>
    </w:p>
    <w:p w14:paraId="365104E3" w14:textId="77777777" w:rsidR="009900E5" w:rsidRDefault="00000000">
      <w:pPr>
        <w:numPr>
          <w:ilvl w:val="0"/>
          <w:numId w:val="12"/>
        </w:numPr>
        <w:spacing w:before="120" w:after="120"/>
        <w:ind w:hanging="720"/>
        <w:jc w:val="both"/>
        <w:rPr>
          <w:color w:val="000000"/>
          <w:sz w:val="20"/>
          <w:szCs w:val="20"/>
        </w:rPr>
      </w:pPr>
      <w:r>
        <w:rPr>
          <w:b/>
          <w:bCs/>
          <w:color w:val="000000"/>
          <w:sz w:val="20"/>
          <w:szCs w:val="20"/>
        </w:rPr>
        <w:t>Nghĩa vụ của GHN</w:t>
      </w:r>
    </w:p>
    <w:p w14:paraId="5D354E8E" w14:textId="77777777" w:rsidR="009900E5" w:rsidRDefault="00000000">
      <w:pPr>
        <w:spacing w:before="120" w:after="120" w:line="276" w:lineRule="auto"/>
        <w:ind w:left="709"/>
        <w:jc w:val="both"/>
        <w:rPr>
          <w:sz w:val="20"/>
          <w:szCs w:val="20"/>
        </w:rPr>
      </w:pPr>
      <w:r>
        <w:rPr>
          <w:sz w:val="20"/>
          <w:szCs w:val="20"/>
        </w:rPr>
        <w:t xml:space="preserve">Trong phạm vi thực hiện Hợp Đồng này và theo quy định pháp luật, GHN có nghĩa vụ: </w:t>
      </w:r>
    </w:p>
    <w:p w14:paraId="61139279" w14:textId="77777777" w:rsidR="009900E5" w:rsidRDefault="00000000">
      <w:pPr>
        <w:numPr>
          <w:ilvl w:val="0"/>
          <w:numId w:val="13"/>
        </w:numPr>
        <w:spacing w:line="360" w:lineRule="auto"/>
        <w:ind w:left="1418" w:hanging="709"/>
        <w:jc w:val="both"/>
        <w:rPr>
          <w:sz w:val="20"/>
          <w:szCs w:val="20"/>
        </w:rPr>
      </w:pPr>
      <w:r>
        <w:rPr>
          <w:sz w:val="20"/>
          <w:szCs w:val="20"/>
        </w:rPr>
        <w:t>Tiếp nhận, giải quyết hoặc hỗ trợ giải quyết khiếu nại của Khách Hàng liên quan đến việc cung ứng Dịch Vụ của GHN.</w:t>
      </w:r>
    </w:p>
    <w:p w14:paraId="46E71395" w14:textId="77777777" w:rsidR="009900E5" w:rsidRDefault="00000000">
      <w:pPr>
        <w:numPr>
          <w:ilvl w:val="0"/>
          <w:numId w:val="13"/>
        </w:numPr>
        <w:spacing w:line="360" w:lineRule="auto"/>
        <w:ind w:left="1418" w:hanging="709"/>
        <w:jc w:val="both"/>
        <w:rPr>
          <w:sz w:val="20"/>
          <w:szCs w:val="20"/>
        </w:rPr>
      </w:pPr>
      <w:r>
        <w:rPr>
          <w:sz w:val="20"/>
          <w:szCs w:val="20"/>
        </w:rPr>
        <w:t xml:space="preserve">Thực hiện nghiêm túc cam kết về thời hạn, quy trình, Thời gian Toàn trình cung ứng Dịch vụ như đã thỏa thuận. </w:t>
      </w:r>
    </w:p>
    <w:p w14:paraId="29E71CFD" w14:textId="77777777" w:rsidR="009900E5" w:rsidRDefault="00000000">
      <w:pPr>
        <w:numPr>
          <w:ilvl w:val="0"/>
          <w:numId w:val="13"/>
        </w:numPr>
        <w:spacing w:line="360" w:lineRule="auto"/>
        <w:ind w:left="1418" w:hanging="709"/>
        <w:jc w:val="both"/>
        <w:rPr>
          <w:sz w:val="20"/>
          <w:szCs w:val="20"/>
        </w:rPr>
      </w:pPr>
      <w:r>
        <w:rPr>
          <w:sz w:val="20"/>
          <w:szCs w:val="20"/>
        </w:rPr>
        <w:t>Xuất hóa đơn tài chính hợp lệ cho Khách Hàng theo quy định tại Điều 5.4 của Hợp Đồng này.</w:t>
      </w:r>
    </w:p>
    <w:p w14:paraId="224FD1EE" w14:textId="77777777" w:rsidR="009900E5" w:rsidRDefault="00000000">
      <w:pPr>
        <w:numPr>
          <w:ilvl w:val="0"/>
          <w:numId w:val="13"/>
        </w:numPr>
        <w:spacing w:line="360" w:lineRule="auto"/>
        <w:ind w:left="1418" w:hanging="709"/>
        <w:jc w:val="both"/>
        <w:rPr>
          <w:sz w:val="20"/>
          <w:szCs w:val="20"/>
        </w:rPr>
      </w:pPr>
      <w:r>
        <w:rPr>
          <w:sz w:val="20"/>
          <w:szCs w:val="20"/>
        </w:rPr>
        <w:t xml:space="preserve">Cung cấp đúng, đầy đủ thông tin về Dịch Vụ cung ứng, Cước phí Dịch vụ đã cung ứng cho Khách Hàng và trách nhiệm bồi thường thiệt hại, các thông tin liên quan khác (nếu có). </w:t>
      </w:r>
    </w:p>
    <w:p w14:paraId="6B355DE4" w14:textId="77777777" w:rsidR="009900E5" w:rsidRDefault="00000000">
      <w:pPr>
        <w:numPr>
          <w:ilvl w:val="0"/>
          <w:numId w:val="13"/>
        </w:numPr>
        <w:spacing w:line="360" w:lineRule="auto"/>
        <w:ind w:left="1418" w:hanging="709"/>
        <w:jc w:val="both"/>
        <w:rPr>
          <w:sz w:val="20"/>
          <w:szCs w:val="20"/>
        </w:rPr>
      </w:pPr>
      <w:r>
        <w:rPr>
          <w:sz w:val="20"/>
          <w:szCs w:val="20"/>
        </w:rPr>
        <w:t>Đảm bảo chất lượng Dịch Vụ theo đúng tiêu chuẩn đã công bố và thoả thuận giữa các Bên. Công bố rõ, kịp thời với đại diện Khách Hàng các phương án, biện pháp xử lý trong trường hợp hoàn thành cung ứng Dịch vụ không đúng như cam kết.</w:t>
      </w:r>
    </w:p>
    <w:p w14:paraId="795FEA23" w14:textId="77777777" w:rsidR="009900E5" w:rsidRDefault="00000000">
      <w:pPr>
        <w:numPr>
          <w:ilvl w:val="0"/>
          <w:numId w:val="13"/>
        </w:numPr>
        <w:spacing w:line="360" w:lineRule="auto"/>
        <w:ind w:left="1418" w:hanging="709"/>
        <w:jc w:val="both"/>
        <w:rPr>
          <w:sz w:val="20"/>
          <w:szCs w:val="20"/>
        </w:rPr>
      </w:pPr>
      <w:r>
        <w:rPr>
          <w:sz w:val="20"/>
          <w:szCs w:val="20"/>
        </w:rPr>
        <w:t>Đền bù cho Khách Hàng trong trường hợp làm thất thoát hoặc hư hỏng hoặc các trường hợp khác Bưu Gửi theo quy định tại Phụ Lục 03.</w:t>
      </w:r>
    </w:p>
    <w:p w14:paraId="6FA639B9" w14:textId="77777777" w:rsidR="009900E5" w:rsidRDefault="00000000">
      <w:pPr>
        <w:numPr>
          <w:ilvl w:val="0"/>
          <w:numId w:val="13"/>
        </w:numPr>
        <w:spacing w:line="360" w:lineRule="auto"/>
        <w:ind w:left="1418" w:hanging="709"/>
        <w:jc w:val="both"/>
        <w:rPr>
          <w:sz w:val="20"/>
          <w:szCs w:val="20"/>
        </w:rPr>
      </w:pPr>
      <w:r>
        <w:rPr>
          <w:sz w:val="20"/>
          <w:szCs w:val="20"/>
        </w:rPr>
        <w:t>GHN sẽ được miễn trừ trách nhiệm bồi thường trong trường hợp Bưu Gửi bị thất thoát bởi Người Nhận mà Khách Hàng hoặc Người Gửi đã chỉ định, bao gồm nhưng không giới hạn việc Bưu Gửi bị cướp, giật, đánh tráo, lừa đảo…. Để xác định sự việc này do Người Nhận thực hiện, GHN sẽ hỗ trợ tiến hành trình báo cơ quan có thẩm quyền để giải quyết.</w:t>
      </w:r>
    </w:p>
    <w:p w14:paraId="57015588" w14:textId="77777777" w:rsidR="009900E5" w:rsidRDefault="00000000">
      <w:pPr>
        <w:numPr>
          <w:ilvl w:val="0"/>
          <w:numId w:val="13"/>
        </w:numPr>
        <w:spacing w:line="360" w:lineRule="auto"/>
        <w:ind w:left="1418" w:hanging="709"/>
        <w:jc w:val="both"/>
        <w:rPr>
          <w:sz w:val="20"/>
          <w:szCs w:val="20"/>
        </w:rPr>
      </w:pPr>
      <w:r>
        <w:rPr>
          <w:sz w:val="20"/>
          <w:szCs w:val="20"/>
        </w:rPr>
        <w:t>Đảm bảo an toàn cho Bưu Gửi, không bóc mở, tráo đổi nội dung thông tin hàng hóa và chứng từ đính kèm trừ trường hợp pháp luật có quy định hoặc các Bên có thỏa thuận khác.</w:t>
      </w:r>
    </w:p>
    <w:p w14:paraId="693B2ED3" w14:textId="77777777" w:rsidR="009900E5" w:rsidRDefault="00000000">
      <w:pPr>
        <w:numPr>
          <w:ilvl w:val="0"/>
          <w:numId w:val="13"/>
        </w:numPr>
        <w:spacing w:line="360" w:lineRule="auto"/>
        <w:ind w:left="1418" w:hanging="709"/>
        <w:jc w:val="both"/>
        <w:rPr>
          <w:sz w:val="20"/>
          <w:szCs w:val="20"/>
        </w:rPr>
      </w:pPr>
      <w:r>
        <w:rPr>
          <w:sz w:val="20"/>
          <w:szCs w:val="20"/>
        </w:rPr>
        <w:t>Hoàn trả Bưu gửi cho Khách Hàng khi (i) Khách Hàng yêu cầu, (ii) Người Nhận từ chối nhận Bưu Gửi, hoặc (iii) không giao được cho Người Nhận mặc dù đã thực hiện đúng quy trình thực hiện Dịch Vụ. Trong trường hợp này, Khách Hàng vẫn phải thanh toán Cước phí Dịch Vụ cho các Đơn Hàng bị trả về và Cước phí Trả hàng theo biểu cước được quy định tại Phụ lục đính kèm Hợp Đồng này.</w:t>
      </w:r>
    </w:p>
    <w:p w14:paraId="1E804E7D" w14:textId="77777777" w:rsidR="009900E5" w:rsidRDefault="00000000">
      <w:pPr>
        <w:numPr>
          <w:ilvl w:val="0"/>
          <w:numId w:val="12"/>
        </w:numPr>
        <w:spacing w:before="120" w:after="120"/>
        <w:ind w:hanging="720"/>
        <w:jc w:val="both"/>
        <w:rPr>
          <w:color w:val="000000"/>
          <w:sz w:val="20"/>
          <w:szCs w:val="20"/>
        </w:rPr>
      </w:pPr>
      <w:r>
        <w:rPr>
          <w:b/>
          <w:bCs/>
          <w:color w:val="000000"/>
          <w:sz w:val="20"/>
          <w:szCs w:val="20"/>
        </w:rPr>
        <w:t>Nghĩa Vụ Của Khách Hàng</w:t>
      </w:r>
    </w:p>
    <w:p w14:paraId="3B4FD239" w14:textId="77777777" w:rsidR="009900E5" w:rsidRDefault="00000000">
      <w:pPr>
        <w:numPr>
          <w:ilvl w:val="0"/>
          <w:numId w:val="14"/>
        </w:numPr>
        <w:spacing w:before="120" w:after="120" w:line="276" w:lineRule="auto"/>
        <w:ind w:left="1418" w:hanging="698"/>
        <w:jc w:val="both"/>
      </w:pPr>
      <w:r>
        <w:rPr>
          <w:sz w:val="20"/>
          <w:szCs w:val="20"/>
        </w:rPr>
        <w:t>Bố trí, sắp xếp nhân viên thực hiện việc Đối soát Dịch Vụ đúng thời hạn.</w:t>
      </w:r>
    </w:p>
    <w:p w14:paraId="0040B31F" w14:textId="77777777" w:rsidR="009900E5" w:rsidRDefault="00000000">
      <w:pPr>
        <w:numPr>
          <w:ilvl w:val="0"/>
          <w:numId w:val="14"/>
        </w:numPr>
        <w:spacing w:before="120" w:after="120" w:line="276" w:lineRule="auto"/>
        <w:ind w:left="1418" w:hanging="698"/>
        <w:jc w:val="both"/>
      </w:pPr>
      <w:r>
        <w:rPr>
          <w:sz w:val="20"/>
          <w:szCs w:val="20"/>
        </w:rPr>
        <w:t xml:space="preserve">Tuyệt đối không gửi Bưu Gửi chưa được lưu thông trên thị trường, Hàng Cấm, hàng hạn chế vận chuyển/kinh doanh hoặc hàng kinh doanh có điều kiện nhưng không cung cấp được các giấy phép liên quan. </w:t>
      </w:r>
    </w:p>
    <w:p w14:paraId="4D245AA4" w14:textId="77777777" w:rsidR="009900E5" w:rsidRDefault="00000000">
      <w:pPr>
        <w:numPr>
          <w:ilvl w:val="0"/>
          <w:numId w:val="14"/>
        </w:numPr>
        <w:spacing w:before="120" w:after="120" w:line="276" w:lineRule="auto"/>
        <w:ind w:left="1418" w:hanging="698"/>
        <w:jc w:val="both"/>
      </w:pPr>
      <w:r>
        <w:rPr>
          <w:sz w:val="20"/>
          <w:szCs w:val="20"/>
        </w:rPr>
        <w:t>Phối hợp với GHN thực hiện việc kiểm tra nội dung của Bưu Gửi.</w:t>
      </w:r>
    </w:p>
    <w:p w14:paraId="06B63022" w14:textId="77777777" w:rsidR="009900E5" w:rsidRDefault="00000000">
      <w:pPr>
        <w:numPr>
          <w:ilvl w:val="0"/>
          <w:numId w:val="14"/>
        </w:numPr>
        <w:spacing w:before="120" w:after="120" w:line="276" w:lineRule="auto"/>
        <w:ind w:left="1418" w:hanging="698"/>
        <w:jc w:val="both"/>
      </w:pPr>
      <w:r>
        <w:rPr>
          <w:sz w:val="20"/>
          <w:szCs w:val="20"/>
        </w:rPr>
        <w:lastRenderedPageBreak/>
        <w:t>Chịu trách nhiệm trước GHN và trước pháp luật về nội dung Bưu Gửi, hóa đơn, chứng từ nguồn gốc xuất xứ của Bưu Gửi và chứng từ kèm theo.</w:t>
      </w:r>
    </w:p>
    <w:p w14:paraId="16612F18" w14:textId="77777777" w:rsidR="009900E5" w:rsidRDefault="00000000">
      <w:pPr>
        <w:numPr>
          <w:ilvl w:val="0"/>
          <w:numId w:val="14"/>
        </w:numPr>
        <w:spacing w:before="120" w:after="120" w:line="276" w:lineRule="auto"/>
        <w:ind w:left="1418" w:hanging="698"/>
        <w:jc w:val="both"/>
      </w:pPr>
      <w:r>
        <w:rPr>
          <w:sz w:val="20"/>
          <w:szCs w:val="20"/>
        </w:rPr>
        <w:t>Chịu trách nhiệm làm việc, giải quyết với Cơ quan có thẩm quyền khi Bưu Gửi bị tạm giữ hoặc tịch thu.</w:t>
      </w:r>
    </w:p>
    <w:p w14:paraId="29585BAD" w14:textId="77777777" w:rsidR="009900E5" w:rsidRDefault="00000000">
      <w:pPr>
        <w:numPr>
          <w:ilvl w:val="0"/>
          <w:numId w:val="14"/>
        </w:numPr>
        <w:spacing w:before="120" w:after="120" w:line="276" w:lineRule="auto"/>
        <w:ind w:left="1418" w:hanging="698"/>
        <w:jc w:val="both"/>
      </w:pPr>
      <w:r>
        <w:rPr>
          <w:sz w:val="20"/>
          <w:szCs w:val="20"/>
        </w:rPr>
        <w:t>Cung cấp đầy đủ hóa đơn, chứng từ của Bưu Gửi cho GHN khi gửi Bưu Gửi thuộc danh mục kinh doanh/vận chuyển có điều kiện (bao gồm nhưng không giới hạn thuốc, thực phẩm chức năng…) thì Khách Hàng phải cung cấp cho GHN giấy phép lưu hành của Bưu Gửi trên thị trường Việt Nam và các giấy phép con liên quan đến việc kinh doanh/vận chuyển Bưu Gửi theo quy định của pháp luật.</w:t>
      </w:r>
    </w:p>
    <w:p w14:paraId="3DC1B8EA" w14:textId="77777777" w:rsidR="009900E5" w:rsidRDefault="00000000">
      <w:pPr>
        <w:numPr>
          <w:ilvl w:val="0"/>
          <w:numId w:val="14"/>
        </w:numPr>
        <w:spacing w:before="120" w:after="120" w:line="276" w:lineRule="auto"/>
        <w:ind w:left="1418" w:hanging="698"/>
        <w:jc w:val="both"/>
      </w:pPr>
      <w:r>
        <w:rPr>
          <w:sz w:val="20"/>
          <w:szCs w:val="20"/>
        </w:rPr>
        <w:t>GHN sẽ được miễn trừ toàn bộ trách nhiệm bồi thường trong trường hợp Bưu Gửi bị tạm giữ hoặc tịch thu bởi Cơ quan có thẩm quyền do không có hóa đơn, chứng từ, tài liệu hợp pháp đính kèm hoặc không có đầy đủ giấy phép để được lưu hành trên thị trường Việt Nam theo quy định pháp luật.</w:t>
      </w:r>
    </w:p>
    <w:p w14:paraId="4BDFC445" w14:textId="77777777" w:rsidR="009900E5" w:rsidRDefault="00000000">
      <w:pPr>
        <w:numPr>
          <w:ilvl w:val="0"/>
          <w:numId w:val="14"/>
        </w:numPr>
        <w:spacing w:before="120" w:after="120" w:line="276" w:lineRule="auto"/>
        <w:ind w:left="1418" w:hanging="698"/>
        <w:jc w:val="both"/>
      </w:pPr>
      <w:r>
        <w:rPr>
          <w:sz w:val="20"/>
          <w:szCs w:val="20"/>
        </w:rPr>
        <w:t xml:space="preserve">Đóng gói Bưu Gửi theo đúng quy cách, kích thước và tính chất của từng mặt hàng, đặc biệt đối với Bửu Gửi là các mặt hàng dễ vỡ. </w:t>
      </w:r>
    </w:p>
    <w:p w14:paraId="62796E0B" w14:textId="77777777" w:rsidR="009900E5" w:rsidRDefault="00000000">
      <w:pPr>
        <w:numPr>
          <w:ilvl w:val="0"/>
          <w:numId w:val="14"/>
        </w:numPr>
        <w:spacing w:before="120" w:after="120" w:line="276" w:lineRule="auto"/>
        <w:ind w:left="1418" w:hanging="698"/>
        <w:jc w:val="both"/>
      </w:pPr>
      <w:r>
        <w:rPr>
          <w:sz w:val="20"/>
          <w:szCs w:val="20"/>
        </w:rPr>
        <w:t>Cung cấp đầy đủ chỉ dẫn liên quan đến việc sắp xếp và bảo quản Bưu Gửi, thông tin liên quan đến Người Gửi, Người Nhận trên Bưu Gửi.</w:t>
      </w:r>
    </w:p>
    <w:p w14:paraId="677F9A2C" w14:textId="77777777" w:rsidR="009900E5" w:rsidRDefault="00000000">
      <w:pPr>
        <w:numPr>
          <w:ilvl w:val="0"/>
          <w:numId w:val="14"/>
        </w:numPr>
        <w:spacing w:before="120" w:after="120" w:line="276" w:lineRule="auto"/>
        <w:ind w:left="1418" w:hanging="698"/>
        <w:jc w:val="both"/>
      </w:pPr>
      <w:r>
        <w:rPr>
          <w:sz w:val="20"/>
          <w:szCs w:val="20"/>
        </w:rPr>
        <w:t>Bồi thường thiệt hại thực tế cho GHN và bên thứ ba có liên quan khi thiệt hại xảy ra do hành vi của Khách Hàng gây ra.</w:t>
      </w:r>
    </w:p>
    <w:p w14:paraId="254A85B1" w14:textId="77777777" w:rsidR="009900E5" w:rsidRDefault="00000000">
      <w:pPr>
        <w:numPr>
          <w:ilvl w:val="0"/>
          <w:numId w:val="14"/>
        </w:numPr>
        <w:spacing w:before="120" w:after="120" w:line="276" w:lineRule="auto"/>
        <w:ind w:left="1418" w:hanging="698"/>
        <w:jc w:val="both"/>
      </w:pPr>
      <w:r>
        <w:rPr>
          <w:sz w:val="20"/>
          <w:szCs w:val="20"/>
        </w:rPr>
        <w:t>Chịu trách nhiệm về mọi thông tin liên quan đến Người Nhận mà Khách Hàng giao cho GHN. Trường hợp xảy ra sai sót về thông tin Người Nhận hoặc Bưu Gửi không đúng yêu cầu của Người Nhận thì Khách Hàng có trách nhiệm tự giải quyết với Người Nhận, đồng thời Khách Hàng vẫn phải thanh toán Cước phí Dịch Vụ đối với Đơn Hàng trên dựa trên lộ trình đã thực hiện.</w:t>
      </w:r>
    </w:p>
    <w:p w14:paraId="36F7ACDF" w14:textId="77777777" w:rsidR="009900E5" w:rsidRDefault="00000000">
      <w:pPr>
        <w:numPr>
          <w:ilvl w:val="0"/>
          <w:numId w:val="14"/>
        </w:numPr>
        <w:spacing w:before="120" w:after="120" w:line="276" w:lineRule="auto"/>
        <w:ind w:left="1418" w:hanging="698"/>
        <w:jc w:val="both"/>
      </w:pPr>
      <w:r>
        <w:rPr>
          <w:sz w:val="20"/>
          <w:szCs w:val="20"/>
        </w:rPr>
        <w:t xml:space="preserve">Bằng chi phí của mình, chịu trách nhiệm giải quyết các vấn đề liên quan đến (i) tranh chấp về quyền sở hữu Bưu Gửi, nguồn gốc Bưu Gửi với bên thứ ba bất kỳ; hoặc (ii) khiếu nại của Người Nhận về việc hàng hóa bị lỗi, không đúng yêu cầu. </w:t>
      </w:r>
    </w:p>
    <w:p w14:paraId="56AFAB1F" w14:textId="77777777" w:rsidR="009900E5" w:rsidRDefault="00000000">
      <w:pPr>
        <w:numPr>
          <w:ilvl w:val="0"/>
          <w:numId w:val="14"/>
        </w:numPr>
        <w:spacing w:before="120" w:after="120" w:line="276" w:lineRule="auto"/>
        <w:ind w:left="1418" w:hanging="698"/>
        <w:jc w:val="both"/>
      </w:pPr>
      <w:r>
        <w:rPr>
          <w:sz w:val="20"/>
          <w:szCs w:val="20"/>
        </w:rPr>
        <w:t>Không được chuyển nhượng hoặc chuyển giao Hợp Đồng hoặc bất kỳ quyền và nghĩa vụ của mình theo Hợp Đồng này cho bên thứ ba mà không được sự đồng ý bằng văn bản của GHN.</w:t>
      </w:r>
    </w:p>
    <w:p w14:paraId="2C44A260" w14:textId="77777777" w:rsidR="009900E5" w:rsidRDefault="00000000">
      <w:pPr>
        <w:numPr>
          <w:ilvl w:val="0"/>
          <w:numId w:val="14"/>
        </w:numPr>
        <w:spacing w:before="120" w:after="120" w:line="276" w:lineRule="auto"/>
        <w:ind w:left="1418" w:hanging="698"/>
        <w:jc w:val="both"/>
      </w:pPr>
      <w:r>
        <w:rPr>
          <w:sz w:val="20"/>
          <w:szCs w:val="20"/>
        </w:rPr>
        <w:t>Trường hợp Khách Hàng ngừng sử dụng Dịch Vụ của GHN mà không báo trước theo đúng quy định trong Hợp Đồng hoặc trong tháng đó Khách Hàng không phát sinh Đơn Hàng thì Khách Hàng phải thanh toán cho GHN Cước phí Dịch Vụ trung bình của 03 (ba) tháng liền kề trước tháng vi phạm.</w:t>
      </w:r>
    </w:p>
    <w:p w14:paraId="6015F5BE" w14:textId="77777777" w:rsidR="009900E5" w:rsidRDefault="00000000">
      <w:pPr>
        <w:numPr>
          <w:ilvl w:val="0"/>
          <w:numId w:val="14"/>
        </w:numPr>
        <w:spacing w:before="120" w:after="120" w:line="276" w:lineRule="auto"/>
        <w:ind w:left="1418" w:hanging="698"/>
        <w:jc w:val="both"/>
      </w:pPr>
      <w:r>
        <w:rPr>
          <w:sz w:val="20"/>
          <w:szCs w:val="20"/>
        </w:rPr>
        <w:t>Khách Hàng cam kết tuân thủ chính sách bảo mật và bảo vệ dữ liệu cá nhân của GHN được đăng tải trên website: https://ghn.vn/pages/chinh-sach-bao-mat.</w:t>
      </w:r>
    </w:p>
    <w:p w14:paraId="4581750E" w14:textId="77777777" w:rsidR="009900E5" w:rsidRDefault="00000000">
      <w:pPr>
        <w:spacing w:before="120" w:after="120" w:line="276" w:lineRule="auto"/>
        <w:ind w:left="709"/>
        <w:jc w:val="both"/>
        <w:rPr>
          <w:b/>
          <w:bCs/>
          <w:color w:val="FF0000"/>
          <w:sz w:val="20"/>
          <w:szCs w:val="20"/>
        </w:rPr>
      </w:pPr>
      <w:r>
        <w:rPr>
          <w:b/>
          <w:bCs/>
          <w:color w:val="FF0000"/>
          <w:sz w:val="20"/>
          <w:szCs w:val="20"/>
        </w:rPr>
        <w:t>Trường hợp Khách Hàng chọn Phương thức Thanh toán Cước Dịch Vụ sau khi sử dụng Dịch Vụ thì thực hiện thêm các nghĩa vụ sau:</w:t>
      </w:r>
    </w:p>
    <w:p w14:paraId="12747DAB" w14:textId="77777777" w:rsidR="009900E5" w:rsidRDefault="00000000">
      <w:pPr>
        <w:numPr>
          <w:ilvl w:val="0"/>
          <w:numId w:val="14"/>
        </w:numPr>
        <w:spacing w:before="120" w:after="120" w:line="276" w:lineRule="auto"/>
        <w:ind w:left="1418" w:hanging="698"/>
        <w:jc w:val="both"/>
      </w:pPr>
      <w:r>
        <w:rPr>
          <w:sz w:val="20"/>
          <w:szCs w:val="20"/>
        </w:rPr>
        <w:t>Thanh toán cho GHN đúng thời hạn và quy định tại Phụ Lục 02 đính kèm.</w:t>
      </w:r>
    </w:p>
    <w:p w14:paraId="1A05CBF6" w14:textId="77777777" w:rsidR="009900E5" w:rsidRDefault="00000000">
      <w:pPr>
        <w:spacing w:before="120" w:after="120" w:line="276" w:lineRule="auto"/>
        <w:jc w:val="both"/>
        <w:rPr>
          <w:sz w:val="20"/>
          <w:szCs w:val="20"/>
        </w:rPr>
      </w:pPr>
      <w:r>
        <w:rPr>
          <w:b/>
          <w:bCs/>
          <w:sz w:val="20"/>
          <w:szCs w:val="20"/>
        </w:rPr>
        <w:t>ĐIỀU 7. ĐIỀU KHOẢN CHUNG</w:t>
      </w:r>
    </w:p>
    <w:p w14:paraId="6B6E50BD" w14:textId="77777777" w:rsidR="009900E5" w:rsidRDefault="00000000">
      <w:pPr>
        <w:numPr>
          <w:ilvl w:val="1"/>
          <w:numId w:val="15"/>
        </w:numPr>
        <w:ind w:hanging="720"/>
        <w:jc w:val="both"/>
        <w:rPr>
          <w:sz w:val="20"/>
          <w:szCs w:val="20"/>
        </w:rPr>
      </w:pPr>
      <w:r>
        <w:rPr>
          <w:b/>
          <w:bCs/>
          <w:sz w:val="20"/>
          <w:szCs w:val="20"/>
        </w:rPr>
        <w:t xml:space="preserve">Thời Hạn Hợp Đồng </w:t>
      </w:r>
    </w:p>
    <w:p w14:paraId="021C6198" w14:textId="77777777" w:rsidR="009900E5" w:rsidRDefault="009900E5">
      <w:pPr>
        <w:ind w:left="720"/>
        <w:jc w:val="both"/>
        <w:rPr>
          <w:sz w:val="20"/>
          <w:szCs w:val="20"/>
        </w:rPr>
      </w:pPr>
    </w:p>
    <w:p w14:paraId="15D8AC4F" w14:textId="77777777" w:rsidR="009900E5" w:rsidRDefault="00000000">
      <w:pPr>
        <w:ind w:left="720"/>
        <w:jc w:val="both"/>
        <w:rPr>
          <w:sz w:val="20"/>
          <w:szCs w:val="20"/>
        </w:rPr>
      </w:pPr>
      <w:r>
        <w:rPr>
          <w:sz w:val="20"/>
          <w:szCs w:val="20"/>
        </w:rPr>
        <w:t>Hợp Đồng có hiệu lực trong thời hạn 12 (mười hai) tháng tính từ ngày ký Hợp Đồng này (“</w:t>
      </w:r>
      <w:r>
        <w:rPr>
          <w:b/>
          <w:bCs/>
          <w:sz w:val="20"/>
          <w:szCs w:val="20"/>
        </w:rPr>
        <w:t>Thời Hạn Hợp Đồng</w:t>
      </w:r>
      <w:r>
        <w:rPr>
          <w:sz w:val="20"/>
          <w:szCs w:val="20"/>
        </w:rPr>
        <w:t>”). Các Bên vẫn tiếp tục thực hiện Hợp Đồng và chưa ký Hợp Đồng mới thì xem như Hợp Đồng được tự động gia hạn với một thời hạn tương ứng theo quy định tại Điều này. Điều khoản này có hiệu lực với những lần gia hạn tiếp theo.</w:t>
      </w:r>
    </w:p>
    <w:p w14:paraId="34570CFF" w14:textId="77777777" w:rsidR="009900E5" w:rsidRDefault="009900E5">
      <w:pPr>
        <w:jc w:val="both"/>
        <w:rPr>
          <w:sz w:val="20"/>
          <w:szCs w:val="20"/>
        </w:rPr>
      </w:pPr>
    </w:p>
    <w:p w14:paraId="0A9A6942" w14:textId="77777777" w:rsidR="009900E5" w:rsidRDefault="00000000">
      <w:pPr>
        <w:numPr>
          <w:ilvl w:val="1"/>
          <w:numId w:val="15"/>
        </w:numPr>
        <w:ind w:hanging="720"/>
        <w:jc w:val="both"/>
        <w:rPr>
          <w:sz w:val="20"/>
          <w:szCs w:val="20"/>
        </w:rPr>
      </w:pPr>
      <w:r>
        <w:rPr>
          <w:b/>
          <w:bCs/>
          <w:sz w:val="20"/>
          <w:szCs w:val="20"/>
        </w:rPr>
        <w:t>Chấm Dứt Hợp Đồng</w:t>
      </w:r>
    </w:p>
    <w:p w14:paraId="60C4BB8D" w14:textId="77777777" w:rsidR="009900E5" w:rsidRDefault="009900E5">
      <w:pPr>
        <w:ind w:left="1440"/>
        <w:jc w:val="both"/>
        <w:rPr>
          <w:sz w:val="20"/>
          <w:szCs w:val="20"/>
        </w:rPr>
      </w:pPr>
    </w:p>
    <w:p w14:paraId="765C015D" w14:textId="77777777" w:rsidR="009900E5" w:rsidRDefault="00000000">
      <w:pPr>
        <w:numPr>
          <w:ilvl w:val="0"/>
          <w:numId w:val="16"/>
        </w:numPr>
        <w:ind w:left="1440" w:hanging="720"/>
        <w:jc w:val="both"/>
        <w:rPr>
          <w:sz w:val="20"/>
          <w:szCs w:val="20"/>
        </w:rPr>
      </w:pPr>
      <w:r>
        <w:rPr>
          <w:sz w:val="20"/>
          <w:szCs w:val="20"/>
        </w:rPr>
        <w:t>Các trường hợp chấm dứt Hợp Đồng:</w:t>
      </w:r>
    </w:p>
    <w:p w14:paraId="42AD3144" w14:textId="77777777" w:rsidR="009900E5" w:rsidRDefault="009900E5">
      <w:pPr>
        <w:ind w:left="1440"/>
        <w:jc w:val="both"/>
        <w:rPr>
          <w:sz w:val="20"/>
          <w:szCs w:val="20"/>
        </w:rPr>
      </w:pPr>
    </w:p>
    <w:p w14:paraId="0947C783" w14:textId="77777777" w:rsidR="009900E5" w:rsidRDefault="00000000">
      <w:pPr>
        <w:numPr>
          <w:ilvl w:val="0"/>
          <w:numId w:val="17"/>
        </w:numPr>
        <w:ind w:left="2160" w:hanging="720"/>
        <w:jc w:val="both"/>
        <w:rPr>
          <w:sz w:val="20"/>
          <w:szCs w:val="20"/>
        </w:rPr>
      </w:pPr>
      <w:r>
        <w:rPr>
          <w:sz w:val="20"/>
          <w:szCs w:val="20"/>
        </w:rPr>
        <w:t>Khi Hợp Đồng hết hạn mà Các Bên không muốn gia hạn Hợp Đồng.</w:t>
      </w:r>
    </w:p>
    <w:p w14:paraId="21BD9CD9" w14:textId="77777777" w:rsidR="009900E5" w:rsidRDefault="009900E5">
      <w:pPr>
        <w:ind w:left="2160"/>
        <w:jc w:val="both"/>
        <w:rPr>
          <w:sz w:val="20"/>
          <w:szCs w:val="20"/>
        </w:rPr>
      </w:pPr>
    </w:p>
    <w:p w14:paraId="0236E36A" w14:textId="77777777" w:rsidR="009900E5" w:rsidRDefault="00000000">
      <w:pPr>
        <w:numPr>
          <w:ilvl w:val="0"/>
          <w:numId w:val="17"/>
        </w:numPr>
        <w:ind w:left="2160" w:hanging="720"/>
        <w:jc w:val="both"/>
        <w:rPr>
          <w:sz w:val="20"/>
          <w:szCs w:val="20"/>
        </w:rPr>
      </w:pPr>
      <w:r>
        <w:rPr>
          <w:sz w:val="20"/>
          <w:szCs w:val="20"/>
        </w:rPr>
        <w:t>Theo thoả thuận của Các Bên.</w:t>
      </w:r>
    </w:p>
    <w:p w14:paraId="0EBEFDED" w14:textId="77777777" w:rsidR="009900E5" w:rsidRDefault="009900E5">
      <w:pPr>
        <w:jc w:val="both"/>
        <w:rPr>
          <w:sz w:val="20"/>
          <w:szCs w:val="20"/>
        </w:rPr>
      </w:pPr>
    </w:p>
    <w:p w14:paraId="50202B37" w14:textId="77777777" w:rsidR="009900E5" w:rsidRDefault="00000000">
      <w:pPr>
        <w:numPr>
          <w:ilvl w:val="0"/>
          <w:numId w:val="17"/>
        </w:numPr>
        <w:ind w:left="2160" w:hanging="720"/>
        <w:jc w:val="both"/>
        <w:rPr>
          <w:sz w:val="20"/>
          <w:szCs w:val="20"/>
        </w:rPr>
      </w:pPr>
      <w:r>
        <w:rPr>
          <w:sz w:val="20"/>
          <w:szCs w:val="20"/>
        </w:rPr>
        <w:t>Trường hợp một trong Các Bên muốn chấm dứt Hợp Đồng trước hạn thì phải thông báo bằng văn bản cho Bên còn lại trước ít nhất 30 ngày.</w:t>
      </w:r>
    </w:p>
    <w:p w14:paraId="7D26BDB6" w14:textId="77777777" w:rsidR="009900E5" w:rsidRDefault="009900E5">
      <w:pPr>
        <w:ind w:left="2160" w:hanging="720"/>
        <w:jc w:val="both"/>
        <w:rPr>
          <w:sz w:val="20"/>
          <w:szCs w:val="20"/>
        </w:rPr>
      </w:pPr>
    </w:p>
    <w:p w14:paraId="5248DC10" w14:textId="77777777" w:rsidR="009900E5" w:rsidRDefault="00000000">
      <w:pPr>
        <w:numPr>
          <w:ilvl w:val="0"/>
          <w:numId w:val="17"/>
        </w:numPr>
        <w:ind w:left="2160" w:hanging="720"/>
        <w:jc w:val="both"/>
        <w:rPr>
          <w:sz w:val="20"/>
          <w:szCs w:val="20"/>
        </w:rPr>
      </w:pPr>
      <w:r>
        <w:rPr>
          <w:sz w:val="20"/>
          <w:szCs w:val="20"/>
        </w:rPr>
        <w:lastRenderedPageBreak/>
        <w:t>Một trong Các Bên có quyền đơn phương chấm dứt Hợp Đồng nếu một Bên vi phạm một trong các nghĩa vụ đã thoả thuận nhưng không khắc phục trong thời hạn 15 ngày kể từ ngày Bên bị vi phạm yêu cầu khắc phục.</w:t>
      </w:r>
    </w:p>
    <w:p w14:paraId="502F2FD9" w14:textId="77777777" w:rsidR="009900E5" w:rsidRDefault="009900E5">
      <w:pPr>
        <w:ind w:left="2160" w:hanging="720"/>
        <w:jc w:val="both"/>
        <w:rPr>
          <w:sz w:val="20"/>
          <w:szCs w:val="20"/>
        </w:rPr>
      </w:pPr>
    </w:p>
    <w:p w14:paraId="3D4B7019" w14:textId="77777777" w:rsidR="009900E5" w:rsidRDefault="00000000">
      <w:pPr>
        <w:numPr>
          <w:ilvl w:val="0"/>
          <w:numId w:val="17"/>
        </w:numPr>
        <w:ind w:left="2160" w:hanging="720"/>
        <w:jc w:val="both"/>
        <w:rPr>
          <w:sz w:val="20"/>
          <w:szCs w:val="20"/>
        </w:rPr>
      </w:pPr>
      <w:r>
        <w:rPr>
          <w:sz w:val="20"/>
          <w:szCs w:val="20"/>
        </w:rPr>
        <w:t>Theo quyết định của cơ quan nhà nước có thẩm quyền hoặc theo quy định của pháp luật.</w:t>
      </w:r>
    </w:p>
    <w:p w14:paraId="121847E0" w14:textId="77777777" w:rsidR="009900E5" w:rsidRDefault="009900E5">
      <w:pPr>
        <w:jc w:val="both"/>
        <w:rPr>
          <w:sz w:val="20"/>
          <w:szCs w:val="20"/>
        </w:rPr>
      </w:pPr>
    </w:p>
    <w:p w14:paraId="488A1937" w14:textId="77777777" w:rsidR="009900E5" w:rsidRDefault="00000000">
      <w:pPr>
        <w:numPr>
          <w:ilvl w:val="0"/>
          <w:numId w:val="16"/>
        </w:numPr>
        <w:ind w:left="1440" w:hanging="720"/>
        <w:jc w:val="both"/>
        <w:rPr>
          <w:sz w:val="20"/>
          <w:szCs w:val="20"/>
        </w:rPr>
      </w:pPr>
      <w:r>
        <w:rPr>
          <w:sz w:val="20"/>
          <w:szCs w:val="20"/>
        </w:rPr>
        <w:t>Các Bên vẫn tiếp tục thực hiện các nghĩa vụ phát sinh trước thời điểm Hợp Đồng này chấm dứt cho đến khi hoàn tất các nghĩa vụ đã thoả thuận, bao gồm nhưng không giới hạn các nghĩa vụ thanh toán, bồi thường.</w:t>
      </w:r>
    </w:p>
    <w:p w14:paraId="74F63FB3" w14:textId="77777777" w:rsidR="009900E5" w:rsidRDefault="009900E5">
      <w:pPr>
        <w:jc w:val="both"/>
        <w:rPr>
          <w:sz w:val="20"/>
          <w:szCs w:val="20"/>
        </w:rPr>
      </w:pPr>
    </w:p>
    <w:p w14:paraId="25F6A55F" w14:textId="77777777" w:rsidR="009900E5" w:rsidRDefault="00000000">
      <w:pPr>
        <w:numPr>
          <w:ilvl w:val="1"/>
          <w:numId w:val="15"/>
        </w:numPr>
        <w:ind w:hanging="720"/>
        <w:jc w:val="both"/>
        <w:rPr>
          <w:sz w:val="20"/>
          <w:szCs w:val="20"/>
        </w:rPr>
      </w:pPr>
      <w:r>
        <w:rPr>
          <w:b/>
          <w:bCs/>
          <w:sz w:val="20"/>
          <w:szCs w:val="20"/>
        </w:rPr>
        <w:t>Bất Khả Kháng và Sự Kiện Khách Quan</w:t>
      </w:r>
    </w:p>
    <w:p w14:paraId="0233045C" w14:textId="77777777" w:rsidR="009900E5" w:rsidRDefault="009900E5">
      <w:pPr>
        <w:ind w:left="720"/>
        <w:jc w:val="both"/>
        <w:rPr>
          <w:sz w:val="20"/>
          <w:szCs w:val="20"/>
        </w:rPr>
      </w:pPr>
    </w:p>
    <w:p w14:paraId="7A3ADE89" w14:textId="77777777" w:rsidR="009900E5" w:rsidRDefault="00000000">
      <w:pPr>
        <w:numPr>
          <w:ilvl w:val="0"/>
          <w:numId w:val="18"/>
        </w:numPr>
        <w:ind w:left="1440" w:hanging="731"/>
        <w:jc w:val="both"/>
        <w:rPr>
          <w:sz w:val="20"/>
          <w:szCs w:val="20"/>
        </w:rPr>
      </w:pPr>
      <w:r>
        <w:rPr>
          <w:sz w:val="20"/>
          <w:szCs w:val="20"/>
        </w:rPr>
        <w:t>Trường Hợp Bất Khả Kháng hay Sự Kiện Khách Quan là sự kiện xảy ra một cách khách quan không thể lường trước được và không thể khắc phục được mặc dù đã áp dụng mọi biện pháp cần thiết và khả năng cho phép. Các Bên nhất trí thỏa thuận một trong các trường hợp sau đây được coi là Sự Kiện Bất Khả Kháng:</w:t>
      </w:r>
    </w:p>
    <w:p w14:paraId="3F7838EA" w14:textId="77777777" w:rsidR="009900E5" w:rsidRDefault="009900E5">
      <w:pPr>
        <w:jc w:val="both"/>
        <w:rPr>
          <w:sz w:val="20"/>
          <w:szCs w:val="20"/>
        </w:rPr>
      </w:pPr>
    </w:p>
    <w:p w14:paraId="022C3F41" w14:textId="77777777" w:rsidR="009900E5" w:rsidRDefault="00000000">
      <w:pPr>
        <w:numPr>
          <w:ilvl w:val="2"/>
          <w:numId w:val="19"/>
        </w:numPr>
        <w:ind w:left="2160"/>
        <w:jc w:val="both"/>
        <w:rPr>
          <w:sz w:val="20"/>
          <w:szCs w:val="20"/>
        </w:rPr>
      </w:pPr>
      <w:r>
        <w:rPr>
          <w:sz w:val="20"/>
          <w:szCs w:val="20"/>
        </w:rPr>
        <w:t>Do chiến tranh hoặc do thiên tai, dịch bệnh, bạo động, đình công; hoặc do sự thay đổi chính sách, các quy định pháp luật của Nhà nước có ảnh hưởng trực tiếp hoặc gián tiếp đến việc thực hiện nghĩa vụ theo Hợp Đồng của một trong Các Bên;</w:t>
      </w:r>
    </w:p>
    <w:p w14:paraId="768356B5" w14:textId="77777777" w:rsidR="009900E5" w:rsidRDefault="009900E5">
      <w:pPr>
        <w:ind w:left="2160"/>
        <w:jc w:val="both"/>
        <w:rPr>
          <w:sz w:val="20"/>
          <w:szCs w:val="20"/>
        </w:rPr>
      </w:pPr>
    </w:p>
    <w:p w14:paraId="27A26381" w14:textId="77777777" w:rsidR="009900E5" w:rsidRDefault="00000000">
      <w:pPr>
        <w:numPr>
          <w:ilvl w:val="2"/>
          <w:numId w:val="19"/>
        </w:numPr>
        <w:ind w:left="2160"/>
        <w:jc w:val="both"/>
        <w:rPr>
          <w:sz w:val="20"/>
          <w:szCs w:val="20"/>
        </w:rPr>
      </w:pPr>
      <w:r>
        <w:rPr>
          <w:sz w:val="20"/>
          <w:szCs w:val="20"/>
        </w:rPr>
        <w:t>Do phải thực hiện quyết định của cơ quan nhà nước có thẩm quyền hoặc các trường hợp khác do Pháp Luật quy định mà không phải xuất phát do lỗi của Các Bên;</w:t>
      </w:r>
    </w:p>
    <w:p w14:paraId="1BD01F1C" w14:textId="77777777" w:rsidR="009900E5" w:rsidRDefault="009900E5">
      <w:pPr>
        <w:jc w:val="both"/>
        <w:rPr>
          <w:sz w:val="20"/>
          <w:szCs w:val="20"/>
        </w:rPr>
      </w:pPr>
    </w:p>
    <w:p w14:paraId="1A464772" w14:textId="77777777" w:rsidR="009900E5" w:rsidRDefault="00000000">
      <w:pPr>
        <w:numPr>
          <w:ilvl w:val="2"/>
          <w:numId w:val="19"/>
        </w:numPr>
        <w:ind w:left="2160"/>
        <w:jc w:val="both"/>
        <w:rPr>
          <w:sz w:val="20"/>
          <w:szCs w:val="20"/>
        </w:rPr>
      </w:pPr>
      <w:r>
        <w:rPr>
          <w:sz w:val="20"/>
          <w:szCs w:val="20"/>
        </w:rPr>
        <w:t>Những sự kiện ngoài sự kiểm soát bao gồm nhưng không giới hạn ở việc hư hỏng điện hoặc từ trường, hoặc mất hình ảnh, dữ liệu, bản lưu điện tử hoặc ảnh chụp; bất kỳ khiếm khuyết hoặc đặc tính nào có liên quan đến bản chất của Bưu Gửi, ngay cả khi GHN đã biết; bất kỳ hành động hay sự thiếu sót nào của người không phải là nhân viên hoặc trong Hợp Đồng với GHN, ví dụ như: Người Gửi, Người Nhận, bên thứ ba, cơ quan hải quan hoặc các cơ quan khác.</w:t>
      </w:r>
    </w:p>
    <w:p w14:paraId="152FA4D4" w14:textId="77777777" w:rsidR="009900E5" w:rsidRDefault="009900E5">
      <w:pPr>
        <w:jc w:val="both"/>
        <w:rPr>
          <w:sz w:val="20"/>
          <w:szCs w:val="20"/>
        </w:rPr>
      </w:pPr>
    </w:p>
    <w:p w14:paraId="5FD30645" w14:textId="77777777" w:rsidR="009900E5" w:rsidRDefault="00000000">
      <w:pPr>
        <w:numPr>
          <w:ilvl w:val="0"/>
          <w:numId w:val="18"/>
        </w:numPr>
        <w:ind w:left="1440" w:hanging="731"/>
        <w:jc w:val="both"/>
        <w:rPr>
          <w:sz w:val="20"/>
          <w:szCs w:val="20"/>
        </w:rPr>
      </w:pPr>
      <w:r>
        <w:rPr>
          <w:sz w:val="20"/>
          <w:szCs w:val="20"/>
        </w:rPr>
        <w:t>Không Bên nào phải chịu trách nhiệm đối với việc không thực hiện hoặc chậm trễ thực hiện nghĩa vụ của mình theo Hợp Đồng này nếu như có nguyên nhân từ những Sự Kiện Bất Khả Kháng.</w:t>
      </w:r>
    </w:p>
    <w:p w14:paraId="3DA47A2E" w14:textId="77777777" w:rsidR="009900E5" w:rsidRDefault="009900E5">
      <w:pPr>
        <w:ind w:left="1440"/>
        <w:jc w:val="both"/>
        <w:rPr>
          <w:sz w:val="20"/>
          <w:szCs w:val="20"/>
        </w:rPr>
      </w:pPr>
    </w:p>
    <w:p w14:paraId="69F00CE0" w14:textId="77777777" w:rsidR="009900E5" w:rsidRDefault="00000000">
      <w:pPr>
        <w:numPr>
          <w:ilvl w:val="0"/>
          <w:numId w:val="18"/>
        </w:numPr>
        <w:ind w:left="1440" w:hanging="731"/>
        <w:jc w:val="both"/>
        <w:rPr>
          <w:sz w:val="20"/>
          <w:szCs w:val="20"/>
        </w:rPr>
      </w:pPr>
      <w:r>
        <w:rPr>
          <w:sz w:val="20"/>
          <w:szCs w:val="20"/>
        </w:rPr>
        <w:t>Trong trường hợp Sự Kiện Bất Khả Kháng kéo dài quá 01 (một) tháng, Các Bên có quyền chấm dứt Hợp Đồng và tùy vào tình trạng Bất Khả Kháng tại thời điểm đó, sẽ thống nhất phương án chấm dứt trên cơ sở công bằng, hợp lý cho Các Bên.</w:t>
      </w:r>
    </w:p>
    <w:p w14:paraId="392AE93B" w14:textId="77777777" w:rsidR="009900E5" w:rsidRDefault="00000000">
      <w:pPr>
        <w:numPr>
          <w:ilvl w:val="1"/>
          <w:numId w:val="15"/>
        </w:numPr>
        <w:spacing w:before="120" w:after="120"/>
        <w:ind w:hanging="720"/>
        <w:jc w:val="both"/>
        <w:rPr>
          <w:sz w:val="20"/>
          <w:szCs w:val="20"/>
        </w:rPr>
      </w:pPr>
      <w:r>
        <w:rPr>
          <w:b/>
          <w:bCs/>
          <w:sz w:val="20"/>
          <w:szCs w:val="20"/>
        </w:rPr>
        <w:t>Luật Điều Chỉnh Và Giải Quyết Tranh Chấp</w:t>
      </w:r>
    </w:p>
    <w:p w14:paraId="3E425FF0" w14:textId="77777777" w:rsidR="009900E5" w:rsidRDefault="00000000">
      <w:pPr>
        <w:numPr>
          <w:ilvl w:val="0"/>
          <w:numId w:val="11"/>
        </w:numPr>
        <w:spacing w:before="120" w:after="120"/>
        <w:ind w:left="1440" w:hanging="720"/>
        <w:jc w:val="both"/>
        <w:rPr>
          <w:sz w:val="20"/>
          <w:szCs w:val="20"/>
        </w:rPr>
      </w:pPr>
      <w:r>
        <w:rPr>
          <w:sz w:val="20"/>
          <w:szCs w:val="20"/>
        </w:rPr>
        <w:t>Hợp Đồng này được điều chỉnh và giải thích theo pháp luật Việt Nam.</w:t>
      </w:r>
    </w:p>
    <w:p w14:paraId="13675C6C" w14:textId="77777777" w:rsidR="009900E5" w:rsidRDefault="00000000">
      <w:pPr>
        <w:numPr>
          <w:ilvl w:val="0"/>
          <w:numId w:val="11"/>
        </w:numPr>
        <w:spacing w:before="120" w:after="120"/>
        <w:ind w:left="1440" w:hanging="720"/>
        <w:jc w:val="both"/>
      </w:pPr>
      <w:r>
        <w:rPr>
          <w:sz w:val="20"/>
          <w:szCs w:val="20"/>
        </w:rPr>
        <w:t>Bất kỳ tranh chấp, bất đồng, khác biệt hoặc khiếu nại nào phát sinh từ hoặc liên quan đến Hợp Đồng này, bao gồm sự tồn tại, hiệu lực, giải thích, thực hiện, vi phạm hoặc chấm dứt Hợp Đồng này hoặc bất kỳ tranh chấp về các nghĩa vụ ngoài Hợp Đồng phát sinh từ hoặc liên quan đến Hợp Đồng, sẽ được giải quyết bằng phương thức trọng tài do Trung tâm Trọng tài Quốc tế Việt Nam (“</w:t>
      </w:r>
      <w:r>
        <w:rPr>
          <w:b/>
          <w:bCs/>
          <w:sz w:val="20"/>
          <w:szCs w:val="20"/>
        </w:rPr>
        <w:t>VIAC</w:t>
      </w:r>
      <w:r>
        <w:rPr>
          <w:sz w:val="20"/>
          <w:szCs w:val="20"/>
        </w:rPr>
        <w:t>”) thực hiện theo Quy Tắc Trọng Tài của VIAC. Nơi giải quyết trọng tài là Thành phố Hồ Chí Minh và Hội Đồng Trọng Tài sẽ bao gồm một trọng tài viên duy nhất được chỉ định theo Quy Tắc Trọng Tài của VIAC. Các thủ tục trọng tài sẽ được tiến hành bằng tiếng Việt. Bên thua kiện phải chịu mọi chi phí phát sinh, kể cả phí luật sư.</w:t>
      </w:r>
    </w:p>
    <w:p w14:paraId="7F5153BA" w14:textId="77777777" w:rsidR="009900E5" w:rsidRDefault="00000000">
      <w:pPr>
        <w:numPr>
          <w:ilvl w:val="1"/>
          <w:numId w:val="15"/>
        </w:numPr>
        <w:spacing w:before="120" w:after="120"/>
        <w:ind w:hanging="720"/>
        <w:jc w:val="both"/>
        <w:rPr>
          <w:sz w:val="20"/>
          <w:szCs w:val="20"/>
        </w:rPr>
      </w:pPr>
      <w:r>
        <w:rPr>
          <w:b/>
          <w:bCs/>
          <w:sz w:val="20"/>
          <w:szCs w:val="20"/>
        </w:rPr>
        <w:t xml:space="preserve">Thông Báo </w:t>
      </w:r>
    </w:p>
    <w:p w14:paraId="6E06051F" w14:textId="77777777" w:rsidR="009900E5" w:rsidRDefault="00000000">
      <w:pPr>
        <w:numPr>
          <w:ilvl w:val="0"/>
          <w:numId w:val="20"/>
        </w:numPr>
        <w:spacing w:before="120" w:after="120"/>
        <w:ind w:left="1418" w:hanging="698"/>
        <w:jc w:val="both"/>
        <w:rPr>
          <w:sz w:val="20"/>
          <w:szCs w:val="20"/>
        </w:rPr>
      </w:pPr>
      <w:bookmarkStart w:id="55" w:name="_pidrqb9uavt9" w:colFirst="0" w:colLast="0"/>
      <w:bookmarkEnd w:id="55"/>
      <w:r>
        <w:rPr>
          <w:sz w:val="20"/>
          <w:szCs w:val="20"/>
        </w:rPr>
        <w:t>Trong quá trình thực hiện Hợp Đồng Bưu Chính, các Bên sẽ trao đổi và liên hệ thông qua các thông tin liên hệ của mỗi Bên đã được ghi nhận tại Phần Thông tin Bên Sử dụng Dịch vụ và Bên Cung cấp dịch vụ của  Hợp Đồng này đã được đề cập tại để xử lý các hạng mục liên quan và các vấn đề phát sinh (nếu có)</w:t>
      </w:r>
    </w:p>
    <w:p w14:paraId="77FF6E85" w14:textId="77777777" w:rsidR="009900E5" w:rsidRDefault="00000000">
      <w:pPr>
        <w:numPr>
          <w:ilvl w:val="0"/>
          <w:numId w:val="20"/>
        </w:numPr>
        <w:spacing w:before="120" w:after="120"/>
        <w:ind w:left="1418" w:hanging="698"/>
        <w:jc w:val="both"/>
        <w:rPr>
          <w:sz w:val="20"/>
          <w:szCs w:val="20"/>
        </w:rPr>
      </w:pPr>
      <w:r>
        <w:rPr>
          <w:sz w:val="20"/>
          <w:szCs w:val="20"/>
        </w:rPr>
        <w:t>Trường hợp có sự thay đổi về thông tin liên hệ Các Bên tại Phụ lục này thì Bên có sự thay đổi phải thông báo cho Bên còn lại và Các Bên sẽ thông báo đến Bên còn lại thông qua email hoặc bằng văn bản. Trường hợp Bên nào có sự thay đổi về nhân sự liên hệ mà không thông báo thì mọi thông báo được gửi đến thông tin của các nhân sự tại Phụ lục này được xác nhận là hợp pháp và là cơ sở để giải quyết vấn đề.</w:t>
      </w:r>
    </w:p>
    <w:p w14:paraId="1D3FD2B0" w14:textId="77777777" w:rsidR="009900E5" w:rsidRDefault="00000000">
      <w:pPr>
        <w:numPr>
          <w:ilvl w:val="1"/>
          <w:numId w:val="15"/>
        </w:numPr>
        <w:spacing w:before="120" w:after="120"/>
        <w:ind w:hanging="720"/>
        <w:jc w:val="both"/>
        <w:rPr>
          <w:sz w:val="20"/>
          <w:szCs w:val="20"/>
        </w:rPr>
      </w:pPr>
      <w:r>
        <w:rPr>
          <w:b/>
          <w:sz w:val="20"/>
          <w:szCs w:val="20"/>
        </w:rPr>
        <w:t>Bảo Mật Thông Tin Và Bảo Vệ Dữ Liệu Cá Nhân</w:t>
      </w:r>
    </w:p>
    <w:p w14:paraId="348272D8" w14:textId="77777777" w:rsidR="009900E5" w:rsidRDefault="00000000">
      <w:pPr>
        <w:pStyle w:val="ListParagraph"/>
        <w:numPr>
          <w:ilvl w:val="1"/>
          <w:numId w:val="11"/>
        </w:numPr>
        <w:tabs>
          <w:tab w:val="left" w:pos="1440"/>
        </w:tabs>
        <w:spacing w:before="120" w:after="120"/>
        <w:ind w:left="1440" w:hanging="720"/>
        <w:jc w:val="both"/>
        <w:rPr>
          <w:sz w:val="20"/>
          <w:szCs w:val="20"/>
        </w:rPr>
      </w:pPr>
      <w:r>
        <w:rPr>
          <w:sz w:val="20"/>
          <w:szCs w:val="20"/>
        </w:rPr>
        <w:t>Bảo mật thông tin</w:t>
      </w:r>
    </w:p>
    <w:p w14:paraId="0B7C9832" w14:textId="77777777" w:rsidR="009900E5" w:rsidRDefault="00000000">
      <w:pPr>
        <w:numPr>
          <w:ilvl w:val="1"/>
          <w:numId w:val="13"/>
        </w:numPr>
        <w:tabs>
          <w:tab w:val="left" w:pos="2160"/>
        </w:tabs>
        <w:spacing w:before="120" w:after="120"/>
        <w:ind w:left="2160" w:hanging="720"/>
        <w:jc w:val="both"/>
        <w:rPr>
          <w:sz w:val="20"/>
          <w:szCs w:val="20"/>
        </w:rPr>
      </w:pPr>
      <w:r>
        <w:rPr>
          <w:sz w:val="20"/>
          <w:szCs w:val="20"/>
        </w:rPr>
        <w:t>Thông Tin Mật là bất kỳ hoặc tất cả thông tin, dữ liệu hoặc tài liệu thuộc bất kì hình thức nào, được cung cấp, được tiết lộ hoặc được để lộ (một cách gián tiếp hoặc trực tiếp) bởi một Bên (“</w:t>
      </w:r>
      <w:r>
        <w:rPr>
          <w:b/>
          <w:sz w:val="20"/>
          <w:szCs w:val="20"/>
        </w:rPr>
        <w:t>Bên Tiết Lộ</w:t>
      </w:r>
      <w:r>
        <w:rPr>
          <w:sz w:val="20"/>
          <w:szCs w:val="20"/>
        </w:rPr>
        <w:t>”) cho Bên còn lại (“</w:t>
      </w:r>
      <w:r>
        <w:rPr>
          <w:b/>
          <w:sz w:val="20"/>
          <w:szCs w:val="20"/>
        </w:rPr>
        <w:t>Bên Nhận</w:t>
      </w:r>
      <w:r>
        <w:rPr>
          <w:sz w:val="20"/>
          <w:szCs w:val="20"/>
        </w:rPr>
        <w:t>”); hoặc Bên Nhận có được qua việc truy cập thông tin liên quan hoặc là kết quả của việc ký kết Hợp Đồng hoặc thực hiện nghĩa vụ theo Hợp Đồng mà thông tin đó dù được đánh dấu là tài liệu mật hay không.</w:t>
      </w:r>
    </w:p>
    <w:p w14:paraId="45E773D4" w14:textId="77777777" w:rsidR="009900E5" w:rsidRDefault="00000000">
      <w:pPr>
        <w:numPr>
          <w:ilvl w:val="1"/>
          <w:numId w:val="13"/>
        </w:numPr>
        <w:tabs>
          <w:tab w:val="left" w:pos="2160"/>
        </w:tabs>
        <w:spacing w:before="120" w:after="120"/>
        <w:ind w:left="2160" w:hanging="720"/>
        <w:jc w:val="both"/>
        <w:rPr>
          <w:sz w:val="20"/>
          <w:szCs w:val="20"/>
        </w:rPr>
      </w:pPr>
      <w:r>
        <w:rPr>
          <w:sz w:val="20"/>
          <w:szCs w:val="20"/>
        </w:rPr>
        <w:t>Thông Tin Mật không bao gồm các thông tin mà Bên Nhận bằng lý lẽ hợp lý và có cơ sở chắc chắn rằng những thông tin đó:</w:t>
      </w:r>
    </w:p>
    <w:p w14:paraId="5B5378A9" w14:textId="77777777" w:rsidR="009900E5" w:rsidRDefault="009900E5">
      <w:pPr>
        <w:spacing w:before="120" w:after="120"/>
        <w:jc w:val="both"/>
        <w:rPr>
          <w:sz w:val="20"/>
          <w:szCs w:val="20"/>
        </w:rPr>
      </w:pPr>
    </w:p>
    <w:p w14:paraId="2C48D3C5" w14:textId="77777777" w:rsidR="009900E5" w:rsidRDefault="00000000">
      <w:pPr>
        <w:pStyle w:val="ListParagraph"/>
        <w:numPr>
          <w:ilvl w:val="0"/>
          <w:numId w:val="21"/>
        </w:numPr>
        <w:spacing w:before="120" w:after="120"/>
        <w:ind w:left="2430" w:hanging="270"/>
        <w:jc w:val="both"/>
        <w:rPr>
          <w:sz w:val="20"/>
          <w:szCs w:val="20"/>
        </w:rPr>
      </w:pPr>
      <w:r>
        <w:rPr>
          <w:sz w:val="20"/>
          <w:szCs w:val="20"/>
        </w:rPr>
        <w:t>Đã là một phần của phạm vi công khai tại thời điểm công bố cho Bên Nhận; hoặc</w:t>
      </w:r>
    </w:p>
    <w:p w14:paraId="00F10762" w14:textId="77777777" w:rsidR="009900E5" w:rsidRDefault="00000000">
      <w:pPr>
        <w:pStyle w:val="ListParagraph"/>
        <w:numPr>
          <w:ilvl w:val="0"/>
          <w:numId w:val="21"/>
        </w:numPr>
        <w:spacing w:before="120" w:after="120"/>
        <w:ind w:left="2430" w:hanging="270"/>
        <w:jc w:val="both"/>
        <w:rPr>
          <w:sz w:val="20"/>
          <w:szCs w:val="20"/>
        </w:rPr>
      </w:pPr>
      <w:r>
        <w:rPr>
          <w:sz w:val="20"/>
          <w:szCs w:val="20"/>
        </w:rPr>
        <w:t>Đã được Bên Nhận biết đến trước thời điểm công bố thông tin; hoặc</w:t>
      </w:r>
    </w:p>
    <w:p w14:paraId="39B4F3C6" w14:textId="77777777" w:rsidR="009900E5" w:rsidRDefault="00000000">
      <w:pPr>
        <w:pStyle w:val="ListParagraph"/>
        <w:numPr>
          <w:ilvl w:val="0"/>
          <w:numId w:val="21"/>
        </w:numPr>
        <w:spacing w:before="120" w:after="120"/>
        <w:ind w:left="2430" w:hanging="270"/>
        <w:jc w:val="both"/>
        <w:rPr>
          <w:sz w:val="20"/>
          <w:szCs w:val="20"/>
        </w:rPr>
      </w:pPr>
      <w:r>
        <w:rPr>
          <w:sz w:val="20"/>
          <w:szCs w:val="20"/>
        </w:rPr>
        <w:t>Sẽ trở thành một phần của phạm vi công khai không do lỗi của Bên Nhận; hoặc</w:t>
      </w:r>
    </w:p>
    <w:p w14:paraId="6DF8BD1B" w14:textId="77777777" w:rsidR="009900E5" w:rsidRDefault="00000000">
      <w:pPr>
        <w:pStyle w:val="ListParagraph"/>
        <w:numPr>
          <w:ilvl w:val="0"/>
          <w:numId w:val="21"/>
        </w:numPr>
        <w:spacing w:before="120" w:after="120"/>
        <w:ind w:left="2430" w:hanging="270"/>
        <w:jc w:val="both"/>
        <w:rPr>
          <w:sz w:val="20"/>
          <w:szCs w:val="20"/>
        </w:rPr>
      </w:pPr>
      <w:r>
        <w:rPr>
          <w:sz w:val="20"/>
          <w:szCs w:val="20"/>
        </w:rPr>
        <w:t>Do Bên Nhận có được hợp pháp mà không có hạn chế về công bố, sử dụng; hoặc</w:t>
      </w:r>
    </w:p>
    <w:p w14:paraId="7A7BB9BA" w14:textId="77777777" w:rsidR="009900E5" w:rsidRDefault="00000000">
      <w:pPr>
        <w:pStyle w:val="ListParagraph"/>
        <w:numPr>
          <w:ilvl w:val="0"/>
          <w:numId w:val="21"/>
        </w:numPr>
        <w:spacing w:before="120" w:after="120"/>
        <w:ind w:left="2430" w:hanging="270"/>
        <w:jc w:val="both"/>
        <w:rPr>
          <w:sz w:val="20"/>
          <w:szCs w:val="20"/>
        </w:rPr>
      </w:pPr>
      <w:r>
        <w:rPr>
          <w:sz w:val="20"/>
          <w:szCs w:val="20"/>
        </w:rPr>
        <w:t>Đã được hoặc đang được phát triển độc lập bởi Bên Nhận mà không vi phạm bất kỳ nghĩa vụ bảo mật và không có sự tham khảo Thông Tin Mật.</w:t>
      </w:r>
    </w:p>
    <w:p w14:paraId="77911DC3" w14:textId="77777777" w:rsidR="009900E5" w:rsidRDefault="00000000">
      <w:pPr>
        <w:pStyle w:val="ListParagraph"/>
        <w:numPr>
          <w:ilvl w:val="1"/>
          <w:numId w:val="11"/>
        </w:numPr>
        <w:spacing w:before="120" w:after="120"/>
        <w:ind w:left="1530" w:hanging="810"/>
        <w:jc w:val="both"/>
        <w:rPr>
          <w:sz w:val="20"/>
          <w:szCs w:val="20"/>
        </w:rPr>
      </w:pPr>
      <w:r>
        <w:rPr>
          <w:sz w:val="20"/>
          <w:szCs w:val="20"/>
        </w:rPr>
        <w:t>Tùy từng trường hợp, Khách Hàng/GHN có thể là Bên Nhận Thông Tin. Theo đó, Bên Nhận cam kết:</w:t>
      </w:r>
    </w:p>
    <w:p w14:paraId="152FB229" w14:textId="77777777" w:rsidR="009900E5" w:rsidRDefault="00000000">
      <w:pPr>
        <w:numPr>
          <w:ilvl w:val="1"/>
          <w:numId w:val="22"/>
        </w:numPr>
        <w:tabs>
          <w:tab w:val="left" w:pos="2160"/>
        </w:tabs>
        <w:spacing w:before="120" w:after="120"/>
        <w:ind w:left="2160" w:hanging="720"/>
        <w:jc w:val="both"/>
        <w:rPr>
          <w:sz w:val="20"/>
          <w:szCs w:val="20"/>
        </w:rPr>
      </w:pPr>
      <w:r>
        <w:rPr>
          <w:sz w:val="20"/>
          <w:szCs w:val="20"/>
        </w:rPr>
        <w:t>Bên Nhận chỉ được sử dụng Thông Tin Mật cho mục đích thực hiện các nghĩa vụ của mình theo Hợp Đồng này và phải thực hiện tất cả các biện pháp hợp lý để giảm thiểu nguy cơ tiết lộ Thông Tin Mật, bằng cách đảm bảo rằng chỉ có những nhân viên và giám đốc ("</w:t>
      </w:r>
      <w:r>
        <w:rPr>
          <w:b/>
          <w:sz w:val="20"/>
          <w:szCs w:val="20"/>
        </w:rPr>
        <w:t>Đại Diện</w:t>
      </w:r>
      <w:r>
        <w:rPr>
          <w:sz w:val="20"/>
          <w:szCs w:val="20"/>
        </w:rPr>
        <w:t>") của mình mà nhiệm vụ yêu cầu họ phải có thông tin đó mới có điều kiện tiếp cận nó hoặc người khác nhưng phải được sự đồng ý của Bên Tiết Lộ. Bên Nhận cũng cam kết rằng Đại Diện và bất kỳ người nào khác được sự đồng ý của Bên Tiết Lộ cũng phải tuân thủ cùng một mức độ bảo mật theo các điều khoản không kém khó khăn hơn so với các điều khoản theo đây và sẽ thi hành các biện pháp cần thiết để bảo đảm việc bảo mật.</w:t>
      </w:r>
    </w:p>
    <w:p w14:paraId="61D28D29" w14:textId="77777777" w:rsidR="009900E5" w:rsidRDefault="00000000">
      <w:pPr>
        <w:numPr>
          <w:ilvl w:val="1"/>
          <w:numId w:val="22"/>
        </w:numPr>
        <w:tabs>
          <w:tab w:val="left" w:pos="2160"/>
        </w:tabs>
        <w:spacing w:before="120" w:after="120"/>
        <w:ind w:left="2160" w:hanging="720"/>
        <w:jc w:val="both"/>
        <w:rPr>
          <w:sz w:val="20"/>
          <w:szCs w:val="20"/>
        </w:rPr>
      </w:pPr>
      <w:r>
        <w:rPr>
          <w:sz w:val="20"/>
          <w:szCs w:val="20"/>
        </w:rPr>
        <w:t>Bên Nhận phải trả lại hoặc hủy tất cả Thông Tin Mật thuộc về Bên Tiết Lộ khi chấm dứt Hợp Đồng này hoặc theo yêu cầu bằng văn bản của Bên Tiết Lộ, trừ khi pháp luật áp Dụng yêu cầu phải lưu giữ. Trường hợp Khách Hàng là Bên Nhận, trách nhiệm cụ thể của Khách Hàng như sau:</w:t>
      </w:r>
    </w:p>
    <w:p w14:paraId="657E358F" w14:textId="77777777" w:rsidR="009900E5" w:rsidRDefault="00000000">
      <w:pPr>
        <w:pStyle w:val="ListParagraph"/>
        <w:numPr>
          <w:ilvl w:val="0"/>
          <w:numId w:val="23"/>
        </w:numPr>
        <w:spacing w:before="120" w:after="120"/>
        <w:ind w:left="2430" w:hanging="270"/>
        <w:jc w:val="both"/>
        <w:rPr>
          <w:sz w:val="20"/>
          <w:szCs w:val="20"/>
        </w:rPr>
      </w:pPr>
      <w:r>
        <w:rPr>
          <w:sz w:val="20"/>
          <w:szCs w:val="20"/>
        </w:rPr>
        <w:t>Ngay lập tức ngừng việc sử dụng Thông Tin Mật; và</w:t>
      </w:r>
    </w:p>
    <w:p w14:paraId="35D99CB8" w14:textId="77777777" w:rsidR="009900E5" w:rsidRDefault="00000000">
      <w:pPr>
        <w:pStyle w:val="ListParagraph"/>
        <w:numPr>
          <w:ilvl w:val="0"/>
          <w:numId w:val="23"/>
        </w:numPr>
        <w:spacing w:before="120" w:after="120"/>
        <w:ind w:left="2430" w:hanging="270"/>
        <w:jc w:val="both"/>
        <w:rPr>
          <w:sz w:val="20"/>
          <w:szCs w:val="20"/>
        </w:rPr>
      </w:pPr>
      <w:r>
        <w:rPr>
          <w:sz w:val="20"/>
          <w:szCs w:val="20"/>
        </w:rPr>
        <w:t>Trong vòng bảy (07) ngày hoặc thời hạn khác theo quyết định của GHN, trả lại và/hoặc tiêu huỷ hoàn toàn Thông Tin Mật và tất cả các bản sao chép, thông báo, trích lục và/hoặc mô tả liên quan đến Thông Tin Mật; và</w:t>
      </w:r>
    </w:p>
    <w:p w14:paraId="785E1CA7" w14:textId="77777777" w:rsidR="009900E5" w:rsidRDefault="00000000">
      <w:pPr>
        <w:pStyle w:val="ListParagraph"/>
        <w:numPr>
          <w:ilvl w:val="0"/>
          <w:numId w:val="23"/>
        </w:numPr>
        <w:spacing w:before="120" w:after="120"/>
        <w:ind w:left="2430" w:hanging="270"/>
        <w:jc w:val="both"/>
        <w:rPr>
          <w:sz w:val="20"/>
          <w:szCs w:val="20"/>
        </w:rPr>
      </w:pPr>
      <w:r>
        <w:rPr>
          <w:sz w:val="20"/>
          <w:szCs w:val="20"/>
        </w:rPr>
        <w:t>Xác nhận bằng văn bản về việc đã thực hiện đầy đủ các nghĩa vụ quy định tại Điều này.</w:t>
      </w:r>
    </w:p>
    <w:p w14:paraId="4D7E1C64" w14:textId="77777777" w:rsidR="009900E5" w:rsidRDefault="009900E5">
      <w:pPr>
        <w:pStyle w:val="ListParagraph"/>
        <w:numPr>
          <w:ilvl w:val="0"/>
          <w:numId w:val="22"/>
        </w:numPr>
        <w:spacing w:before="120" w:after="120"/>
        <w:jc w:val="both"/>
        <w:rPr>
          <w:vanish/>
          <w:sz w:val="20"/>
          <w:szCs w:val="20"/>
        </w:rPr>
      </w:pPr>
    </w:p>
    <w:p w14:paraId="7A140D8E" w14:textId="77777777" w:rsidR="009900E5" w:rsidRDefault="009900E5">
      <w:pPr>
        <w:pStyle w:val="ListParagraph"/>
        <w:numPr>
          <w:ilvl w:val="0"/>
          <w:numId w:val="22"/>
        </w:numPr>
        <w:spacing w:before="120" w:after="120"/>
        <w:jc w:val="both"/>
        <w:rPr>
          <w:vanish/>
          <w:sz w:val="20"/>
          <w:szCs w:val="20"/>
        </w:rPr>
      </w:pPr>
    </w:p>
    <w:p w14:paraId="6E58E9A2" w14:textId="77777777" w:rsidR="009900E5" w:rsidRDefault="009900E5">
      <w:pPr>
        <w:pStyle w:val="ListParagraph"/>
        <w:numPr>
          <w:ilvl w:val="1"/>
          <w:numId w:val="22"/>
        </w:numPr>
        <w:spacing w:before="120" w:after="120"/>
        <w:jc w:val="both"/>
        <w:rPr>
          <w:vanish/>
          <w:sz w:val="20"/>
          <w:szCs w:val="20"/>
        </w:rPr>
      </w:pPr>
    </w:p>
    <w:p w14:paraId="6407DF2A" w14:textId="77777777" w:rsidR="009900E5" w:rsidRDefault="009900E5">
      <w:pPr>
        <w:pStyle w:val="ListParagraph"/>
        <w:numPr>
          <w:ilvl w:val="1"/>
          <w:numId w:val="22"/>
        </w:numPr>
        <w:spacing w:before="120" w:after="120"/>
        <w:jc w:val="both"/>
        <w:rPr>
          <w:vanish/>
          <w:sz w:val="20"/>
          <w:szCs w:val="20"/>
        </w:rPr>
      </w:pPr>
    </w:p>
    <w:p w14:paraId="1D093D14" w14:textId="77777777" w:rsidR="009900E5" w:rsidRDefault="009900E5">
      <w:pPr>
        <w:pStyle w:val="ListParagraph"/>
        <w:numPr>
          <w:ilvl w:val="2"/>
          <w:numId w:val="22"/>
        </w:numPr>
        <w:spacing w:before="120" w:after="120"/>
        <w:jc w:val="both"/>
        <w:rPr>
          <w:vanish/>
          <w:sz w:val="20"/>
          <w:szCs w:val="20"/>
        </w:rPr>
      </w:pPr>
    </w:p>
    <w:p w14:paraId="0678F48C" w14:textId="77777777" w:rsidR="009900E5" w:rsidRDefault="00000000">
      <w:pPr>
        <w:pStyle w:val="ListParagraph"/>
        <w:numPr>
          <w:ilvl w:val="0"/>
          <w:numId w:val="24"/>
        </w:numPr>
        <w:spacing w:before="120" w:after="120"/>
        <w:ind w:left="1620" w:hanging="900"/>
        <w:jc w:val="both"/>
        <w:rPr>
          <w:sz w:val="20"/>
          <w:szCs w:val="20"/>
        </w:rPr>
      </w:pPr>
      <w:r>
        <w:rPr>
          <w:sz w:val="20"/>
          <w:szCs w:val="20"/>
        </w:rPr>
        <w:t xml:space="preserve"> Dữ liệu cá nhân:</w:t>
      </w:r>
    </w:p>
    <w:p w14:paraId="694A4EE3" w14:textId="77777777" w:rsidR="009900E5" w:rsidRDefault="00000000">
      <w:pPr>
        <w:numPr>
          <w:ilvl w:val="1"/>
          <w:numId w:val="25"/>
        </w:numPr>
        <w:spacing w:before="120" w:after="120"/>
        <w:ind w:left="2160" w:hanging="810"/>
        <w:jc w:val="both"/>
        <w:rPr>
          <w:sz w:val="20"/>
          <w:szCs w:val="20"/>
        </w:rPr>
      </w:pPr>
      <w:r>
        <w:rPr>
          <w:sz w:val="20"/>
          <w:szCs w:val="20"/>
        </w:rPr>
        <w:t>Các Bên cam kết sẽ tuân thủ tất cả các luật và quy định hiện hành về bảo vệ dữ liệu, bao gồm nhưng không giới hạn ở Luật Bảo vệ dữ liệu cá nhân 2025 ban hành bởi Quốc hội vào ngày 26 tháng 6 năm 2025, và các văn bản hướng dẫn, sửa đổi, bổ sung của luậy này được ban hành tùy từng thời điểm.</w:t>
      </w:r>
    </w:p>
    <w:p w14:paraId="62C144DC" w14:textId="77777777" w:rsidR="009900E5" w:rsidRDefault="00000000">
      <w:pPr>
        <w:numPr>
          <w:ilvl w:val="1"/>
          <w:numId w:val="25"/>
        </w:numPr>
        <w:spacing w:before="120" w:after="120"/>
        <w:ind w:left="2160" w:hanging="810"/>
        <w:jc w:val="both"/>
        <w:rPr>
          <w:sz w:val="20"/>
          <w:szCs w:val="20"/>
        </w:rPr>
      </w:pPr>
      <w:r>
        <w:rPr>
          <w:sz w:val="20"/>
          <w:szCs w:val="20"/>
        </w:rPr>
        <w:t>Điều 5 này tiếp tục có hiệu lực ràng buộc Các Bên ngay cả khi Hợp Đồng bị chấm dứt hay thanh lý. Trừ trường hợp pháp luật có quy định khác, Bên vi phạm nghĩa vụ bảo mật theo quy định tại Điều này phải bồi thường mọi thiệt hại phát sinh cho Bên bị vi phạm</w:t>
      </w:r>
    </w:p>
    <w:p w14:paraId="2B7BA96E" w14:textId="77777777" w:rsidR="009900E5" w:rsidRDefault="00000000">
      <w:pPr>
        <w:numPr>
          <w:ilvl w:val="1"/>
          <w:numId w:val="15"/>
        </w:numPr>
        <w:spacing w:before="120" w:after="120"/>
        <w:ind w:hanging="720"/>
        <w:jc w:val="both"/>
        <w:rPr>
          <w:sz w:val="20"/>
          <w:szCs w:val="20"/>
        </w:rPr>
      </w:pPr>
      <w:r>
        <w:rPr>
          <w:b/>
          <w:bCs/>
          <w:sz w:val="20"/>
          <w:szCs w:val="20"/>
        </w:rPr>
        <w:t>Điều Khoản Chung</w:t>
      </w:r>
    </w:p>
    <w:p w14:paraId="421F9DF4" w14:textId="77777777" w:rsidR="009900E5" w:rsidRDefault="00000000">
      <w:pPr>
        <w:numPr>
          <w:ilvl w:val="0"/>
          <w:numId w:val="26"/>
        </w:numPr>
        <w:spacing w:before="120" w:after="120"/>
        <w:ind w:left="1440" w:hanging="720"/>
        <w:jc w:val="both"/>
        <w:rPr>
          <w:sz w:val="20"/>
          <w:szCs w:val="20"/>
        </w:rPr>
      </w:pPr>
      <w:r>
        <w:rPr>
          <w:sz w:val="20"/>
          <w:szCs w:val="20"/>
        </w:rPr>
        <w:t>Các Bên cam kết thực hiện đúng các điều khoản trong Hợp Đồng này, nếu Bên nào vi phạm sẽ phải chịu trách nhiệm trước Bên kia và trước pháp luật.</w:t>
      </w:r>
    </w:p>
    <w:p w14:paraId="51FB6DEF" w14:textId="77777777" w:rsidR="009900E5" w:rsidRDefault="00000000">
      <w:pPr>
        <w:numPr>
          <w:ilvl w:val="0"/>
          <w:numId w:val="26"/>
        </w:numPr>
        <w:spacing w:before="120" w:after="120"/>
        <w:ind w:left="1440" w:hanging="720"/>
        <w:jc w:val="both"/>
        <w:rPr>
          <w:sz w:val="20"/>
          <w:szCs w:val="20"/>
        </w:rPr>
      </w:pPr>
      <w:r>
        <w:rPr>
          <w:sz w:val="20"/>
          <w:szCs w:val="20"/>
        </w:rPr>
        <w:t>Trong khả năng thực hiện Dịch Vụ, GHN được quyền thuê hoặc hợp tác với bên thứ ba về việc thực hiện Dịch Vụ tại Hợp Đồng này mà không cần có sự chấp thuận của Khách Hàng.</w:t>
      </w:r>
    </w:p>
    <w:p w14:paraId="35B550ED" w14:textId="77777777" w:rsidR="009900E5" w:rsidRDefault="00000000">
      <w:pPr>
        <w:numPr>
          <w:ilvl w:val="0"/>
          <w:numId w:val="26"/>
        </w:numPr>
        <w:spacing w:before="120" w:after="120"/>
        <w:ind w:left="1440" w:hanging="720"/>
        <w:jc w:val="both"/>
        <w:rPr>
          <w:sz w:val="20"/>
          <w:szCs w:val="20"/>
        </w:rPr>
      </w:pPr>
      <w:r>
        <w:rPr>
          <w:sz w:val="20"/>
          <w:szCs w:val="20"/>
        </w:rPr>
        <w:t>Trong khả năng thực hiện Dịch Vụ, GHN được quyền thuê hoặc hợp tác với bên thứ ba về việc thực hiện Dịch Vụ tại Hợp Đồng này, tuy nhiên, GHN phải chịu trách nhiệm trước Khách Hàng về các thất thoát hoặc vi phạm Hợp Đồng của bên thứ ba mà GHN hợp tác.</w:t>
      </w:r>
    </w:p>
    <w:p w14:paraId="07EE6B8B" w14:textId="77777777" w:rsidR="009900E5" w:rsidRDefault="00000000">
      <w:pPr>
        <w:numPr>
          <w:ilvl w:val="0"/>
          <w:numId w:val="26"/>
        </w:numPr>
        <w:spacing w:before="120" w:after="120"/>
        <w:ind w:left="1440" w:hanging="720"/>
        <w:jc w:val="both"/>
        <w:rPr>
          <w:sz w:val="20"/>
          <w:szCs w:val="20"/>
        </w:rPr>
      </w:pPr>
      <w:r>
        <w:rPr>
          <w:sz w:val="20"/>
          <w:szCs w:val="20"/>
        </w:rPr>
        <w:t>Một Bên được quyền giới thiệu, quảng bá, truyền thông về việc hợp tác hoặc thương hiệu của Bên còn lại trên website của Bên đó như một đối tác, Khách Hàng chiến lược, trừ trường hợp Bên được giới thiệu, quảng bá không đồng ý bằng văn bản. Để tránh hiểu nhầm, điều này được hiểu là việc quảng bá nhằm truyền thông cho việc hợp tác giữa Các Bên, không tạo nên quyền được tự do sử dụng tên thương hiệu của Bên còn lại với mục đích khác.</w:t>
      </w:r>
    </w:p>
    <w:p w14:paraId="60A065FF" w14:textId="77777777" w:rsidR="009900E5" w:rsidRDefault="00000000">
      <w:pPr>
        <w:numPr>
          <w:ilvl w:val="0"/>
          <w:numId w:val="26"/>
        </w:numPr>
        <w:spacing w:before="120" w:after="120"/>
        <w:ind w:left="1440" w:hanging="720"/>
        <w:jc w:val="both"/>
        <w:rPr>
          <w:sz w:val="20"/>
          <w:szCs w:val="20"/>
        </w:rPr>
      </w:pPr>
      <w:r>
        <w:rPr>
          <w:sz w:val="20"/>
          <w:szCs w:val="20"/>
        </w:rPr>
        <w:t>Bất kỳ điều khoản nào không hợp lệ hoặc không có khả năng thi hành trong sẽ không ảnh hưởng đến các điều khoản còn lại trong Hợp Đồng này.</w:t>
      </w:r>
    </w:p>
    <w:p w14:paraId="0475D1D0" w14:textId="77777777" w:rsidR="009900E5" w:rsidRDefault="00000000">
      <w:pPr>
        <w:numPr>
          <w:ilvl w:val="0"/>
          <w:numId w:val="26"/>
        </w:numPr>
        <w:spacing w:before="120" w:after="120"/>
        <w:ind w:left="1440" w:hanging="720"/>
        <w:jc w:val="both"/>
        <w:rPr>
          <w:sz w:val="20"/>
          <w:szCs w:val="20"/>
        </w:rPr>
      </w:pPr>
      <w:r>
        <w:rPr>
          <w:sz w:val="20"/>
          <w:szCs w:val="20"/>
        </w:rPr>
        <w:t>Hợp Đồng này có thể được xem xét thay đổi, bổ sung theo quy định của cơ quan nhà nước có thẩm quyền, hoặc theo thỏa thuận giữa Các Bên.</w:t>
      </w:r>
    </w:p>
    <w:p w14:paraId="36FEDACD" w14:textId="77777777" w:rsidR="009900E5" w:rsidRDefault="00000000">
      <w:pPr>
        <w:numPr>
          <w:ilvl w:val="0"/>
          <w:numId w:val="26"/>
        </w:numPr>
        <w:spacing w:before="120" w:after="120"/>
        <w:ind w:left="1440" w:hanging="720"/>
        <w:jc w:val="both"/>
        <w:rPr>
          <w:sz w:val="20"/>
          <w:szCs w:val="20"/>
        </w:rPr>
      </w:pPr>
      <w:r>
        <w:rPr>
          <w:sz w:val="20"/>
          <w:szCs w:val="20"/>
        </w:rPr>
        <w:t>Các phụ lục đính kèm là một phần không thể tách rời của Hợp Đồng này.</w:t>
      </w:r>
    </w:p>
    <w:p w14:paraId="6A1CB3D3" w14:textId="77777777" w:rsidR="009900E5" w:rsidRDefault="00000000">
      <w:pPr>
        <w:numPr>
          <w:ilvl w:val="0"/>
          <w:numId w:val="26"/>
        </w:numPr>
        <w:spacing w:before="120" w:after="120"/>
        <w:ind w:left="1440" w:hanging="720"/>
        <w:jc w:val="both"/>
        <w:rPr>
          <w:sz w:val="20"/>
          <w:szCs w:val="20"/>
        </w:rPr>
      </w:pPr>
      <w:r>
        <w:rPr>
          <w:sz w:val="20"/>
          <w:szCs w:val="20"/>
        </w:rPr>
        <w:t xml:space="preserve">Hợp Đồng này được lập thành 04 (hai) bản, có giá trị pháp lý như nhau. Bên A giữ 02 (một) bản, Bên B giữ 02 (một) bản để thực hiện. </w:t>
      </w:r>
    </w:p>
    <w:p w14:paraId="6A2B9F2F" w14:textId="77777777" w:rsidR="009900E5" w:rsidRDefault="00000000">
      <w:pPr>
        <w:rPr>
          <w:sz w:val="20"/>
          <w:szCs w:val="20"/>
        </w:rPr>
      </w:pPr>
      <w:r>
        <w:rPr>
          <w:sz w:val="20"/>
          <w:szCs w:val="20"/>
        </w:rPr>
        <w:br w:type="page"/>
      </w:r>
    </w:p>
    <w:p w14:paraId="2686BFBE" w14:textId="77777777" w:rsidR="009900E5" w:rsidRDefault="009900E5">
      <w:pPr>
        <w:spacing w:before="120" w:after="120"/>
        <w:ind w:left="1440"/>
        <w:jc w:val="both"/>
        <w:rPr>
          <w:sz w:val="20"/>
          <w:szCs w:val="20"/>
        </w:rPr>
      </w:pPr>
    </w:p>
    <w:p w14:paraId="1A76A48F" w14:textId="77777777" w:rsidR="009900E5" w:rsidRDefault="009900E5">
      <w:pPr>
        <w:spacing w:before="120" w:after="120"/>
        <w:ind w:left="1440"/>
        <w:jc w:val="both"/>
        <w:rPr>
          <w:sz w:val="20"/>
          <w:szCs w:val="20"/>
        </w:rPr>
      </w:pPr>
    </w:p>
    <w:tbl>
      <w:tblPr>
        <w:tblStyle w:val="Style17"/>
        <w:tblW w:w="9315" w:type="dxa"/>
        <w:tblInd w:w="720" w:type="dxa"/>
        <w:tblLayout w:type="fixed"/>
        <w:tblLook w:val="04A0" w:firstRow="1" w:lastRow="0" w:firstColumn="1" w:lastColumn="0" w:noHBand="0" w:noVBand="1"/>
      </w:tblPr>
      <w:tblGrid>
        <w:gridCol w:w="4500"/>
        <w:gridCol w:w="4815"/>
      </w:tblGrid>
      <w:tr w:rsidR="009900E5" w14:paraId="5FDE1213" w14:textId="77777777">
        <w:trPr>
          <w:trHeight w:val="327"/>
        </w:trPr>
        <w:tc>
          <w:tcPr>
            <w:tcW w:w="4500" w:type="dxa"/>
          </w:tcPr>
          <w:p w14:paraId="5493AED5" w14:textId="77777777" w:rsidR="009900E5" w:rsidRDefault="00000000">
            <w:pPr>
              <w:jc w:val="center"/>
              <w:rPr>
                <w:sz w:val="20"/>
                <w:szCs w:val="20"/>
              </w:rPr>
            </w:pPr>
            <w:r>
              <w:rPr>
                <w:b/>
                <w:bCs/>
                <w:sz w:val="20"/>
                <w:szCs w:val="20"/>
              </w:rPr>
              <w:t>ĐẠI DIỆN BÊN A</w:t>
            </w:r>
          </w:p>
        </w:tc>
        <w:tc>
          <w:tcPr>
            <w:tcW w:w="4815" w:type="dxa"/>
          </w:tcPr>
          <w:p w14:paraId="40A6F3A7" w14:textId="77777777" w:rsidR="009900E5" w:rsidRDefault="00000000">
            <w:pPr>
              <w:jc w:val="center"/>
              <w:rPr>
                <w:sz w:val="20"/>
                <w:szCs w:val="20"/>
              </w:rPr>
            </w:pPr>
            <w:r>
              <w:rPr>
                <w:b/>
                <w:bCs/>
                <w:sz w:val="20"/>
                <w:szCs w:val="20"/>
              </w:rPr>
              <w:t>ĐẠI DIỆN BÊN B</w:t>
            </w:r>
          </w:p>
        </w:tc>
      </w:tr>
      <w:tr w:rsidR="009900E5" w14:paraId="4EDF7D8F" w14:textId="77777777">
        <w:trPr>
          <w:trHeight w:val="327"/>
        </w:trPr>
        <w:tc>
          <w:tcPr>
            <w:tcW w:w="4500" w:type="dxa"/>
          </w:tcPr>
          <w:p w14:paraId="65685CE2" w14:textId="2A4EA957" w:rsidR="009900E5" w:rsidDel="00F87ACD" w:rsidRDefault="00846697" w:rsidP="00F87ACD">
            <w:pPr>
              <w:jc w:val="center"/>
              <w:rPr>
                <w:del w:id="56" w:author="Administrator" w:date="2026-05-19T10:30:00Z" w16du:dateUtc="2026-05-19T03:30:00Z"/>
                <w:b/>
                <w:bCs/>
                <w:sz w:val="20"/>
                <w:szCs w:val="20"/>
              </w:rPr>
            </w:pPr>
            <w:ins w:id="57" w:author="vuthomk58@gmail.com" w:date="2026-06-01T14:16:00Z">
              <w:r w:rsidRPr="00846697">
                <w:rPr>
                  <w:b/>
                  <w:bCs/>
                  <w:sz w:val="20"/>
                  <w:szCs w:val="20"/>
                </w:rPr>
                <w:t>CÔNG TY TNHH CÔNG NGHỆ THIẾT BỊ ĐIỆN GBN</w:t>
              </w:r>
            </w:ins>
            <w:ins w:id="58" w:author="Administrator" w:date="2026-05-27T09:12:00Z" w16du:dateUtc="2026-05-27T02:12:00Z">
              <w:del w:id="59" w:author="vuthomk58@gmail.com" w:date="2026-06-01T10:53:00Z" w16du:dateUtc="2026-06-01T03:53:00Z">
                <w:r w:rsidR="00A941ED" w:rsidRPr="00A941ED" w:rsidDel="00C911D4">
                  <w:rPr>
                    <w:b/>
                    <w:bCs/>
                    <w:sz w:val="20"/>
                    <w:szCs w:val="20"/>
                  </w:rPr>
                  <w:delText>CÔNG TY CỔ PHẦN MXLAB</w:delText>
                </w:r>
              </w:del>
            </w:ins>
            <w:del w:id="60" w:author="Administrator" w:date="2026-05-19T10:30:00Z" w16du:dateUtc="2026-05-19T03:30:00Z">
              <w:r w:rsidR="00090AF4" w:rsidDel="00F87ACD">
                <w:rPr>
                  <w:b/>
                  <w:bCs/>
                  <w:sz w:val="20"/>
                  <w:szCs w:val="20"/>
                </w:rPr>
                <w:delText>CÔNG</w:delText>
              </w:r>
            </w:del>
            <w:del w:id="61" w:author="Administrator" w:date="2026-05-22T13:35:00Z" w16du:dateUtc="2026-05-22T06:35:00Z">
              <w:r w:rsidR="00090AF4" w:rsidDel="00090AF4">
                <w:rPr>
                  <w:b/>
                  <w:bCs/>
                  <w:sz w:val="20"/>
                  <w:szCs w:val="20"/>
                </w:rPr>
                <w:delText xml:space="preserve"> </w:delText>
              </w:r>
            </w:del>
            <w:del w:id="62" w:author="Administrator" w:date="2026-05-19T10:30:00Z" w16du:dateUtc="2026-05-19T03:30:00Z">
              <w:r w:rsidR="00090AF4" w:rsidDel="00F87ACD">
                <w:rPr>
                  <w:b/>
                  <w:bCs/>
                  <w:sz w:val="20"/>
                  <w:szCs w:val="20"/>
                </w:rPr>
                <w:delText>TY TNHH TRUYỀN THÔNG SÁNG TẠO CM</w:delText>
              </w:r>
            </w:del>
          </w:p>
          <w:p w14:paraId="6FC03F36" w14:textId="77777777" w:rsidR="009900E5" w:rsidRDefault="009900E5">
            <w:pPr>
              <w:jc w:val="center"/>
              <w:rPr>
                <w:b/>
                <w:bCs/>
                <w:sz w:val="20"/>
                <w:szCs w:val="20"/>
              </w:rPr>
            </w:pPr>
          </w:p>
          <w:p w14:paraId="3D45F726" w14:textId="77777777" w:rsidR="009900E5" w:rsidRDefault="009900E5">
            <w:pPr>
              <w:jc w:val="center"/>
              <w:rPr>
                <w:b/>
                <w:bCs/>
                <w:sz w:val="20"/>
                <w:szCs w:val="20"/>
              </w:rPr>
            </w:pPr>
          </w:p>
          <w:p w14:paraId="40274273" w14:textId="77777777" w:rsidR="009900E5" w:rsidRDefault="009900E5">
            <w:pPr>
              <w:jc w:val="center"/>
              <w:rPr>
                <w:b/>
                <w:bCs/>
                <w:sz w:val="20"/>
                <w:szCs w:val="20"/>
              </w:rPr>
            </w:pPr>
          </w:p>
          <w:p w14:paraId="3D2D00DB" w14:textId="77777777" w:rsidR="009900E5" w:rsidRDefault="009900E5">
            <w:pPr>
              <w:jc w:val="center"/>
              <w:rPr>
                <w:b/>
                <w:bCs/>
                <w:sz w:val="20"/>
                <w:szCs w:val="20"/>
              </w:rPr>
            </w:pPr>
          </w:p>
          <w:p w14:paraId="0286AB8D" w14:textId="77777777" w:rsidR="009900E5" w:rsidRDefault="009900E5">
            <w:pPr>
              <w:jc w:val="center"/>
              <w:rPr>
                <w:b/>
                <w:bCs/>
                <w:sz w:val="20"/>
                <w:szCs w:val="20"/>
              </w:rPr>
            </w:pPr>
          </w:p>
          <w:p w14:paraId="441712C7" w14:textId="77777777" w:rsidR="009900E5" w:rsidRDefault="00000000">
            <w:pPr>
              <w:jc w:val="center"/>
              <w:rPr>
                <w:ins w:id="63" w:author="Administrator" w:date="2026-05-19T10:30:00Z" w16du:dateUtc="2026-05-19T03:30:00Z"/>
                <w:b/>
                <w:bCs/>
                <w:sz w:val="20"/>
                <w:szCs w:val="20"/>
              </w:rPr>
            </w:pPr>
            <w:del w:id="64" w:author="Administrator" w:date="2026-05-19T10:30:00Z" w16du:dateUtc="2026-05-19T03:30:00Z">
              <w:r w:rsidDel="00F87ACD">
                <w:rPr>
                  <w:b/>
                  <w:bCs/>
                  <w:sz w:val="20"/>
                  <w:szCs w:val="20"/>
                </w:rPr>
                <w:delText>NGUYỄN THỊ BỘI VÂN</w:delText>
              </w:r>
            </w:del>
          </w:p>
          <w:p w14:paraId="677BC3A2" w14:textId="77777777" w:rsidR="00A941ED" w:rsidRDefault="00A941ED">
            <w:pPr>
              <w:jc w:val="center"/>
              <w:rPr>
                <w:ins w:id="65" w:author="Administrator" w:date="2026-05-27T09:14:00Z" w16du:dateUtc="2026-05-27T02:14:00Z"/>
                <w:b/>
                <w:bCs/>
                <w:sz w:val="20"/>
                <w:szCs w:val="20"/>
              </w:rPr>
            </w:pPr>
          </w:p>
          <w:p w14:paraId="036FF979" w14:textId="5CB1D8AC" w:rsidR="00F87ACD" w:rsidRDefault="00846697">
            <w:pPr>
              <w:jc w:val="center"/>
              <w:rPr>
                <w:sz w:val="20"/>
                <w:szCs w:val="20"/>
              </w:rPr>
            </w:pPr>
            <w:ins w:id="66" w:author="vuthomk58@gmail.com" w:date="2026-06-01T14:16:00Z" w16du:dateUtc="2026-06-01T07:16:00Z">
              <w:r>
                <w:rPr>
                  <w:b/>
                  <w:bCs/>
                  <w:sz w:val="20"/>
                  <w:szCs w:val="20"/>
                </w:rPr>
                <w:t>VŨ QUANG KHÁNH</w:t>
              </w:r>
            </w:ins>
            <w:ins w:id="67" w:author="Administrator" w:date="2026-05-27T09:14:00Z" w16du:dateUtc="2026-05-27T02:14:00Z">
              <w:del w:id="68" w:author="vuthomk58@gmail.com" w:date="2026-06-01T10:53:00Z" w16du:dateUtc="2026-06-01T03:53:00Z">
                <w:r w:rsidR="00A941ED" w:rsidDel="00C911D4">
                  <w:rPr>
                    <w:b/>
                    <w:bCs/>
                    <w:sz w:val="20"/>
                    <w:szCs w:val="20"/>
                  </w:rPr>
                  <w:delText>BÙI THẮNG</w:delText>
                </w:r>
              </w:del>
            </w:ins>
          </w:p>
        </w:tc>
        <w:tc>
          <w:tcPr>
            <w:tcW w:w="4815" w:type="dxa"/>
          </w:tcPr>
          <w:p w14:paraId="79C241BD" w14:textId="77777777" w:rsidR="009900E5" w:rsidRDefault="00000000">
            <w:pPr>
              <w:jc w:val="center"/>
              <w:rPr>
                <w:sz w:val="20"/>
                <w:szCs w:val="20"/>
              </w:rPr>
            </w:pPr>
            <w:r>
              <w:rPr>
                <w:b/>
                <w:bCs/>
                <w:sz w:val="20"/>
                <w:szCs w:val="20"/>
              </w:rPr>
              <w:t>CÔNG TY CPDV GIAO HÀNG NHANH</w:t>
            </w:r>
          </w:p>
          <w:p w14:paraId="2C60FBFE" w14:textId="77777777" w:rsidR="009900E5" w:rsidRDefault="009900E5">
            <w:pPr>
              <w:jc w:val="center"/>
              <w:rPr>
                <w:sz w:val="20"/>
                <w:szCs w:val="20"/>
              </w:rPr>
            </w:pPr>
          </w:p>
          <w:p w14:paraId="1FB01212" w14:textId="77777777" w:rsidR="009900E5" w:rsidRDefault="009900E5">
            <w:pPr>
              <w:jc w:val="center"/>
              <w:rPr>
                <w:sz w:val="20"/>
                <w:szCs w:val="20"/>
              </w:rPr>
            </w:pPr>
          </w:p>
          <w:p w14:paraId="40B20B5D" w14:textId="77777777" w:rsidR="009900E5" w:rsidRDefault="009900E5">
            <w:pPr>
              <w:rPr>
                <w:sz w:val="20"/>
                <w:szCs w:val="20"/>
              </w:rPr>
            </w:pPr>
          </w:p>
          <w:p w14:paraId="096ACBED" w14:textId="77777777" w:rsidR="009900E5" w:rsidRDefault="009900E5">
            <w:pPr>
              <w:jc w:val="center"/>
              <w:rPr>
                <w:sz w:val="20"/>
                <w:szCs w:val="20"/>
              </w:rPr>
            </w:pPr>
          </w:p>
          <w:p w14:paraId="611DEE1B" w14:textId="77777777" w:rsidR="009900E5" w:rsidRDefault="009900E5">
            <w:pPr>
              <w:jc w:val="center"/>
              <w:rPr>
                <w:sz w:val="20"/>
                <w:szCs w:val="20"/>
              </w:rPr>
            </w:pPr>
          </w:p>
          <w:p w14:paraId="544465B0" w14:textId="77777777" w:rsidR="009900E5" w:rsidRDefault="009900E5">
            <w:pPr>
              <w:jc w:val="center"/>
              <w:rPr>
                <w:sz w:val="20"/>
                <w:szCs w:val="20"/>
              </w:rPr>
            </w:pPr>
          </w:p>
          <w:p w14:paraId="5EFDEFA5" w14:textId="77777777" w:rsidR="009900E5" w:rsidRDefault="00000000">
            <w:pPr>
              <w:jc w:val="center"/>
              <w:rPr>
                <w:sz w:val="20"/>
                <w:szCs w:val="20"/>
              </w:rPr>
            </w:pPr>
            <w:r>
              <w:rPr>
                <w:b/>
                <w:bCs/>
                <w:sz w:val="20"/>
                <w:szCs w:val="20"/>
              </w:rPr>
              <w:t>NGUYỄN HOÀI ANH</w:t>
            </w:r>
          </w:p>
        </w:tc>
      </w:tr>
    </w:tbl>
    <w:p w14:paraId="6EE0B103" w14:textId="77777777" w:rsidR="009900E5" w:rsidRDefault="009900E5">
      <w:pPr>
        <w:rPr>
          <w:sz w:val="20"/>
          <w:szCs w:val="20"/>
        </w:rPr>
        <w:sectPr w:rsidR="009900E5">
          <w:headerReference w:type="even" r:id="rId14"/>
          <w:footerReference w:type="even" r:id="rId15"/>
          <w:footerReference w:type="default" r:id="rId16"/>
          <w:headerReference w:type="first" r:id="rId17"/>
          <w:footerReference w:type="first" r:id="rId18"/>
          <w:pgSz w:w="11909" w:h="16834"/>
          <w:pgMar w:top="450" w:right="659" w:bottom="288" w:left="1152" w:header="288" w:footer="686" w:gutter="0"/>
          <w:pgNumType w:start="1"/>
          <w:cols w:space="720"/>
        </w:sectPr>
      </w:pPr>
    </w:p>
    <w:p w14:paraId="3CF3A6AB" w14:textId="77777777" w:rsidR="009900E5" w:rsidRDefault="00000000">
      <w:pPr>
        <w:jc w:val="center"/>
        <w:rPr>
          <w:sz w:val="20"/>
          <w:szCs w:val="20"/>
          <w:u w:val="single"/>
        </w:rPr>
      </w:pPr>
      <w:r>
        <w:rPr>
          <w:b/>
          <w:bCs/>
          <w:sz w:val="20"/>
          <w:szCs w:val="20"/>
          <w:u w:val="single"/>
        </w:rPr>
        <w:lastRenderedPageBreak/>
        <w:t>PHỤ LỤC 01 – BẢNG CƯỚC PHÍ DỊCH VỤ</w:t>
      </w:r>
    </w:p>
    <w:p w14:paraId="6A4DBB38" w14:textId="77777777" w:rsidR="009900E5" w:rsidRDefault="009900E5">
      <w:pPr>
        <w:ind w:left="567"/>
        <w:jc w:val="both"/>
        <w:rPr>
          <w:sz w:val="20"/>
          <w:szCs w:val="20"/>
        </w:rPr>
      </w:pPr>
    </w:p>
    <w:p w14:paraId="43145006" w14:textId="77777777" w:rsidR="009900E5" w:rsidRDefault="00000000">
      <w:pPr>
        <w:numPr>
          <w:ilvl w:val="2"/>
          <w:numId w:val="27"/>
        </w:numPr>
        <w:spacing w:before="120" w:after="120"/>
        <w:ind w:left="567" w:hanging="567"/>
        <w:jc w:val="both"/>
        <w:rPr>
          <w:b/>
          <w:bCs/>
          <w:sz w:val="20"/>
          <w:szCs w:val="20"/>
        </w:rPr>
      </w:pPr>
      <w:r>
        <w:rPr>
          <w:b/>
          <w:bCs/>
          <w:sz w:val="20"/>
          <w:szCs w:val="20"/>
        </w:rPr>
        <w:t>Phạm vi thực hiện</w:t>
      </w:r>
    </w:p>
    <w:p w14:paraId="7D4ED99B" w14:textId="77777777" w:rsidR="009900E5" w:rsidRDefault="00000000">
      <w:pPr>
        <w:spacing w:before="120" w:after="120"/>
        <w:ind w:left="567"/>
        <w:jc w:val="both"/>
        <w:rPr>
          <w:bCs/>
          <w:sz w:val="20"/>
          <w:szCs w:val="20"/>
        </w:rPr>
      </w:pPr>
      <w:r>
        <w:rPr>
          <w:bCs/>
          <w:sz w:val="20"/>
          <w:szCs w:val="20"/>
        </w:rPr>
        <w:t>Tương ứng với việc cung ứng Dịch vụ, GHN sẽ cung cấp cho Khách hàng tài khoản tại Hệ thống quản lý Đơn hàng, cụ thể như sau</w:t>
      </w:r>
    </w:p>
    <w:p w14:paraId="54FF10EF" w14:textId="444EC641" w:rsidR="009900E5" w:rsidRDefault="00000000">
      <w:pPr>
        <w:spacing w:before="120" w:after="120"/>
        <w:ind w:left="567"/>
        <w:jc w:val="both"/>
        <w:rPr>
          <w:bCs/>
          <w:sz w:val="20"/>
          <w:szCs w:val="20"/>
        </w:rPr>
      </w:pPr>
      <w:r>
        <w:rPr>
          <w:bCs/>
          <w:sz w:val="20"/>
          <w:szCs w:val="20"/>
        </w:rPr>
        <w:tab/>
        <w:t xml:space="preserve">ClientID: </w:t>
      </w:r>
      <w:ins w:id="69" w:author="vuthomk58@gmail.com" w:date="2026-06-01T10:53:00Z">
        <w:r w:rsidR="00C911D4" w:rsidRPr="00C911D4">
          <w:rPr>
            <w:bCs/>
            <w:sz w:val="20"/>
            <w:szCs w:val="20"/>
          </w:rPr>
          <w:t>5351411</w:t>
        </w:r>
      </w:ins>
      <w:del w:id="70" w:author="vuthomk58@gmail.com" w:date="2026-06-01T10:53:00Z" w16du:dateUtc="2026-06-01T03:53:00Z">
        <w:r w:rsidDel="00C911D4">
          <w:rPr>
            <w:bCs/>
            <w:sz w:val="20"/>
            <w:szCs w:val="20"/>
          </w:rPr>
          <w:delText>5260297</w:delText>
        </w:r>
      </w:del>
    </w:p>
    <w:p w14:paraId="583983F4" w14:textId="77777777" w:rsidR="009900E5" w:rsidRDefault="00000000">
      <w:pPr>
        <w:numPr>
          <w:ilvl w:val="2"/>
          <w:numId w:val="27"/>
        </w:numPr>
        <w:spacing w:before="120" w:after="120"/>
        <w:ind w:left="567" w:hanging="567"/>
        <w:jc w:val="both"/>
        <w:rPr>
          <w:sz w:val="20"/>
          <w:szCs w:val="20"/>
        </w:rPr>
      </w:pPr>
      <w:r>
        <w:rPr>
          <w:b/>
          <w:bCs/>
          <w:sz w:val="20"/>
          <w:szCs w:val="20"/>
        </w:rPr>
        <w:t>Bảng giá Dịch Vụ</w:t>
      </w:r>
    </w:p>
    <w:p w14:paraId="31880D65" w14:textId="77777777" w:rsidR="009900E5" w:rsidRDefault="00000000">
      <w:pPr>
        <w:spacing w:before="120" w:after="120"/>
        <w:jc w:val="both"/>
        <w:rPr>
          <w:sz w:val="20"/>
          <w:szCs w:val="20"/>
        </w:rPr>
      </w:pPr>
      <w:r>
        <w:rPr>
          <w:rFonts w:ascii="Arial" w:eastAsia="Arial" w:hAnsi="Arial" w:cs="Arial"/>
          <w:sz w:val="22"/>
          <w:szCs w:val="22"/>
        </w:rPr>
        <w:tab/>
      </w:r>
      <w:r>
        <w:rPr>
          <w:rFonts w:eastAsia="Play"/>
          <w:sz w:val="20"/>
          <w:szCs w:val="20"/>
        </w:rPr>
        <w:t>(Giá cước đã bao gồm 8% VAT, đơn vị tính: VND)</w:t>
      </w:r>
    </w:p>
    <w:p w14:paraId="4B76A8CB" w14:textId="77777777" w:rsidR="009900E5" w:rsidRDefault="00000000">
      <w:pPr>
        <w:pStyle w:val="Heading1"/>
        <w:tabs>
          <w:tab w:val="left" w:pos="360"/>
          <w:tab w:val="left" w:pos="720"/>
        </w:tabs>
        <w:spacing w:before="1" w:line="360" w:lineRule="auto"/>
        <w:rPr>
          <w:rFonts w:eastAsia="Arial"/>
          <w:b w:val="0"/>
          <w:bCs w:val="0"/>
          <w:sz w:val="20"/>
          <w:szCs w:val="20"/>
          <w:lang w:val="en-US"/>
        </w:rPr>
      </w:pPr>
      <w:bookmarkStart w:id="71" w:name="_heading=h.4plcrrqqzek9" w:colFirst="0" w:colLast="0"/>
      <w:bookmarkEnd w:id="71"/>
      <w:r>
        <w:rPr>
          <w:rFonts w:eastAsia="Arial"/>
          <w:sz w:val="20"/>
          <w:szCs w:val="20"/>
        </w:rPr>
        <w:t>L</w:t>
      </w:r>
      <w:r>
        <w:rPr>
          <w:rFonts w:eastAsia="Arial"/>
          <w:sz w:val="20"/>
          <w:szCs w:val="20"/>
          <w:lang w:val="en-US"/>
        </w:rPr>
        <w:t>oại hàng bộ nhẹ</w:t>
      </w:r>
      <w:r>
        <w:rPr>
          <w:rFonts w:eastAsia="Arial"/>
          <w:sz w:val="20"/>
          <w:szCs w:val="20"/>
        </w:rPr>
        <w:t xml:space="preserve"> </w:t>
      </w:r>
      <w:r>
        <w:rPr>
          <w:rFonts w:eastAsia="Arial"/>
          <w:b w:val="0"/>
          <w:bCs w:val="0"/>
          <w:sz w:val="20"/>
          <w:szCs w:val="20"/>
        </w:rPr>
        <w:t>(B</w:t>
      </w:r>
      <w:r>
        <w:rPr>
          <w:rFonts w:eastAsia="Arial"/>
          <w:b w:val="0"/>
          <w:bCs w:val="0"/>
          <w:sz w:val="20"/>
          <w:szCs w:val="20"/>
          <w:lang w:val="en-US"/>
        </w:rPr>
        <w:t>ưu gửi là hàng hóa, tài liệu có trọng lượng dưới 20KG)</w:t>
      </w:r>
    </w:p>
    <w:tbl>
      <w:tblPr>
        <w:tblW w:w="10057" w:type="dxa"/>
        <w:tblInd w:w="18" w:type="dxa"/>
        <w:tblLook w:val="04A0" w:firstRow="1" w:lastRow="0" w:firstColumn="1" w:lastColumn="0" w:noHBand="0" w:noVBand="1"/>
      </w:tblPr>
      <w:tblGrid>
        <w:gridCol w:w="3045"/>
        <w:gridCol w:w="1938"/>
        <w:gridCol w:w="1753"/>
        <w:gridCol w:w="1568"/>
        <w:gridCol w:w="1753"/>
      </w:tblGrid>
      <w:tr w:rsidR="009900E5" w14:paraId="71C9A844" w14:textId="77777777">
        <w:trPr>
          <w:trHeight w:val="604"/>
        </w:trPr>
        <w:tc>
          <w:tcPr>
            <w:tcW w:w="3045" w:type="dxa"/>
            <w:tcBorders>
              <w:top w:val="single" w:sz="4" w:space="0" w:color="auto"/>
              <w:left w:val="single" w:sz="4" w:space="0" w:color="auto"/>
              <w:bottom w:val="single" w:sz="4" w:space="0" w:color="000000"/>
              <w:right w:val="single" w:sz="4" w:space="0" w:color="auto"/>
            </w:tcBorders>
            <w:shd w:val="clear" w:color="auto" w:fill="FFFFFF"/>
            <w:vAlign w:val="center"/>
          </w:tcPr>
          <w:p w14:paraId="22364A11" w14:textId="77777777" w:rsidR="009900E5" w:rsidRDefault="00000000">
            <w:pPr>
              <w:jc w:val="center"/>
              <w:rPr>
                <w:b/>
                <w:bCs/>
                <w:color w:val="000000"/>
                <w:sz w:val="18"/>
                <w:szCs w:val="18"/>
                <w:lang w:val="en-US"/>
              </w:rPr>
            </w:pPr>
            <w:r>
              <w:rPr>
                <w:b/>
                <w:bCs/>
                <w:color w:val="000000"/>
                <w:sz w:val="18"/>
                <w:szCs w:val="18"/>
                <w:lang w:val="en-US"/>
              </w:rPr>
              <w:t>Trọng lượng</w:t>
            </w:r>
            <w:r>
              <w:rPr>
                <w:b/>
                <w:bCs/>
                <w:color w:val="000000"/>
                <w:sz w:val="18"/>
                <w:szCs w:val="18"/>
                <w:lang w:val="en-US"/>
              </w:rPr>
              <w:br/>
              <w:t>(Gram)</w:t>
            </w:r>
          </w:p>
        </w:tc>
        <w:tc>
          <w:tcPr>
            <w:tcW w:w="1938" w:type="dxa"/>
            <w:tcBorders>
              <w:top w:val="single" w:sz="4" w:space="0" w:color="auto"/>
              <w:left w:val="nil"/>
              <w:bottom w:val="single" w:sz="4" w:space="0" w:color="auto"/>
              <w:right w:val="single" w:sz="4" w:space="0" w:color="auto"/>
            </w:tcBorders>
            <w:shd w:val="clear" w:color="auto" w:fill="FFFFFF"/>
            <w:vAlign w:val="center"/>
          </w:tcPr>
          <w:p w14:paraId="17C42B3F" w14:textId="77777777" w:rsidR="009900E5" w:rsidRDefault="00000000">
            <w:pPr>
              <w:jc w:val="center"/>
              <w:rPr>
                <w:b/>
                <w:bCs/>
                <w:color w:val="000000"/>
                <w:sz w:val="18"/>
                <w:szCs w:val="18"/>
                <w:lang w:val="en-US"/>
              </w:rPr>
            </w:pPr>
            <w:r>
              <w:rPr>
                <w:b/>
                <w:bCs/>
                <w:color w:val="000000"/>
                <w:sz w:val="18"/>
                <w:szCs w:val="18"/>
                <w:lang w:val="en-US"/>
              </w:rPr>
              <w:t>Nội tỉnh</w:t>
            </w:r>
          </w:p>
        </w:tc>
        <w:tc>
          <w:tcPr>
            <w:tcW w:w="1753" w:type="dxa"/>
            <w:tcBorders>
              <w:top w:val="single" w:sz="4" w:space="0" w:color="auto"/>
              <w:left w:val="single" w:sz="4" w:space="0" w:color="auto"/>
              <w:bottom w:val="single" w:sz="4" w:space="0" w:color="auto"/>
              <w:right w:val="single" w:sz="4" w:space="0" w:color="auto"/>
            </w:tcBorders>
            <w:shd w:val="clear" w:color="auto" w:fill="FFFFFF"/>
            <w:vAlign w:val="center"/>
          </w:tcPr>
          <w:p w14:paraId="5BBBC4C9" w14:textId="77777777" w:rsidR="009900E5" w:rsidRDefault="00000000">
            <w:pPr>
              <w:jc w:val="center"/>
              <w:rPr>
                <w:b/>
                <w:bCs/>
                <w:color w:val="000000"/>
                <w:sz w:val="18"/>
                <w:szCs w:val="18"/>
                <w:lang w:val="en-US"/>
              </w:rPr>
            </w:pPr>
            <w:r>
              <w:rPr>
                <w:b/>
                <w:bCs/>
                <w:color w:val="000000"/>
                <w:sz w:val="18"/>
                <w:szCs w:val="18"/>
                <w:lang w:val="en-US"/>
              </w:rPr>
              <w:t>Nội Miền</w:t>
            </w:r>
          </w:p>
        </w:tc>
        <w:tc>
          <w:tcPr>
            <w:tcW w:w="1568" w:type="dxa"/>
            <w:tcBorders>
              <w:top w:val="single" w:sz="4" w:space="0" w:color="auto"/>
              <w:left w:val="single" w:sz="4" w:space="0" w:color="auto"/>
              <w:bottom w:val="single" w:sz="4" w:space="0" w:color="auto"/>
              <w:right w:val="single" w:sz="4" w:space="0" w:color="auto"/>
            </w:tcBorders>
            <w:shd w:val="clear" w:color="auto" w:fill="FFFFFF"/>
            <w:vAlign w:val="center"/>
          </w:tcPr>
          <w:p w14:paraId="4D793600" w14:textId="77777777" w:rsidR="009900E5" w:rsidRDefault="00000000">
            <w:pPr>
              <w:jc w:val="center"/>
              <w:rPr>
                <w:b/>
                <w:bCs/>
                <w:color w:val="000000"/>
                <w:sz w:val="18"/>
                <w:szCs w:val="18"/>
                <w:lang w:val="en-US"/>
              </w:rPr>
            </w:pPr>
            <w:r>
              <w:rPr>
                <w:b/>
                <w:bCs/>
                <w:color w:val="000000"/>
                <w:sz w:val="18"/>
                <w:szCs w:val="18"/>
                <w:lang w:val="en-US"/>
              </w:rPr>
              <w:t>Cận Miền</w:t>
            </w:r>
            <w:r>
              <w:rPr>
                <w:b/>
                <w:bCs/>
                <w:color w:val="000000"/>
                <w:sz w:val="18"/>
                <w:szCs w:val="18"/>
                <w:lang w:val="en-US"/>
              </w:rPr>
              <w:br/>
              <w:t>(Bộ)</w:t>
            </w:r>
          </w:p>
        </w:tc>
        <w:tc>
          <w:tcPr>
            <w:tcW w:w="1753" w:type="dxa"/>
            <w:tcBorders>
              <w:top w:val="single" w:sz="4" w:space="0" w:color="auto"/>
              <w:left w:val="single" w:sz="4" w:space="0" w:color="auto"/>
              <w:bottom w:val="single" w:sz="4" w:space="0" w:color="auto"/>
              <w:right w:val="single" w:sz="4" w:space="0" w:color="auto"/>
            </w:tcBorders>
            <w:shd w:val="clear" w:color="auto" w:fill="FFFFFF"/>
            <w:vAlign w:val="center"/>
          </w:tcPr>
          <w:p w14:paraId="3E1975D1" w14:textId="77777777" w:rsidR="009900E5" w:rsidRDefault="00000000">
            <w:pPr>
              <w:jc w:val="center"/>
              <w:rPr>
                <w:b/>
                <w:bCs/>
                <w:color w:val="000000"/>
                <w:sz w:val="18"/>
                <w:szCs w:val="18"/>
                <w:lang w:val="en-US"/>
              </w:rPr>
            </w:pPr>
            <w:r>
              <w:rPr>
                <w:b/>
                <w:bCs/>
                <w:color w:val="000000"/>
                <w:sz w:val="18"/>
                <w:szCs w:val="18"/>
                <w:lang w:val="en-US"/>
              </w:rPr>
              <w:t>Liên Miền</w:t>
            </w:r>
          </w:p>
        </w:tc>
      </w:tr>
      <w:tr w:rsidR="009900E5" w14:paraId="27AC8083" w14:textId="77777777">
        <w:trPr>
          <w:trHeight w:val="302"/>
        </w:trPr>
        <w:tc>
          <w:tcPr>
            <w:tcW w:w="3045" w:type="dxa"/>
            <w:tcBorders>
              <w:top w:val="nil"/>
              <w:left w:val="single" w:sz="4" w:space="0" w:color="auto"/>
              <w:bottom w:val="single" w:sz="4" w:space="0" w:color="auto"/>
              <w:right w:val="single" w:sz="4" w:space="0" w:color="auto"/>
            </w:tcBorders>
            <w:shd w:val="clear" w:color="auto" w:fill="FFFFFF"/>
            <w:vAlign w:val="center"/>
          </w:tcPr>
          <w:p w14:paraId="604934A2" w14:textId="77777777" w:rsidR="009900E5" w:rsidRDefault="00000000">
            <w:pPr>
              <w:jc w:val="center"/>
              <w:rPr>
                <w:color w:val="000000"/>
                <w:sz w:val="18"/>
                <w:szCs w:val="18"/>
                <w:lang w:val="en-US"/>
              </w:rPr>
            </w:pPr>
            <w:r>
              <w:rPr>
                <w:color w:val="000000"/>
                <w:sz w:val="18"/>
                <w:szCs w:val="18"/>
                <w:lang w:val="en-US"/>
              </w:rPr>
              <w:t>Từ 0 đến 50</w:t>
            </w:r>
          </w:p>
        </w:tc>
        <w:tc>
          <w:tcPr>
            <w:tcW w:w="1938" w:type="dxa"/>
            <w:tcBorders>
              <w:top w:val="single" w:sz="4" w:space="0" w:color="auto"/>
              <w:left w:val="nil"/>
              <w:bottom w:val="single" w:sz="4" w:space="0" w:color="auto"/>
              <w:right w:val="single" w:sz="4" w:space="0" w:color="auto"/>
            </w:tcBorders>
            <w:shd w:val="clear" w:color="auto" w:fill="FFFFFF"/>
          </w:tcPr>
          <w:p w14:paraId="73751579" w14:textId="77777777" w:rsidR="009900E5" w:rsidRDefault="00000000">
            <w:pPr>
              <w:jc w:val="center"/>
              <w:rPr>
                <w:color w:val="000000"/>
                <w:sz w:val="18"/>
                <w:szCs w:val="18"/>
                <w:lang w:val="en-US"/>
              </w:rPr>
            </w:pPr>
            <w:r>
              <w:rPr>
                <w:color w:val="000000"/>
                <w:sz w:val="18"/>
                <w:szCs w:val="18"/>
                <w:lang w:val="en-US"/>
              </w:rPr>
              <w:t>16,500</w:t>
            </w:r>
          </w:p>
        </w:tc>
        <w:tc>
          <w:tcPr>
            <w:tcW w:w="1753" w:type="dxa"/>
            <w:tcBorders>
              <w:top w:val="single" w:sz="4" w:space="0" w:color="auto"/>
              <w:left w:val="nil"/>
              <w:bottom w:val="single" w:sz="4" w:space="0" w:color="auto"/>
              <w:right w:val="single" w:sz="4" w:space="0" w:color="auto"/>
            </w:tcBorders>
            <w:shd w:val="clear" w:color="auto" w:fill="FFFFFF"/>
            <w:vAlign w:val="center"/>
          </w:tcPr>
          <w:p w14:paraId="6DC5AF00" w14:textId="77777777" w:rsidR="009900E5" w:rsidRDefault="00000000">
            <w:pPr>
              <w:jc w:val="center"/>
              <w:rPr>
                <w:color w:val="000000"/>
                <w:sz w:val="18"/>
                <w:szCs w:val="18"/>
                <w:lang w:val="en-US"/>
              </w:rPr>
            </w:pPr>
            <w:r>
              <w:rPr>
                <w:color w:val="000000"/>
                <w:sz w:val="18"/>
                <w:szCs w:val="18"/>
                <w:lang w:val="en-US"/>
              </w:rPr>
              <w:t>17,000</w:t>
            </w:r>
          </w:p>
        </w:tc>
        <w:tc>
          <w:tcPr>
            <w:tcW w:w="1568" w:type="dxa"/>
            <w:tcBorders>
              <w:top w:val="single" w:sz="4" w:space="0" w:color="auto"/>
              <w:left w:val="nil"/>
              <w:bottom w:val="single" w:sz="4" w:space="0" w:color="auto"/>
              <w:right w:val="single" w:sz="4" w:space="0" w:color="auto"/>
            </w:tcBorders>
            <w:shd w:val="clear" w:color="auto" w:fill="FFFFFF"/>
            <w:vAlign w:val="center"/>
          </w:tcPr>
          <w:p w14:paraId="53D79081" w14:textId="77777777" w:rsidR="009900E5" w:rsidRDefault="00000000">
            <w:pPr>
              <w:jc w:val="center"/>
              <w:rPr>
                <w:color w:val="000000"/>
                <w:sz w:val="18"/>
                <w:szCs w:val="18"/>
                <w:lang w:val="en-US"/>
              </w:rPr>
            </w:pPr>
            <w:r>
              <w:rPr>
                <w:color w:val="000000"/>
                <w:sz w:val="18"/>
                <w:szCs w:val="18"/>
                <w:lang w:val="en-US"/>
              </w:rPr>
              <w:t>18,000</w:t>
            </w:r>
          </w:p>
        </w:tc>
        <w:tc>
          <w:tcPr>
            <w:tcW w:w="1753" w:type="dxa"/>
            <w:tcBorders>
              <w:top w:val="single" w:sz="4" w:space="0" w:color="auto"/>
              <w:left w:val="nil"/>
              <w:bottom w:val="single" w:sz="4" w:space="0" w:color="auto"/>
              <w:right w:val="single" w:sz="4" w:space="0" w:color="auto"/>
            </w:tcBorders>
            <w:shd w:val="clear" w:color="auto" w:fill="FFFFFF"/>
            <w:vAlign w:val="center"/>
          </w:tcPr>
          <w:p w14:paraId="0FCF884C" w14:textId="77777777" w:rsidR="009900E5" w:rsidRDefault="00000000">
            <w:pPr>
              <w:jc w:val="center"/>
              <w:rPr>
                <w:color w:val="000000"/>
                <w:sz w:val="18"/>
                <w:szCs w:val="18"/>
                <w:lang w:val="en-US"/>
              </w:rPr>
            </w:pPr>
            <w:r>
              <w:rPr>
                <w:color w:val="000000"/>
                <w:sz w:val="18"/>
                <w:szCs w:val="18"/>
                <w:lang w:val="en-US"/>
              </w:rPr>
              <w:t>18,000</w:t>
            </w:r>
          </w:p>
        </w:tc>
      </w:tr>
      <w:tr w:rsidR="009900E5" w14:paraId="63E59454" w14:textId="77777777">
        <w:trPr>
          <w:trHeight w:val="302"/>
        </w:trPr>
        <w:tc>
          <w:tcPr>
            <w:tcW w:w="3045" w:type="dxa"/>
            <w:tcBorders>
              <w:top w:val="nil"/>
              <w:left w:val="single" w:sz="4" w:space="0" w:color="auto"/>
              <w:bottom w:val="single" w:sz="4" w:space="0" w:color="auto"/>
              <w:right w:val="single" w:sz="4" w:space="0" w:color="auto"/>
            </w:tcBorders>
            <w:shd w:val="clear" w:color="auto" w:fill="FFFFFF"/>
            <w:vAlign w:val="center"/>
          </w:tcPr>
          <w:p w14:paraId="1FCADE36" w14:textId="77777777" w:rsidR="009900E5" w:rsidRDefault="00000000">
            <w:pPr>
              <w:jc w:val="center"/>
              <w:rPr>
                <w:color w:val="000000"/>
                <w:sz w:val="18"/>
                <w:szCs w:val="18"/>
                <w:lang w:val="en-US"/>
              </w:rPr>
            </w:pPr>
            <w:r>
              <w:rPr>
                <w:color w:val="000000"/>
                <w:sz w:val="18"/>
                <w:szCs w:val="18"/>
                <w:lang w:val="en-US"/>
              </w:rPr>
              <w:t>Từ 501 đến 100</w:t>
            </w:r>
          </w:p>
        </w:tc>
        <w:tc>
          <w:tcPr>
            <w:tcW w:w="1938" w:type="dxa"/>
            <w:tcBorders>
              <w:top w:val="nil"/>
              <w:left w:val="nil"/>
              <w:bottom w:val="single" w:sz="4" w:space="0" w:color="auto"/>
              <w:right w:val="single" w:sz="4" w:space="0" w:color="auto"/>
            </w:tcBorders>
            <w:shd w:val="clear" w:color="auto" w:fill="FFFFFF"/>
          </w:tcPr>
          <w:p w14:paraId="44BB6F12" w14:textId="77777777" w:rsidR="009900E5" w:rsidRDefault="00000000">
            <w:pPr>
              <w:jc w:val="center"/>
              <w:rPr>
                <w:color w:val="000000"/>
                <w:sz w:val="18"/>
                <w:szCs w:val="18"/>
                <w:lang w:val="en-US"/>
              </w:rPr>
            </w:pPr>
            <w:r>
              <w:rPr>
                <w:color w:val="000000"/>
                <w:sz w:val="18"/>
                <w:szCs w:val="18"/>
                <w:lang w:val="en-US"/>
              </w:rPr>
              <w:t>16,500</w:t>
            </w:r>
          </w:p>
        </w:tc>
        <w:tc>
          <w:tcPr>
            <w:tcW w:w="1753" w:type="dxa"/>
            <w:tcBorders>
              <w:top w:val="nil"/>
              <w:left w:val="nil"/>
              <w:bottom w:val="single" w:sz="4" w:space="0" w:color="auto"/>
              <w:right w:val="single" w:sz="4" w:space="0" w:color="auto"/>
            </w:tcBorders>
            <w:shd w:val="clear" w:color="auto" w:fill="FFFFFF"/>
            <w:vAlign w:val="center"/>
          </w:tcPr>
          <w:p w14:paraId="65A0DAE1" w14:textId="77777777" w:rsidR="009900E5" w:rsidRDefault="00000000">
            <w:pPr>
              <w:jc w:val="center"/>
              <w:rPr>
                <w:color w:val="000000"/>
                <w:sz w:val="18"/>
                <w:szCs w:val="18"/>
                <w:lang w:val="en-US"/>
              </w:rPr>
            </w:pPr>
            <w:r>
              <w:rPr>
                <w:color w:val="000000"/>
                <w:sz w:val="18"/>
                <w:szCs w:val="18"/>
                <w:lang w:val="en-US"/>
              </w:rPr>
              <w:t>23,000</w:t>
            </w:r>
          </w:p>
        </w:tc>
        <w:tc>
          <w:tcPr>
            <w:tcW w:w="1568" w:type="dxa"/>
            <w:tcBorders>
              <w:top w:val="nil"/>
              <w:left w:val="nil"/>
              <w:bottom w:val="single" w:sz="4" w:space="0" w:color="auto"/>
              <w:right w:val="single" w:sz="4" w:space="0" w:color="auto"/>
            </w:tcBorders>
            <w:shd w:val="clear" w:color="auto" w:fill="FFFFFF"/>
            <w:vAlign w:val="center"/>
          </w:tcPr>
          <w:p w14:paraId="66F9E5AB" w14:textId="77777777" w:rsidR="009900E5" w:rsidRDefault="00000000">
            <w:pPr>
              <w:jc w:val="center"/>
              <w:rPr>
                <w:color w:val="000000"/>
                <w:sz w:val="18"/>
                <w:szCs w:val="18"/>
                <w:lang w:val="en-US"/>
              </w:rPr>
            </w:pPr>
            <w:r>
              <w:rPr>
                <w:color w:val="000000"/>
                <w:sz w:val="18"/>
                <w:szCs w:val="18"/>
                <w:lang w:val="en-US"/>
              </w:rPr>
              <w:t>24,000</w:t>
            </w:r>
          </w:p>
        </w:tc>
        <w:tc>
          <w:tcPr>
            <w:tcW w:w="1753" w:type="dxa"/>
            <w:tcBorders>
              <w:top w:val="nil"/>
              <w:left w:val="nil"/>
              <w:bottom w:val="single" w:sz="4" w:space="0" w:color="auto"/>
              <w:right w:val="single" w:sz="4" w:space="0" w:color="auto"/>
            </w:tcBorders>
            <w:shd w:val="clear" w:color="auto" w:fill="FFFFFF"/>
            <w:vAlign w:val="center"/>
          </w:tcPr>
          <w:p w14:paraId="1BECBB99" w14:textId="77777777" w:rsidR="009900E5" w:rsidRDefault="00000000">
            <w:pPr>
              <w:jc w:val="center"/>
              <w:rPr>
                <w:color w:val="000000"/>
                <w:sz w:val="18"/>
                <w:szCs w:val="18"/>
                <w:lang w:val="en-US"/>
              </w:rPr>
            </w:pPr>
            <w:r>
              <w:rPr>
                <w:color w:val="000000"/>
                <w:sz w:val="18"/>
                <w:szCs w:val="18"/>
                <w:lang w:val="en-US"/>
              </w:rPr>
              <w:t>25,000</w:t>
            </w:r>
          </w:p>
        </w:tc>
      </w:tr>
      <w:tr w:rsidR="009900E5" w14:paraId="2C4CB2FF" w14:textId="77777777">
        <w:trPr>
          <w:trHeight w:val="302"/>
        </w:trPr>
        <w:tc>
          <w:tcPr>
            <w:tcW w:w="3045" w:type="dxa"/>
            <w:tcBorders>
              <w:top w:val="nil"/>
              <w:left w:val="single" w:sz="4" w:space="0" w:color="auto"/>
              <w:bottom w:val="single" w:sz="4" w:space="0" w:color="auto"/>
              <w:right w:val="single" w:sz="4" w:space="0" w:color="auto"/>
            </w:tcBorders>
            <w:shd w:val="clear" w:color="auto" w:fill="FFFFFF"/>
            <w:vAlign w:val="center"/>
          </w:tcPr>
          <w:p w14:paraId="797839BF" w14:textId="77777777" w:rsidR="009900E5" w:rsidRDefault="00000000">
            <w:pPr>
              <w:jc w:val="center"/>
              <w:rPr>
                <w:color w:val="000000"/>
                <w:sz w:val="18"/>
                <w:szCs w:val="18"/>
                <w:lang w:val="en-US"/>
              </w:rPr>
            </w:pPr>
            <w:r>
              <w:rPr>
                <w:color w:val="000000"/>
                <w:sz w:val="18"/>
                <w:szCs w:val="18"/>
                <w:lang w:val="en-US"/>
              </w:rPr>
              <w:t>Từ 101 đến 250</w:t>
            </w:r>
          </w:p>
        </w:tc>
        <w:tc>
          <w:tcPr>
            <w:tcW w:w="1938" w:type="dxa"/>
            <w:tcBorders>
              <w:top w:val="nil"/>
              <w:left w:val="nil"/>
              <w:bottom w:val="single" w:sz="4" w:space="0" w:color="auto"/>
              <w:right w:val="single" w:sz="4" w:space="0" w:color="auto"/>
            </w:tcBorders>
            <w:shd w:val="clear" w:color="auto" w:fill="FFFFFF"/>
            <w:vAlign w:val="center"/>
          </w:tcPr>
          <w:p w14:paraId="144C4F6C" w14:textId="77777777" w:rsidR="009900E5" w:rsidRDefault="00000000">
            <w:pPr>
              <w:jc w:val="center"/>
              <w:rPr>
                <w:color w:val="000000"/>
                <w:sz w:val="18"/>
                <w:szCs w:val="18"/>
                <w:lang w:val="en-US"/>
              </w:rPr>
            </w:pPr>
            <w:r>
              <w:rPr>
                <w:color w:val="000000"/>
                <w:sz w:val="18"/>
                <w:szCs w:val="18"/>
                <w:lang w:val="en-US"/>
              </w:rPr>
              <w:t>16,500</w:t>
            </w:r>
          </w:p>
        </w:tc>
        <w:tc>
          <w:tcPr>
            <w:tcW w:w="1753" w:type="dxa"/>
            <w:tcBorders>
              <w:top w:val="nil"/>
              <w:left w:val="nil"/>
              <w:bottom w:val="single" w:sz="4" w:space="0" w:color="auto"/>
              <w:right w:val="single" w:sz="4" w:space="0" w:color="auto"/>
            </w:tcBorders>
            <w:shd w:val="clear" w:color="auto" w:fill="FFFFFF"/>
            <w:vAlign w:val="center"/>
          </w:tcPr>
          <w:p w14:paraId="4E8F9F9A" w14:textId="77777777" w:rsidR="009900E5" w:rsidRDefault="00000000">
            <w:pPr>
              <w:jc w:val="center"/>
              <w:rPr>
                <w:color w:val="000000"/>
                <w:sz w:val="18"/>
                <w:szCs w:val="18"/>
                <w:lang w:val="en-US"/>
              </w:rPr>
            </w:pPr>
            <w:r>
              <w:rPr>
                <w:color w:val="000000"/>
                <w:sz w:val="18"/>
                <w:szCs w:val="18"/>
                <w:lang w:val="en-US"/>
              </w:rPr>
              <w:t>28,000</w:t>
            </w:r>
          </w:p>
        </w:tc>
        <w:tc>
          <w:tcPr>
            <w:tcW w:w="1568" w:type="dxa"/>
            <w:tcBorders>
              <w:top w:val="nil"/>
              <w:left w:val="nil"/>
              <w:bottom w:val="single" w:sz="4" w:space="0" w:color="auto"/>
              <w:right w:val="single" w:sz="4" w:space="0" w:color="auto"/>
            </w:tcBorders>
            <w:shd w:val="clear" w:color="auto" w:fill="FFFFFF"/>
            <w:vAlign w:val="center"/>
          </w:tcPr>
          <w:p w14:paraId="76EAA7B7" w14:textId="77777777" w:rsidR="009900E5" w:rsidRDefault="00000000">
            <w:pPr>
              <w:jc w:val="center"/>
              <w:rPr>
                <w:color w:val="000000"/>
                <w:sz w:val="18"/>
                <w:szCs w:val="18"/>
                <w:lang w:val="en-US"/>
              </w:rPr>
            </w:pPr>
            <w:r>
              <w:rPr>
                <w:color w:val="000000"/>
                <w:sz w:val="18"/>
                <w:szCs w:val="18"/>
                <w:lang w:val="en-US"/>
              </w:rPr>
              <w:t>28,500</w:t>
            </w:r>
          </w:p>
        </w:tc>
        <w:tc>
          <w:tcPr>
            <w:tcW w:w="1753" w:type="dxa"/>
            <w:tcBorders>
              <w:top w:val="nil"/>
              <w:left w:val="nil"/>
              <w:bottom w:val="single" w:sz="4" w:space="0" w:color="auto"/>
              <w:right w:val="single" w:sz="4" w:space="0" w:color="auto"/>
            </w:tcBorders>
            <w:shd w:val="clear" w:color="auto" w:fill="FFFFFF"/>
            <w:vAlign w:val="center"/>
          </w:tcPr>
          <w:p w14:paraId="23311058" w14:textId="77777777" w:rsidR="009900E5" w:rsidRDefault="00000000">
            <w:pPr>
              <w:jc w:val="center"/>
              <w:rPr>
                <w:color w:val="000000"/>
                <w:sz w:val="18"/>
                <w:szCs w:val="18"/>
                <w:lang w:val="en-US"/>
              </w:rPr>
            </w:pPr>
            <w:r>
              <w:rPr>
                <w:color w:val="000000"/>
                <w:sz w:val="18"/>
                <w:szCs w:val="18"/>
                <w:lang w:val="en-US"/>
              </w:rPr>
              <w:t>31,000</w:t>
            </w:r>
          </w:p>
        </w:tc>
      </w:tr>
      <w:tr w:rsidR="009900E5" w14:paraId="00DAAD75" w14:textId="77777777">
        <w:trPr>
          <w:trHeight w:val="302"/>
        </w:trPr>
        <w:tc>
          <w:tcPr>
            <w:tcW w:w="3045" w:type="dxa"/>
            <w:tcBorders>
              <w:top w:val="nil"/>
              <w:left w:val="single" w:sz="4" w:space="0" w:color="auto"/>
              <w:bottom w:val="single" w:sz="4" w:space="0" w:color="auto"/>
              <w:right w:val="single" w:sz="4" w:space="0" w:color="auto"/>
            </w:tcBorders>
            <w:shd w:val="clear" w:color="auto" w:fill="FFFFFF"/>
            <w:vAlign w:val="center"/>
          </w:tcPr>
          <w:p w14:paraId="157BAEDD" w14:textId="77777777" w:rsidR="009900E5" w:rsidRDefault="00000000">
            <w:pPr>
              <w:jc w:val="center"/>
              <w:rPr>
                <w:color w:val="000000"/>
                <w:sz w:val="18"/>
                <w:szCs w:val="18"/>
                <w:lang w:val="en-US"/>
              </w:rPr>
            </w:pPr>
            <w:r>
              <w:rPr>
                <w:color w:val="000000"/>
                <w:sz w:val="18"/>
                <w:szCs w:val="18"/>
                <w:lang w:val="en-US"/>
              </w:rPr>
              <w:t>Từ 251 đến 500</w:t>
            </w:r>
          </w:p>
        </w:tc>
        <w:tc>
          <w:tcPr>
            <w:tcW w:w="1938" w:type="dxa"/>
            <w:tcBorders>
              <w:top w:val="nil"/>
              <w:left w:val="nil"/>
              <w:bottom w:val="single" w:sz="4" w:space="0" w:color="auto"/>
              <w:right w:val="single" w:sz="4" w:space="0" w:color="auto"/>
            </w:tcBorders>
            <w:shd w:val="clear" w:color="auto" w:fill="FFFFFF"/>
            <w:vAlign w:val="center"/>
          </w:tcPr>
          <w:p w14:paraId="44F0200A" w14:textId="77777777" w:rsidR="009900E5" w:rsidRDefault="00000000">
            <w:pPr>
              <w:jc w:val="center"/>
              <w:rPr>
                <w:color w:val="000000"/>
                <w:sz w:val="18"/>
                <w:szCs w:val="18"/>
                <w:lang w:val="en-US"/>
              </w:rPr>
            </w:pPr>
            <w:r>
              <w:rPr>
                <w:color w:val="000000"/>
                <w:sz w:val="18"/>
                <w:szCs w:val="18"/>
                <w:lang w:val="en-US"/>
              </w:rPr>
              <w:t>17,500</w:t>
            </w:r>
          </w:p>
        </w:tc>
        <w:tc>
          <w:tcPr>
            <w:tcW w:w="1753" w:type="dxa"/>
            <w:tcBorders>
              <w:top w:val="nil"/>
              <w:left w:val="nil"/>
              <w:bottom w:val="single" w:sz="4" w:space="0" w:color="auto"/>
              <w:right w:val="single" w:sz="4" w:space="0" w:color="auto"/>
            </w:tcBorders>
            <w:shd w:val="clear" w:color="auto" w:fill="FFFFFF"/>
            <w:vAlign w:val="center"/>
          </w:tcPr>
          <w:p w14:paraId="4B09EB9C" w14:textId="77777777" w:rsidR="009900E5" w:rsidRDefault="00000000">
            <w:pPr>
              <w:jc w:val="center"/>
              <w:rPr>
                <w:color w:val="000000"/>
                <w:sz w:val="18"/>
                <w:szCs w:val="18"/>
                <w:lang w:val="en-US"/>
              </w:rPr>
            </w:pPr>
            <w:r>
              <w:rPr>
                <w:color w:val="000000"/>
                <w:sz w:val="18"/>
                <w:szCs w:val="18"/>
                <w:lang w:val="en-US"/>
              </w:rPr>
              <w:t>30,000</w:t>
            </w:r>
          </w:p>
        </w:tc>
        <w:tc>
          <w:tcPr>
            <w:tcW w:w="1568" w:type="dxa"/>
            <w:tcBorders>
              <w:top w:val="nil"/>
              <w:left w:val="nil"/>
              <w:bottom w:val="single" w:sz="4" w:space="0" w:color="auto"/>
              <w:right w:val="single" w:sz="4" w:space="0" w:color="auto"/>
            </w:tcBorders>
            <w:shd w:val="clear" w:color="auto" w:fill="FFFFFF"/>
            <w:vAlign w:val="center"/>
          </w:tcPr>
          <w:p w14:paraId="56A0A08E" w14:textId="77777777" w:rsidR="009900E5" w:rsidRDefault="00000000">
            <w:pPr>
              <w:jc w:val="center"/>
              <w:rPr>
                <w:color w:val="000000"/>
                <w:sz w:val="18"/>
                <w:szCs w:val="18"/>
                <w:lang w:val="en-US"/>
              </w:rPr>
            </w:pPr>
            <w:r>
              <w:rPr>
                <w:color w:val="000000"/>
                <w:sz w:val="18"/>
                <w:szCs w:val="18"/>
                <w:lang w:val="en-US"/>
              </w:rPr>
              <w:t>32,000</w:t>
            </w:r>
          </w:p>
        </w:tc>
        <w:tc>
          <w:tcPr>
            <w:tcW w:w="1753" w:type="dxa"/>
            <w:tcBorders>
              <w:top w:val="nil"/>
              <w:left w:val="nil"/>
              <w:bottom w:val="single" w:sz="4" w:space="0" w:color="auto"/>
              <w:right w:val="single" w:sz="4" w:space="0" w:color="auto"/>
            </w:tcBorders>
            <w:shd w:val="clear" w:color="auto" w:fill="FFFFFF"/>
            <w:vAlign w:val="center"/>
          </w:tcPr>
          <w:p w14:paraId="6B3C3C1A" w14:textId="77777777" w:rsidR="009900E5" w:rsidRDefault="00000000">
            <w:pPr>
              <w:jc w:val="center"/>
              <w:rPr>
                <w:color w:val="000000"/>
                <w:sz w:val="18"/>
                <w:szCs w:val="18"/>
                <w:lang w:val="en-US"/>
              </w:rPr>
            </w:pPr>
            <w:r>
              <w:rPr>
                <w:color w:val="000000"/>
                <w:sz w:val="18"/>
                <w:szCs w:val="18"/>
                <w:lang w:val="en-US"/>
              </w:rPr>
              <w:t>32,000</w:t>
            </w:r>
          </w:p>
        </w:tc>
      </w:tr>
      <w:tr w:rsidR="009900E5" w14:paraId="593B6ABC" w14:textId="77777777">
        <w:trPr>
          <w:trHeight w:val="302"/>
        </w:trPr>
        <w:tc>
          <w:tcPr>
            <w:tcW w:w="3045" w:type="dxa"/>
            <w:tcBorders>
              <w:top w:val="nil"/>
              <w:left w:val="single" w:sz="4" w:space="0" w:color="auto"/>
              <w:bottom w:val="single" w:sz="4" w:space="0" w:color="auto"/>
              <w:right w:val="single" w:sz="4" w:space="0" w:color="auto"/>
            </w:tcBorders>
            <w:shd w:val="clear" w:color="auto" w:fill="FFFFFF"/>
            <w:vAlign w:val="center"/>
          </w:tcPr>
          <w:p w14:paraId="603D064B" w14:textId="77777777" w:rsidR="009900E5" w:rsidRDefault="00000000">
            <w:pPr>
              <w:jc w:val="center"/>
              <w:rPr>
                <w:color w:val="000000"/>
                <w:sz w:val="18"/>
                <w:szCs w:val="18"/>
                <w:lang w:val="en-US"/>
              </w:rPr>
            </w:pPr>
            <w:r>
              <w:rPr>
                <w:color w:val="000000"/>
                <w:sz w:val="18"/>
                <w:szCs w:val="18"/>
                <w:lang w:val="en-US"/>
              </w:rPr>
              <w:t>Từ 501 đến 1,000</w:t>
            </w:r>
          </w:p>
        </w:tc>
        <w:tc>
          <w:tcPr>
            <w:tcW w:w="1938" w:type="dxa"/>
            <w:tcBorders>
              <w:top w:val="nil"/>
              <w:left w:val="nil"/>
              <w:bottom w:val="single" w:sz="4" w:space="0" w:color="auto"/>
              <w:right w:val="single" w:sz="4" w:space="0" w:color="auto"/>
            </w:tcBorders>
            <w:shd w:val="clear" w:color="auto" w:fill="FFFFFF"/>
            <w:vAlign w:val="center"/>
          </w:tcPr>
          <w:p w14:paraId="20274C35" w14:textId="77777777" w:rsidR="009900E5" w:rsidRDefault="00000000">
            <w:pPr>
              <w:jc w:val="center"/>
              <w:rPr>
                <w:color w:val="000000"/>
                <w:sz w:val="18"/>
                <w:szCs w:val="18"/>
                <w:lang w:val="en-US"/>
              </w:rPr>
            </w:pPr>
            <w:r>
              <w:rPr>
                <w:color w:val="000000"/>
                <w:sz w:val="18"/>
                <w:szCs w:val="18"/>
                <w:lang w:val="en-US"/>
              </w:rPr>
              <w:t>21,000</w:t>
            </w:r>
          </w:p>
        </w:tc>
        <w:tc>
          <w:tcPr>
            <w:tcW w:w="1753" w:type="dxa"/>
            <w:tcBorders>
              <w:top w:val="nil"/>
              <w:left w:val="nil"/>
              <w:bottom w:val="single" w:sz="4" w:space="0" w:color="auto"/>
              <w:right w:val="single" w:sz="4" w:space="0" w:color="auto"/>
            </w:tcBorders>
            <w:shd w:val="clear" w:color="auto" w:fill="FFFFFF"/>
            <w:vAlign w:val="center"/>
          </w:tcPr>
          <w:p w14:paraId="1EA34DD8" w14:textId="77777777" w:rsidR="009900E5" w:rsidRDefault="00000000">
            <w:pPr>
              <w:jc w:val="center"/>
              <w:rPr>
                <w:color w:val="000000"/>
                <w:sz w:val="18"/>
                <w:szCs w:val="18"/>
                <w:lang w:val="en-US"/>
              </w:rPr>
            </w:pPr>
            <w:r>
              <w:rPr>
                <w:color w:val="000000"/>
                <w:sz w:val="18"/>
                <w:szCs w:val="18"/>
                <w:lang w:val="en-US"/>
              </w:rPr>
              <w:t>33,000</w:t>
            </w:r>
          </w:p>
        </w:tc>
        <w:tc>
          <w:tcPr>
            <w:tcW w:w="1568" w:type="dxa"/>
            <w:tcBorders>
              <w:top w:val="nil"/>
              <w:left w:val="nil"/>
              <w:bottom w:val="single" w:sz="4" w:space="0" w:color="auto"/>
              <w:right w:val="single" w:sz="4" w:space="0" w:color="auto"/>
            </w:tcBorders>
            <w:shd w:val="clear" w:color="auto" w:fill="FFFFFF"/>
            <w:vAlign w:val="center"/>
          </w:tcPr>
          <w:p w14:paraId="79EE20F8" w14:textId="77777777" w:rsidR="009900E5" w:rsidRDefault="00000000">
            <w:pPr>
              <w:jc w:val="center"/>
              <w:rPr>
                <w:color w:val="000000"/>
                <w:sz w:val="18"/>
                <w:szCs w:val="18"/>
                <w:lang w:val="en-US"/>
              </w:rPr>
            </w:pPr>
            <w:r>
              <w:rPr>
                <w:color w:val="000000"/>
                <w:sz w:val="18"/>
                <w:szCs w:val="18"/>
                <w:lang w:val="en-US"/>
              </w:rPr>
              <w:t>37,000</w:t>
            </w:r>
          </w:p>
        </w:tc>
        <w:tc>
          <w:tcPr>
            <w:tcW w:w="1753" w:type="dxa"/>
            <w:tcBorders>
              <w:top w:val="nil"/>
              <w:left w:val="nil"/>
              <w:bottom w:val="single" w:sz="4" w:space="0" w:color="auto"/>
              <w:right w:val="single" w:sz="4" w:space="0" w:color="auto"/>
            </w:tcBorders>
            <w:shd w:val="clear" w:color="auto" w:fill="FFFFFF"/>
            <w:vAlign w:val="center"/>
          </w:tcPr>
          <w:p w14:paraId="3F73D191" w14:textId="77777777" w:rsidR="009900E5" w:rsidRDefault="00000000">
            <w:pPr>
              <w:jc w:val="center"/>
              <w:rPr>
                <w:color w:val="000000"/>
                <w:sz w:val="18"/>
                <w:szCs w:val="18"/>
                <w:lang w:val="en-US"/>
              </w:rPr>
            </w:pPr>
            <w:r>
              <w:rPr>
                <w:color w:val="000000"/>
                <w:sz w:val="18"/>
                <w:szCs w:val="18"/>
                <w:lang w:val="en-US"/>
              </w:rPr>
              <w:t>37,000</w:t>
            </w:r>
          </w:p>
        </w:tc>
      </w:tr>
      <w:tr w:rsidR="009900E5" w14:paraId="0CCDBF2F" w14:textId="77777777">
        <w:trPr>
          <w:trHeight w:val="302"/>
        </w:trPr>
        <w:tc>
          <w:tcPr>
            <w:tcW w:w="3045" w:type="dxa"/>
            <w:tcBorders>
              <w:top w:val="nil"/>
              <w:left w:val="single" w:sz="4" w:space="0" w:color="auto"/>
              <w:bottom w:val="single" w:sz="4" w:space="0" w:color="auto"/>
              <w:right w:val="single" w:sz="4" w:space="0" w:color="auto"/>
            </w:tcBorders>
            <w:shd w:val="clear" w:color="auto" w:fill="FFFFFF"/>
            <w:vAlign w:val="center"/>
          </w:tcPr>
          <w:p w14:paraId="577A9DF0" w14:textId="77777777" w:rsidR="009900E5" w:rsidRDefault="00000000">
            <w:pPr>
              <w:jc w:val="center"/>
              <w:rPr>
                <w:color w:val="000000"/>
                <w:sz w:val="18"/>
                <w:szCs w:val="18"/>
                <w:lang w:val="en-US"/>
              </w:rPr>
            </w:pPr>
            <w:r>
              <w:rPr>
                <w:color w:val="000000"/>
                <w:sz w:val="18"/>
                <w:szCs w:val="18"/>
                <w:lang w:val="en-US"/>
              </w:rPr>
              <w:t>Từ 1,001 đến 1,500</w:t>
            </w:r>
          </w:p>
        </w:tc>
        <w:tc>
          <w:tcPr>
            <w:tcW w:w="1938" w:type="dxa"/>
            <w:tcBorders>
              <w:top w:val="nil"/>
              <w:left w:val="nil"/>
              <w:bottom w:val="single" w:sz="4" w:space="0" w:color="auto"/>
              <w:right w:val="single" w:sz="4" w:space="0" w:color="auto"/>
            </w:tcBorders>
            <w:shd w:val="clear" w:color="auto" w:fill="FFFFFF"/>
            <w:vAlign w:val="center"/>
          </w:tcPr>
          <w:p w14:paraId="1609F2C1" w14:textId="77777777" w:rsidR="009900E5" w:rsidRDefault="00000000">
            <w:pPr>
              <w:jc w:val="center"/>
              <w:rPr>
                <w:color w:val="000000"/>
                <w:sz w:val="18"/>
                <w:szCs w:val="18"/>
                <w:lang w:val="en-US"/>
              </w:rPr>
            </w:pPr>
            <w:r>
              <w:rPr>
                <w:color w:val="000000"/>
                <w:sz w:val="18"/>
                <w:szCs w:val="18"/>
                <w:lang w:val="en-US"/>
              </w:rPr>
              <w:t>25,000</w:t>
            </w:r>
          </w:p>
        </w:tc>
        <w:tc>
          <w:tcPr>
            <w:tcW w:w="1753" w:type="dxa"/>
            <w:tcBorders>
              <w:top w:val="nil"/>
              <w:left w:val="nil"/>
              <w:bottom w:val="single" w:sz="4" w:space="0" w:color="auto"/>
              <w:right w:val="single" w:sz="4" w:space="0" w:color="auto"/>
            </w:tcBorders>
            <w:shd w:val="clear" w:color="auto" w:fill="FFFFFF"/>
            <w:vAlign w:val="center"/>
          </w:tcPr>
          <w:p w14:paraId="16B2A58A" w14:textId="77777777" w:rsidR="009900E5" w:rsidRDefault="00000000">
            <w:pPr>
              <w:jc w:val="center"/>
              <w:rPr>
                <w:color w:val="000000"/>
                <w:sz w:val="18"/>
                <w:szCs w:val="18"/>
                <w:lang w:val="en-US"/>
              </w:rPr>
            </w:pPr>
            <w:r>
              <w:rPr>
                <w:color w:val="000000"/>
                <w:sz w:val="18"/>
                <w:szCs w:val="18"/>
                <w:lang w:val="en-US"/>
              </w:rPr>
              <w:t>36,000</w:t>
            </w:r>
          </w:p>
        </w:tc>
        <w:tc>
          <w:tcPr>
            <w:tcW w:w="1568" w:type="dxa"/>
            <w:tcBorders>
              <w:top w:val="nil"/>
              <w:left w:val="nil"/>
              <w:bottom w:val="single" w:sz="4" w:space="0" w:color="auto"/>
              <w:right w:val="single" w:sz="4" w:space="0" w:color="auto"/>
            </w:tcBorders>
            <w:shd w:val="clear" w:color="auto" w:fill="FFFFFF"/>
            <w:vAlign w:val="center"/>
          </w:tcPr>
          <w:p w14:paraId="5E85674A" w14:textId="77777777" w:rsidR="009900E5" w:rsidRDefault="00000000">
            <w:pPr>
              <w:jc w:val="center"/>
              <w:rPr>
                <w:color w:val="000000"/>
                <w:sz w:val="18"/>
                <w:szCs w:val="18"/>
                <w:lang w:val="en-US"/>
              </w:rPr>
            </w:pPr>
            <w:r>
              <w:rPr>
                <w:color w:val="000000"/>
                <w:sz w:val="18"/>
                <w:szCs w:val="18"/>
                <w:lang w:val="en-US"/>
              </w:rPr>
              <w:t>42,000</w:t>
            </w:r>
          </w:p>
        </w:tc>
        <w:tc>
          <w:tcPr>
            <w:tcW w:w="1753" w:type="dxa"/>
            <w:tcBorders>
              <w:top w:val="nil"/>
              <w:left w:val="nil"/>
              <w:bottom w:val="single" w:sz="4" w:space="0" w:color="auto"/>
              <w:right w:val="single" w:sz="4" w:space="0" w:color="auto"/>
            </w:tcBorders>
            <w:shd w:val="clear" w:color="auto" w:fill="FFFFFF"/>
            <w:vAlign w:val="center"/>
          </w:tcPr>
          <w:p w14:paraId="3ED858A6" w14:textId="77777777" w:rsidR="009900E5" w:rsidRDefault="00000000">
            <w:pPr>
              <w:jc w:val="center"/>
              <w:rPr>
                <w:color w:val="000000"/>
                <w:sz w:val="18"/>
                <w:szCs w:val="18"/>
                <w:lang w:val="en-US"/>
              </w:rPr>
            </w:pPr>
            <w:r>
              <w:rPr>
                <w:color w:val="000000"/>
                <w:sz w:val="18"/>
                <w:szCs w:val="18"/>
                <w:lang w:val="en-US"/>
              </w:rPr>
              <w:t>42,000</w:t>
            </w:r>
          </w:p>
        </w:tc>
      </w:tr>
      <w:tr w:rsidR="009900E5" w14:paraId="3DFB18BC" w14:textId="77777777">
        <w:trPr>
          <w:trHeight w:val="302"/>
        </w:trPr>
        <w:tc>
          <w:tcPr>
            <w:tcW w:w="3045" w:type="dxa"/>
            <w:tcBorders>
              <w:top w:val="nil"/>
              <w:left w:val="single" w:sz="4" w:space="0" w:color="auto"/>
              <w:bottom w:val="single" w:sz="4" w:space="0" w:color="auto"/>
              <w:right w:val="single" w:sz="4" w:space="0" w:color="auto"/>
            </w:tcBorders>
            <w:shd w:val="clear" w:color="auto" w:fill="FFFFFF"/>
            <w:vAlign w:val="center"/>
          </w:tcPr>
          <w:p w14:paraId="4C2C309C" w14:textId="77777777" w:rsidR="009900E5" w:rsidRDefault="00000000">
            <w:pPr>
              <w:jc w:val="center"/>
              <w:rPr>
                <w:color w:val="000000"/>
                <w:sz w:val="18"/>
                <w:szCs w:val="18"/>
                <w:lang w:val="en-US"/>
              </w:rPr>
            </w:pPr>
            <w:r>
              <w:rPr>
                <w:color w:val="000000"/>
                <w:sz w:val="18"/>
                <w:szCs w:val="18"/>
                <w:lang w:val="en-US"/>
              </w:rPr>
              <w:t>Từ 1,501 đến 2,000</w:t>
            </w:r>
          </w:p>
        </w:tc>
        <w:tc>
          <w:tcPr>
            <w:tcW w:w="1938" w:type="dxa"/>
            <w:tcBorders>
              <w:top w:val="nil"/>
              <w:left w:val="nil"/>
              <w:bottom w:val="single" w:sz="4" w:space="0" w:color="auto"/>
              <w:right w:val="single" w:sz="4" w:space="0" w:color="auto"/>
            </w:tcBorders>
            <w:shd w:val="clear" w:color="auto" w:fill="FFFFFF"/>
            <w:vAlign w:val="center"/>
          </w:tcPr>
          <w:p w14:paraId="5651B5E6" w14:textId="77777777" w:rsidR="009900E5" w:rsidRDefault="00000000">
            <w:pPr>
              <w:jc w:val="center"/>
              <w:rPr>
                <w:color w:val="000000"/>
                <w:sz w:val="18"/>
                <w:szCs w:val="18"/>
                <w:lang w:val="en-US"/>
              </w:rPr>
            </w:pPr>
            <w:r>
              <w:rPr>
                <w:color w:val="000000"/>
                <w:sz w:val="18"/>
                <w:szCs w:val="18"/>
                <w:lang w:val="en-US"/>
              </w:rPr>
              <w:t>27,000</w:t>
            </w:r>
          </w:p>
        </w:tc>
        <w:tc>
          <w:tcPr>
            <w:tcW w:w="1753" w:type="dxa"/>
            <w:tcBorders>
              <w:top w:val="nil"/>
              <w:left w:val="nil"/>
              <w:bottom w:val="single" w:sz="4" w:space="0" w:color="auto"/>
              <w:right w:val="single" w:sz="4" w:space="0" w:color="auto"/>
            </w:tcBorders>
            <w:shd w:val="clear" w:color="auto" w:fill="FFFFFF"/>
            <w:vAlign w:val="center"/>
          </w:tcPr>
          <w:p w14:paraId="17BC219B" w14:textId="77777777" w:rsidR="009900E5" w:rsidRDefault="00000000">
            <w:pPr>
              <w:jc w:val="center"/>
              <w:rPr>
                <w:color w:val="000000"/>
                <w:sz w:val="18"/>
                <w:szCs w:val="18"/>
                <w:lang w:val="en-US"/>
              </w:rPr>
            </w:pPr>
            <w:r>
              <w:rPr>
                <w:color w:val="000000"/>
                <w:sz w:val="18"/>
                <w:szCs w:val="18"/>
                <w:lang w:val="en-US"/>
              </w:rPr>
              <w:t>39,000</w:t>
            </w:r>
          </w:p>
        </w:tc>
        <w:tc>
          <w:tcPr>
            <w:tcW w:w="1568" w:type="dxa"/>
            <w:tcBorders>
              <w:top w:val="nil"/>
              <w:left w:val="nil"/>
              <w:bottom w:val="single" w:sz="4" w:space="0" w:color="auto"/>
              <w:right w:val="single" w:sz="4" w:space="0" w:color="auto"/>
            </w:tcBorders>
            <w:shd w:val="clear" w:color="auto" w:fill="FFFFFF"/>
            <w:vAlign w:val="center"/>
          </w:tcPr>
          <w:p w14:paraId="2762041D" w14:textId="77777777" w:rsidR="009900E5" w:rsidRDefault="00000000">
            <w:pPr>
              <w:jc w:val="center"/>
              <w:rPr>
                <w:color w:val="000000"/>
                <w:sz w:val="18"/>
                <w:szCs w:val="18"/>
                <w:lang w:val="en-US"/>
              </w:rPr>
            </w:pPr>
            <w:r>
              <w:rPr>
                <w:color w:val="000000"/>
                <w:sz w:val="18"/>
                <w:szCs w:val="18"/>
                <w:lang w:val="en-US"/>
              </w:rPr>
              <w:t>47,000</w:t>
            </w:r>
          </w:p>
        </w:tc>
        <w:tc>
          <w:tcPr>
            <w:tcW w:w="1753" w:type="dxa"/>
            <w:tcBorders>
              <w:top w:val="nil"/>
              <w:left w:val="nil"/>
              <w:bottom w:val="single" w:sz="4" w:space="0" w:color="auto"/>
              <w:right w:val="single" w:sz="4" w:space="0" w:color="auto"/>
            </w:tcBorders>
            <w:shd w:val="clear" w:color="auto" w:fill="FFFFFF"/>
            <w:vAlign w:val="center"/>
          </w:tcPr>
          <w:p w14:paraId="764486FA" w14:textId="77777777" w:rsidR="009900E5" w:rsidRDefault="00000000">
            <w:pPr>
              <w:jc w:val="center"/>
              <w:rPr>
                <w:color w:val="000000"/>
                <w:sz w:val="18"/>
                <w:szCs w:val="18"/>
                <w:lang w:val="en-US"/>
              </w:rPr>
            </w:pPr>
            <w:r>
              <w:rPr>
                <w:color w:val="000000"/>
                <w:sz w:val="18"/>
                <w:szCs w:val="18"/>
                <w:lang w:val="en-US"/>
              </w:rPr>
              <w:t>47,000</w:t>
            </w:r>
          </w:p>
        </w:tc>
      </w:tr>
      <w:tr w:rsidR="009900E5" w14:paraId="3E1A27B4" w14:textId="77777777">
        <w:trPr>
          <w:trHeight w:val="545"/>
        </w:trPr>
        <w:tc>
          <w:tcPr>
            <w:tcW w:w="3045" w:type="dxa"/>
            <w:tcBorders>
              <w:top w:val="nil"/>
              <w:left w:val="single" w:sz="4" w:space="0" w:color="auto"/>
              <w:bottom w:val="single" w:sz="4" w:space="0" w:color="auto"/>
              <w:right w:val="single" w:sz="4" w:space="0" w:color="auto"/>
            </w:tcBorders>
            <w:shd w:val="clear" w:color="auto" w:fill="FFFFFF"/>
            <w:vAlign w:val="center"/>
          </w:tcPr>
          <w:p w14:paraId="64F0BE22" w14:textId="77777777" w:rsidR="009900E5" w:rsidRDefault="00000000">
            <w:pPr>
              <w:jc w:val="center"/>
              <w:rPr>
                <w:color w:val="000000"/>
                <w:sz w:val="18"/>
                <w:szCs w:val="18"/>
                <w:lang w:val="en-US"/>
              </w:rPr>
            </w:pPr>
            <w:r>
              <w:rPr>
                <w:color w:val="000000"/>
                <w:sz w:val="18"/>
                <w:szCs w:val="18"/>
                <w:lang w:val="en-US"/>
              </w:rPr>
              <w:t>+ 500 gr tiếp theo đến 20kg)</w:t>
            </w:r>
          </w:p>
        </w:tc>
        <w:tc>
          <w:tcPr>
            <w:tcW w:w="1938" w:type="dxa"/>
            <w:tcBorders>
              <w:top w:val="nil"/>
              <w:left w:val="nil"/>
              <w:bottom w:val="single" w:sz="4" w:space="0" w:color="auto"/>
              <w:right w:val="single" w:sz="4" w:space="0" w:color="auto"/>
            </w:tcBorders>
            <w:shd w:val="clear" w:color="auto" w:fill="FFFFFF"/>
            <w:vAlign w:val="center"/>
          </w:tcPr>
          <w:p w14:paraId="02BB1664" w14:textId="77777777" w:rsidR="009900E5" w:rsidRDefault="00000000">
            <w:pPr>
              <w:jc w:val="center"/>
              <w:rPr>
                <w:color w:val="000000"/>
                <w:sz w:val="18"/>
                <w:szCs w:val="18"/>
                <w:lang w:val="en-US"/>
              </w:rPr>
            </w:pPr>
            <w:r>
              <w:rPr>
                <w:color w:val="000000"/>
                <w:sz w:val="18"/>
                <w:szCs w:val="18"/>
                <w:lang w:val="en-US"/>
              </w:rPr>
              <w:t>2,000</w:t>
            </w:r>
          </w:p>
        </w:tc>
        <w:tc>
          <w:tcPr>
            <w:tcW w:w="1753" w:type="dxa"/>
            <w:tcBorders>
              <w:top w:val="nil"/>
              <w:left w:val="nil"/>
              <w:bottom w:val="single" w:sz="4" w:space="0" w:color="auto"/>
              <w:right w:val="single" w:sz="4" w:space="0" w:color="auto"/>
            </w:tcBorders>
            <w:shd w:val="clear" w:color="auto" w:fill="FFFFFF"/>
            <w:vAlign w:val="center"/>
          </w:tcPr>
          <w:p w14:paraId="5E56AD5A" w14:textId="77777777" w:rsidR="009900E5" w:rsidRDefault="00000000">
            <w:pPr>
              <w:jc w:val="center"/>
              <w:rPr>
                <w:color w:val="000000"/>
                <w:sz w:val="18"/>
                <w:szCs w:val="18"/>
                <w:lang w:val="en-US"/>
              </w:rPr>
            </w:pPr>
            <w:r>
              <w:rPr>
                <w:color w:val="000000"/>
                <w:sz w:val="18"/>
                <w:szCs w:val="18"/>
                <w:lang w:val="en-US"/>
              </w:rPr>
              <w:t>2,250</w:t>
            </w:r>
          </w:p>
        </w:tc>
        <w:tc>
          <w:tcPr>
            <w:tcW w:w="1568" w:type="dxa"/>
            <w:tcBorders>
              <w:top w:val="nil"/>
              <w:left w:val="nil"/>
              <w:bottom w:val="single" w:sz="4" w:space="0" w:color="auto"/>
              <w:right w:val="single" w:sz="4" w:space="0" w:color="auto"/>
            </w:tcBorders>
            <w:shd w:val="clear" w:color="auto" w:fill="FFFFFF"/>
            <w:vAlign w:val="center"/>
          </w:tcPr>
          <w:p w14:paraId="3E454A49" w14:textId="77777777" w:rsidR="009900E5" w:rsidRDefault="00000000">
            <w:pPr>
              <w:jc w:val="center"/>
              <w:rPr>
                <w:color w:val="000000"/>
                <w:sz w:val="18"/>
                <w:szCs w:val="18"/>
                <w:lang w:val="en-US"/>
              </w:rPr>
            </w:pPr>
            <w:r>
              <w:rPr>
                <w:color w:val="000000"/>
                <w:sz w:val="18"/>
                <w:szCs w:val="18"/>
                <w:lang w:val="en-US"/>
              </w:rPr>
              <w:t>3,000</w:t>
            </w:r>
          </w:p>
        </w:tc>
        <w:tc>
          <w:tcPr>
            <w:tcW w:w="1753" w:type="dxa"/>
            <w:tcBorders>
              <w:top w:val="nil"/>
              <w:left w:val="nil"/>
              <w:bottom w:val="single" w:sz="4" w:space="0" w:color="auto"/>
              <w:right w:val="single" w:sz="4" w:space="0" w:color="auto"/>
            </w:tcBorders>
            <w:shd w:val="clear" w:color="auto" w:fill="FFFFFF"/>
            <w:vAlign w:val="center"/>
          </w:tcPr>
          <w:p w14:paraId="033FB547" w14:textId="77777777" w:rsidR="009900E5" w:rsidRDefault="00000000">
            <w:pPr>
              <w:jc w:val="center"/>
              <w:rPr>
                <w:color w:val="000000"/>
                <w:sz w:val="18"/>
                <w:szCs w:val="18"/>
                <w:lang w:val="en-US"/>
              </w:rPr>
            </w:pPr>
            <w:r>
              <w:rPr>
                <w:color w:val="000000"/>
                <w:sz w:val="18"/>
                <w:szCs w:val="18"/>
                <w:lang w:val="en-US"/>
              </w:rPr>
              <w:t>3,500</w:t>
            </w:r>
          </w:p>
        </w:tc>
      </w:tr>
    </w:tbl>
    <w:p w14:paraId="0C72061A" w14:textId="77777777" w:rsidR="009900E5" w:rsidRDefault="009900E5">
      <w:pPr>
        <w:rPr>
          <w:rFonts w:eastAsia="Arial"/>
          <w:color w:val="000000"/>
          <w:sz w:val="20"/>
          <w:szCs w:val="20"/>
          <w:lang w:val="en-US"/>
        </w:rPr>
      </w:pPr>
    </w:p>
    <w:p w14:paraId="0D60D888" w14:textId="77777777" w:rsidR="009900E5" w:rsidRDefault="00000000">
      <w:pPr>
        <w:pStyle w:val="Heading1"/>
        <w:tabs>
          <w:tab w:val="left" w:pos="360"/>
          <w:tab w:val="left" w:pos="720"/>
        </w:tabs>
        <w:spacing w:before="1" w:line="360" w:lineRule="auto"/>
        <w:rPr>
          <w:rFonts w:eastAsia="Arial"/>
          <w:color w:val="000000"/>
          <w:sz w:val="20"/>
          <w:szCs w:val="20"/>
        </w:rPr>
      </w:pPr>
      <w:r>
        <w:rPr>
          <w:rFonts w:eastAsia="Arial"/>
          <w:color w:val="000000"/>
          <w:sz w:val="20"/>
          <w:szCs w:val="20"/>
        </w:rPr>
        <w:t>L</w:t>
      </w:r>
      <w:r>
        <w:rPr>
          <w:rFonts w:eastAsia="Arial"/>
          <w:color w:val="000000"/>
          <w:sz w:val="20"/>
          <w:szCs w:val="20"/>
          <w:lang w:val="en-US"/>
        </w:rPr>
        <w:t xml:space="preserve">oại hàng bộ nặng </w:t>
      </w:r>
      <w:r>
        <w:rPr>
          <w:rFonts w:eastAsia="Arial"/>
          <w:b w:val="0"/>
          <w:bCs w:val="0"/>
          <w:color w:val="000000"/>
          <w:sz w:val="20"/>
          <w:szCs w:val="20"/>
        </w:rPr>
        <w:t>(</w:t>
      </w:r>
      <w:r>
        <w:rPr>
          <w:rFonts w:eastAsia="Arial"/>
          <w:b w:val="0"/>
          <w:bCs w:val="0"/>
          <w:sz w:val="20"/>
          <w:szCs w:val="20"/>
        </w:rPr>
        <w:t>B</w:t>
      </w:r>
      <w:r>
        <w:rPr>
          <w:rFonts w:eastAsia="Arial"/>
          <w:b w:val="0"/>
          <w:bCs w:val="0"/>
          <w:sz w:val="20"/>
          <w:szCs w:val="20"/>
          <w:lang w:val="en-US"/>
        </w:rPr>
        <w:t>ưu gửi là hàng hóa, tài liệu có trọng lượng trên 20KG</w:t>
      </w:r>
      <w:r>
        <w:rPr>
          <w:rFonts w:eastAsia="Arial"/>
          <w:b w:val="0"/>
          <w:bCs w:val="0"/>
          <w:color w:val="000000"/>
          <w:sz w:val="20"/>
          <w:szCs w:val="20"/>
        </w:rPr>
        <w:t>)</w:t>
      </w:r>
    </w:p>
    <w:tbl>
      <w:tblPr>
        <w:tblW w:w="10057" w:type="dxa"/>
        <w:tblInd w:w="18" w:type="dxa"/>
        <w:tblLook w:val="04A0" w:firstRow="1" w:lastRow="0" w:firstColumn="1" w:lastColumn="0" w:noHBand="0" w:noVBand="1"/>
      </w:tblPr>
      <w:tblGrid>
        <w:gridCol w:w="3045"/>
        <w:gridCol w:w="1938"/>
        <w:gridCol w:w="1753"/>
        <w:gridCol w:w="1568"/>
        <w:gridCol w:w="1753"/>
      </w:tblGrid>
      <w:tr w:rsidR="009900E5" w14:paraId="008E9998" w14:textId="77777777">
        <w:trPr>
          <w:trHeight w:val="584"/>
        </w:trPr>
        <w:tc>
          <w:tcPr>
            <w:tcW w:w="3045" w:type="dxa"/>
            <w:tcBorders>
              <w:top w:val="single" w:sz="4" w:space="0" w:color="auto"/>
              <w:left w:val="single" w:sz="4" w:space="0" w:color="auto"/>
              <w:bottom w:val="single" w:sz="4" w:space="0" w:color="000000"/>
              <w:right w:val="single" w:sz="4" w:space="0" w:color="auto"/>
            </w:tcBorders>
            <w:shd w:val="clear" w:color="auto" w:fill="FFFFFF"/>
            <w:vAlign w:val="center"/>
          </w:tcPr>
          <w:p w14:paraId="575F9F03" w14:textId="77777777" w:rsidR="009900E5" w:rsidRDefault="00000000">
            <w:pPr>
              <w:jc w:val="center"/>
              <w:rPr>
                <w:b/>
                <w:bCs/>
                <w:color w:val="000000"/>
                <w:sz w:val="18"/>
                <w:szCs w:val="18"/>
                <w:lang w:val="en-US"/>
              </w:rPr>
            </w:pPr>
            <w:r>
              <w:rPr>
                <w:b/>
                <w:bCs/>
                <w:color w:val="000000"/>
                <w:sz w:val="18"/>
                <w:szCs w:val="18"/>
                <w:lang w:val="en-US"/>
              </w:rPr>
              <w:t>Nấc trọng lượng</w:t>
            </w:r>
          </w:p>
        </w:tc>
        <w:tc>
          <w:tcPr>
            <w:tcW w:w="1938" w:type="dxa"/>
            <w:tcBorders>
              <w:top w:val="single" w:sz="4" w:space="0" w:color="auto"/>
              <w:left w:val="nil"/>
              <w:bottom w:val="single" w:sz="4" w:space="0" w:color="auto"/>
              <w:right w:val="single" w:sz="4" w:space="0" w:color="auto"/>
            </w:tcBorders>
            <w:shd w:val="clear" w:color="auto" w:fill="FFFFFF"/>
            <w:vAlign w:val="center"/>
          </w:tcPr>
          <w:p w14:paraId="0A642C7B" w14:textId="77777777" w:rsidR="009900E5" w:rsidRDefault="00000000">
            <w:pPr>
              <w:jc w:val="center"/>
              <w:rPr>
                <w:b/>
                <w:bCs/>
                <w:color w:val="000000"/>
                <w:sz w:val="18"/>
                <w:szCs w:val="18"/>
                <w:lang w:val="en-US"/>
              </w:rPr>
            </w:pPr>
            <w:r>
              <w:rPr>
                <w:b/>
                <w:bCs/>
                <w:color w:val="000000"/>
                <w:sz w:val="18"/>
                <w:szCs w:val="18"/>
                <w:lang w:val="en-US"/>
              </w:rPr>
              <w:t>Nội tỉnh</w:t>
            </w:r>
          </w:p>
        </w:tc>
        <w:tc>
          <w:tcPr>
            <w:tcW w:w="1753" w:type="dxa"/>
            <w:tcBorders>
              <w:top w:val="single" w:sz="4" w:space="0" w:color="auto"/>
              <w:left w:val="single" w:sz="4" w:space="0" w:color="auto"/>
              <w:bottom w:val="single" w:sz="4" w:space="0" w:color="000000"/>
              <w:right w:val="single" w:sz="4" w:space="0" w:color="auto"/>
            </w:tcBorders>
            <w:shd w:val="clear" w:color="auto" w:fill="FFFFFF"/>
            <w:vAlign w:val="center"/>
          </w:tcPr>
          <w:p w14:paraId="400B1DDC" w14:textId="77777777" w:rsidR="009900E5" w:rsidRDefault="00000000">
            <w:pPr>
              <w:jc w:val="center"/>
              <w:rPr>
                <w:b/>
                <w:bCs/>
                <w:color w:val="000000"/>
                <w:sz w:val="18"/>
                <w:szCs w:val="18"/>
                <w:lang w:val="en-US"/>
              </w:rPr>
            </w:pPr>
            <w:r>
              <w:rPr>
                <w:b/>
                <w:bCs/>
                <w:color w:val="000000"/>
                <w:sz w:val="18"/>
                <w:szCs w:val="18"/>
                <w:lang w:val="en-US"/>
              </w:rPr>
              <w:t>Nội Miền</w:t>
            </w:r>
          </w:p>
        </w:tc>
        <w:tc>
          <w:tcPr>
            <w:tcW w:w="1568" w:type="dxa"/>
            <w:tcBorders>
              <w:top w:val="single" w:sz="4" w:space="0" w:color="auto"/>
              <w:left w:val="single" w:sz="4" w:space="0" w:color="auto"/>
              <w:bottom w:val="single" w:sz="4" w:space="0" w:color="000000"/>
              <w:right w:val="single" w:sz="4" w:space="0" w:color="auto"/>
            </w:tcBorders>
            <w:shd w:val="clear" w:color="auto" w:fill="FFFFFF"/>
            <w:vAlign w:val="center"/>
          </w:tcPr>
          <w:p w14:paraId="05855D16" w14:textId="77777777" w:rsidR="009900E5" w:rsidRDefault="00000000">
            <w:pPr>
              <w:jc w:val="center"/>
              <w:rPr>
                <w:b/>
                <w:bCs/>
                <w:color w:val="000000"/>
                <w:sz w:val="18"/>
                <w:szCs w:val="18"/>
                <w:lang w:val="en-US"/>
              </w:rPr>
            </w:pPr>
            <w:r>
              <w:rPr>
                <w:b/>
                <w:bCs/>
                <w:color w:val="000000"/>
                <w:sz w:val="18"/>
                <w:szCs w:val="18"/>
                <w:lang w:val="en-US"/>
              </w:rPr>
              <w:t>Cận Miền</w:t>
            </w:r>
          </w:p>
        </w:tc>
        <w:tc>
          <w:tcPr>
            <w:tcW w:w="1753" w:type="dxa"/>
            <w:tcBorders>
              <w:top w:val="single" w:sz="4" w:space="0" w:color="auto"/>
              <w:left w:val="single" w:sz="4" w:space="0" w:color="auto"/>
              <w:bottom w:val="single" w:sz="4" w:space="0" w:color="000000"/>
              <w:right w:val="single" w:sz="4" w:space="0" w:color="auto"/>
            </w:tcBorders>
            <w:shd w:val="clear" w:color="auto" w:fill="FFFFFF"/>
            <w:vAlign w:val="center"/>
          </w:tcPr>
          <w:p w14:paraId="6850D880" w14:textId="77777777" w:rsidR="009900E5" w:rsidRDefault="00000000">
            <w:pPr>
              <w:jc w:val="center"/>
              <w:rPr>
                <w:b/>
                <w:bCs/>
                <w:color w:val="000000"/>
                <w:sz w:val="18"/>
                <w:szCs w:val="18"/>
                <w:lang w:val="en-US"/>
              </w:rPr>
            </w:pPr>
            <w:r>
              <w:rPr>
                <w:b/>
                <w:bCs/>
                <w:color w:val="000000"/>
                <w:sz w:val="18"/>
                <w:szCs w:val="18"/>
                <w:lang w:val="en-US"/>
              </w:rPr>
              <w:t>Liên Miền</w:t>
            </w:r>
          </w:p>
        </w:tc>
      </w:tr>
      <w:tr w:rsidR="009900E5" w14:paraId="05707406" w14:textId="77777777">
        <w:trPr>
          <w:trHeight w:val="465"/>
        </w:trPr>
        <w:tc>
          <w:tcPr>
            <w:tcW w:w="3045" w:type="dxa"/>
            <w:tcBorders>
              <w:top w:val="nil"/>
              <w:left w:val="single" w:sz="4" w:space="0" w:color="auto"/>
              <w:bottom w:val="single" w:sz="4" w:space="0" w:color="auto"/>
              <w:right w:val="single" w:sz="4" w:space="0" w:color="auto"/>
            </w:tcBorders>
            <w:shd w:val="clear" w:color="auto" w:fill="FFFFFF"/>
            <w:vAlign w:val="center"/>
          </w:tcPr>
          <w:p w14:paraId="79A70FB1" w14:textId="77777777" w:rsidR="009900E5" w:rsidRDefault="00000000">
            <w:pPr>
              <w:jc w:val="center"/>
              <w:rPr>
                <w:color w:val="000000"/>
                <w:sz w:val="18"/>
                <w:szCs w:val="18"/>
                <w:lang w:val="en-US"/>
              </w:rPr>
            </w:pPr>
            <w:r>
              <w:rPr>
                <w:color w:val="000000"/>
                <w:sz w:val="18"/>
                <w:szCs w:val="18"/>
                <w:lang w:val="en-US"/>
              </w:rPr>
              <w:t>Từ 0kg đến 20kg</w:t>
            </w:r>
          </w:p>
        </w:tc>
        <w:tc>
          <w:tcPr>
            <w:tcW w:w="1938" w:type="dxa"/>
            <w:tcBorders>
              <w:top w:val="single" w:sz="4" w:space="0" w:color="auto"/>
              <w:left w:val="nil"/>
              <w:bottom w:val="single" w:sz="4" w:space="0" w:color="auto"/>
              <w:right w:val="single" w:sz="4" w:space="0" w:color="auto"/>
            </w:tcBorders>
            <w:shd w:val="clear" w:color="auto" w:fill="FFFFFF"/>
            <w:vAlign w:val="bottom"/>
          </w:tcPr>
          <w:p w14:paraId="1911F157" w14:textId="77777777" w:rsidR="009900E5" w:rsidRDefault="00000000">
            <w:pPr>
              <w:spacing w:after="120"/>
              <w:jc w:val="center"/>
              <w:rPr>
                <w:color w:val="000000"/>
                <w:sz w:val="18"/>
                <w:szCs w:val="18"/>
                <w:lang w:val="en-US"/>
              </w:rPr>
            </w:pPr>
            <w:r>
              <w:rPr>
                <w:color w:val="000000"/>
                <w:sz w:val="18"/>
                <w:szCs w:val="18"/>
                <w:lang w:val="en-US"/>
              </w:rPr>
              <w:t>99,000</w:t>
            </w:r>
          </w:p>
        </w:tc>
        <w:tc>
          <w:tcPr>
            <w:tcW w:w="1753" w:type="dxa"/>
            <w:tcBorders>
              <w:top w:val="nil"/>
              <w:left w:val="nil"/>
              <w:bottom w:val="single" w:sz="4" w:space="0" w:color="auto"/>
              <w:right w:val="single" w:sz="4" w:space="0" w:color="auto"/>
            </w:tcBorders>
            <w:shd w:val="clear" w:color="auto" w:fill="FFFFFF"/>
            <w:vAlign w:val="bottom"/>
          </w:tcPr>
          <w:p w14:paraId="6064552B" w14:textId="77777777" w:rsidR="009900E5" w:rsidRDefault="00000000">
            <w:pPr>
              <w:spacing w:after="120"/>
              <w:jc w:val="center"/>
              <w:rPr>
                <w:color w:val="000000"/>
                <w:sz w:val="18"/>
                <w:szCs w:val="18"/>
                <w:lang w:val="en-US"/>
              </w:rPr>
            </w:pPr>
            <w:r>
              <w:rPr>
                <w:color w:val="000000"/>
                <w:sz w:val="18"/>
                <w:szCs w:val="18"/>
                <w:lang w:val="en-US"/>
              </w:rPr>
              <w:t>120,000</w:t>
            </w:r>
          </w:p>
        </w:tc>
        <w:tc>
          <w:tcPr>
            <w:tcW w:w="1568" w:type="dxa"/>
            <w:tcBorders>
              <w:top w:val="nil"/>
              <w:left w:val="nil"/>
              <w:bottom w:val="single" w:sz="4" w:space="0" w:color="auto"/>
              <w:right w:val="single" w:sz="4" w:space="0" w:color="auto"/>
            </w:tcBorders>
            <w:shd w:val="clear" w:color="auto" w:fill="FFFFFF"/>
            <w:vAlign w:val="bottom"/>
          </w:tcPr>
          <w:p w14:paraId="0424462A" w14:textId="77777777" w:rsidR="009900E5" w:rsidRDefault="00000000">
            <w:pPr>
              <w:spacing w:after="120"/>
              <w:jc w:val="center"/>
              <w:rPr>
                <w:color w:val="000000"/>
                <w:sz w:val="18"/>
                <w:szCs w:val="18"/>
                <w:lang w:val="en-US"/>
              </w:rPr>
            </w:pPr>
            <w:r>
              <w:rPr>
                <w:color w:val="000000"/>
                <w:sz w:val="18"/>
                <w:szCs w:val="18"/>
                <w:lang w:val="en-US"/>
              </w:rPr>
              <w:t>155,000</w:t>
            </w:r>
          </w:p>
        </w:tc>
        <w:tc>
          <w:tcPr>
            <w:tcW w:w="1753" w:type="dxa"/>
            <w:tcBorders>
              <w:top w:val="nil"/>
              <w:left w:val="nil"/>
              <w:bottom w:val="single" w:sz="4" w:space="0" w:color="auto"/>
              <w:right w:val="single" w:sz="4" w:space="0" w:color="auto"/>
            </w:tcBorders>
            <w:shd w:val="clear" w:color="auto" w:fill="FFFFFF"/>
            <w:vAlign w:val="bottom"/>
          </w:tcPr>
          <w:p w14:paraId="7EA4702D" w14:textId="77777777" w:rsidR="009900E5" w:rsidRDefault="00000000">
            <w:pPr>
              <w:spacing w:after="120"/>
              <w:jc w:val="center"/>
              <w:rPr>
                <w:color w:val="000000"/>
                <w:sz w:val="18"/>
                <w:szCs w:val="18"/>
                <w:lang w:val="en-US"/>
              </w:rPr>
            </w:pPr>
            <w:r>
              <w:rPr>
                <w:color w:val="000000"/>
                <w:sz w:val="18"/>
                <w:szCs w:val="18"/>
                <w:lang w:val="en-US"/>
              </w:rPr>
              <w:t>173,000</w:t>
            </w:r>
          </w:p>
        </w:tc>
      </w:tr>
      <w:tr w:rsidR="009900E5" w14:paraId="4B00A499" w14:textId="77777777">
        <w:trPr>
          <w:trHeight w:val="292"/>
        </w:trPr>
        <w:tc>
          <w:tcPr>
            <w:tcW w:w="10057"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61FBF74" w14:textId="77777777" w:rsidR="009900E5" w:rsidRDefault="00000000">
            <w:pPr>
              <w:jc w:val="center"/>
              <w:rPr>
                <w:b/>
                <w:bCs/>
                <w:color w:val="000000"/>
                <w:sz w:val="18"/>
                <w:szCs w:val="18"/>
                <w:lang w:val="en-US"/>
              </w:rPr>
            </w:pPr>
            <w:r>
              <w:rPr>
                <w:b/>
                <w:bCs/>
                <w:color w:val="000000"/>
                <w:sz w:val="18"/>
                <w:szCs w:val="18"/>
                <w:lang w:val="en-US"/>
              </w:rPr>
              <w:t>Giá cộng thêm cho mỗi 1 kg tiếp theo</w:t>
            </w:r>
          </w:p>
        </w:tc>
      </w:tr>
      <w:tr w:rsidR="009900E5" w14:paraId="2D43069B" w14:textId="77777777">
        <w:trPr>
          <w:trHeight w:val="325"/>
        </w:trPr>
        <w:tc>
          <w:tcPr>
            <w:tcW w:w="3045" w:type="dxa"/>
            <w:tcBorders>
              <w:top w:val="nil"/>
              <w:left w:val="single" w:sz="4" w:space="0" w:color="auto"/>
              <w:bottom w:val="single" w:sz="4" w:space="0" w:color="auto"/>
              <w:right w:val="single" w:sz="4" w:space="0" w:color="auto"/>
            </w:tcBorders>
            <w:shd w:val="clear" w:color="auto" w:fill="FFFFFF"/>
            <w:vAlign w:val="center"/>
          </w:tcPr>
          <w:p w14:paraId="72B76B27" w14:textId="77777777" w:rsidR="009900E5" w:rsidRDefault="00000000">
            <w:pPr>
              <w:jc w:val="center"/>
              <w:rPr>
                <w:color w:val="000000"/>
                <w:sz w:val="18"/>
                <w:szCs w:val="18"/>
                <w:lang w:val="en-US"/>
              </w:rPr>
            </w:pPr>
            <w:r>
              <w:rPr>
                <w:color w:val="000000"/>
                <w:sz w:val="18"/>
                <w:szCs w:val="18"/>
                <w:lang w:val="en-US"/>
              </w:rPr>
              <w:t>Từ 20,01 kg đến 50 kg</w:t>
            </w:r>
          </w:p>
        </w:tc>
        <w:tc>
          <w:tcPr>
            <w:tcW w:w="1938" w:type="dxa"/>
            <w:tcBorders>
              <w:top w:val="nil"/>
              <w:left w:val="nil"/>
              <w:bottom w:val="single" w:sz="4" w:space="0" w:color="auto"/>
              <w:right w:val="single" w:sz="4" w:space="0" w:color="auto"/>
            </w:tcBorders>
            <w:shd w:val="clear" w:color="auto" w:fill="FFFFFF"/>
            <w:vAlign w:val="center"/>
          </w:tcPr>
          <w:p w14:paraId="0196B4C0" w14:textId="77777777" w:rsidR="009900E5" w:rsidRDefault="00000000">
            <w:pPr>
              <w:jc w:val="center"/>
              <w:rPr>
                <w:color w:val="000000"/>
                <w:sz w:val="18"/>
                <w:szCs w:val="18"/>
                <w:lang w:val="en-US"/>
              </w:rPr>
            </w:pPr>
            <w:r>
              <w:rPr>
                <w:color w:val="000000"/>
                <w:sz w:val="18"/>
                <w:szCs w:val="18"/>
                <w:lang w:val="en-US"/>
              </w:rPr>
              <w:t>4,000</w:t>
            </w:r>
          </w:p>
        </w:tc>
        <w:tc>
          <w:tcPr>
            <w:tcW w:w="1753" w:type="dxa"/>
            <w:tcBorders>
              <w:top w:val="nil"/>
              <w:left w:val="nil"/>
              <w:bottom w:val="single" w:sz="4" w:space="0" w:color="auto"/>
              <w:right w:val="single" w:sz="4" w:space="0" w:color="auto"/>
            </w:tcBorders>
            <w:shd w:val="clear" w:color="auto" w:fill="FFFFFF"/>
            <w:vAlign w:val="center"/>
          </w:tcPr>
          <w:p w14:paraId="0DA0EDB7" w14:textId="77777777" w:rsidR="009900E5" w:rsidRDefault="00000000">
            <w:pPr>
              <w:jc w:val="center"/>
              <w:rPr>
                <w:color w:val="000000"/>
                <w:sz w:val="18"/>
                <w:szCs w:val="18"/>
                <w:lang w:val="en-US"/>
              </w:rPr>
            </w:pPr>
            <w:r>
              <w:rPr>
                <w:color w:val="000000"/>
                <w:sz w:val="18"/>
                <w:szCs w:val="18"/>
                <w:lang w:val="en-US"/>
              </w:rPr>
              <w:t>4,500</w:t>
            </w:r>
          </w:p>
        </w:tc>
        <w:tc>
          <w:tcPr>
            <w:tcW w:w="1568" w:type="dxa"/>
            <w:tcBorders>
              <w:top w:val="nil"/>
              <w:left w:val="nil"/>
              <w:bottom w:val="single" w:sz="4" w:space="0" w:color="auto"/>
              <w:right w:val="single" w:sz="4" w:space="0" w:color="auto"/>
            </w:tcBorders>
            <w:shd w:val="clear" w:color="auto" w:fill="FFFFFF"/>
            <w:vAlign w:val="center"/>
          </w:tcPr>
          <w:p w14:paraId="71CC2F4A" w14:textId="77777777" w:rsidR="009900E5" w:rsidRDefault="00000000">
            <w:pPr>
              <w:jc w:val="center"/>
              <w:rPr>
                <w:color w:val="000000"/>
                <w:sz w:val="18"/>
                <w:szCs w:val="18"/>
                <w:lang w:val="en-US"/>
              </w:rPr>
            </w:pPr>
            <w:r>
              <w:rPr>
                <w:color w:val="000000"/>
                <w:sz w:val="18"/>
                <w:szCs w:val="18"/>
                <w:lang w:val="en-US"/>
              </w:rPr>
              <w:t>6,000</w:t>
            </w:r>
          </w:p>
        </w:tc>
        <w:tc>
          <w:tcPr>
            <w:tcW w:w="1753" w:type="dxa"/>
            <w:tcBorders>
              <w:top w:val="nil"/>
              <w:left w:val="nil"/>
              <w:bottom w:val="single" w:sz="4" w:space="0" w:color="auto"/>
              <w:right w:val="single" w:sz="4" w:space="0" w:color="auto"/>
            </w:tcBorders>
            <w:shd w:val="clear" w:color="auto" w:fill="FFFFFF"/>
            <w:vAlign w:val="center"/>
          </w:tcPr>
          <w:p w14:paraId="413F1CDC" w14:textId="77777777" w:rsidR="009900E5" w:rsidRDefault="00000000">
            <w:pPr>
              <w:jc w:val="center"/>
              <w:rPr>
                <w:color w:val="000000"/>
                <w:sz w:val="18"/>
                <w:szCs w:val="18"/>
                <w:lang w:val="en-US"/>
              </w:rPr>
            </w:pPr>
            <w:r>
              <w:rPr>
                <w:color w:val="000000"/>
                <w:sz w:val="18"/>
                <w:szCs w:val="18"/>
                <w:lang w:val="en-US"/>
              </w:rPr>
              <w:t>7,000</w:t>
            </w:r>
          </w:p>
        </w:tc>
      </w:tr>
      <w:tr w:rsidR="009900E5" w14:paraId="7EB822CA" w14:textId="77777777">
        <w:trPr>
          <w:trHeight w:val="360"/>
        </w:trPr>
        <w:tc>
          <w:tcPr>
            <w:tcW w:w="3045" w:type="dxa"/>
            <w:tcBorders>
              <w:top w:val="nil"/>
              <w:left w:val="single" w:sz="4" w:space="0" w:color="auto"/>
              <w:bottom w:val="single" w:sz="4" w:space="0" w:color="auto"/>
              <w:right w:val="single" w:sz="4" w:space="0" w:color="auto"/>
            </w:tcBorders>
            <w:shd w:val="clear" w:color="auto" w:fill="FFFFFF"/>
            <w:vAlign w:val="center"/>
          </w:tcPr>
          <w:p w14:paraId="7F61243F" w14:textId="77777777" w:rsidR="009900E5" w:rsidRDefault="00000000">
            <w:pPr>
              <w:jc w:val="center"/>
              <w:rPr>
                <w:color w:val="000000"/>
                <w:sz w:val="18"/>
                <w:szCs w:val="18"/>
                <w:lang w:val="en-US"/>
              </w:rPr>
            </w:pPr>
            <w:r>
              <w:rPr>
                <w:color w:val="000000"/>
                <w:sz w:val="18"/>
                <w:szCs w:val="18"/>
                <w:lang w:val="en-US"/>
              </w:rPr>
              <w:t>Từ 50,01kg đến 200 kg</w:t>
            </w:r>
          </w:p>
        </w:tc>
        <w:tc>
          <w:tcPr>
            <w:tcW w:w="1938" w:type="dxa"/>
            <w:tcBorders>
              <w:top w:val="nil"/>
              <w:left w:val="nil"/>
              <w:bottom w:val="single" w:sz="4" w:space="0" w:color="auto"/>
              <w:right w:val="single" w:sz="4" w:space="0" w:color="auto"/>
            </w:tcBorders>
            <w:shd w:val="clear" w:color="auto" w:fill="FFFFFF"/>
            <w:vAlign w:val="center"/>
          </w:tcPr>
          <w:p w14:paraId="4CB89114" w14:textId="77777777" w:rsidR="009900E5" w:rsidRDefault="00000000">
            <w:pPr>
              <w:jc w:val="center"/>
              <w:rPr>
                <w:color w:val="000000"/>
                <w:sz w:val="18"/>
                <w:szCs w:val="18"/>
                <w:lang w:val="en-US"/>
              </w:rPr>
            </w:pPr>
            <w:r>
              <w:rPr>
                <w:color w:val="000000"/>
                <w:sz w:val="18"/>
                <w:szCs w:val="18"/>
                <w:lang w:val="en-US"/>
              </w:rPr>
              <w:t>3,700</w:t>
            </w:r>
          </w:p>
        </w:tc>
        <w:tc>
          <w:tcPr>
            <w:tcW w:w="1753" w:type="dxa"/>
            <w:tcBorders>
              <w:top w:val="nil"/>
              <w:left w:val="nil"/>
              <w:bottom w:val="single" w:sz="4" w:space="0" w:color="auto"/>
              <w:right w:val="single" w:sz="4" w:space="0" w:color="auto"/>
            </w:tcBorders>
            <w:shd w:val="clear" w:color="auto" w:fill="FFFFFF"/>
            <w:vAlign w:val="center"/>
          </w:tcPr>
          <w:p w14:paraId="5FA28069" w14:textId="77777777" w:rsidR="009900E5" w:rsidRDefault="00000000">
            <w:pPr>
              <w:jc w:val="center"/>
              <w:rPr>
                <w:color w:val="000000"/>
                <w:sz w:val="18"/>
                <w:szCs w:val="18"/>
                <w:lang w:val="en-US"/>
              </w:rPr>
            </w:pPr>
            <w:r>
              <w:rPr>
                <w:color w:val="000000"/>
                <w:sz w:val="18"/>
                <w:szCs w:val="18"/>
                <w:lang w:val="en-US"/>
              </w:rPr>
              <w:t>4,200</w:t>
            </w:r>
          </w:p>
        </w:tc>
        <w:tc>
          <w:tcPr>
            <w:tcW w:w="1568" w:type="dxa"/>
            <w:tcBorders>
              <w:top w:val="nil"/>
              <w:left w:val="nil"/>
              <w:bottom w:val="single" w:sz="4" w:space="0" w:color="auto"/>
              <w:right w:val="single" w:sz="4" w:space="0" w:color="auto"/>
            </w:tcBorders>
            <w:shd w:val="clear" w:color="auto" w:fill="FFFFFF"/>
            <w:vAlign w:val="center"/>
          </w:tcPr>
          <w:p w14:paraId="7825154E" w14:textId="77777777" w:rsidR="009900E5" w:rsidRDefault="00000000">
            <w:pPr>
              <w:jc w:val="center"/>
              <w:rPr>
                <w:color w:val="000000"/>
                <w:sz w:val="18"/>
                <w:szCs w:val="18"/>
                <w:lang w:val="en-US"/>
              </w:rPr>
            </w:pPr>
            <w:r>
              <w:rPr>
                <w:color w:val="000000"/>
                <w:sz w:val="18"/>
                <w:szCs w:val="18"/>
                <w:lang w:val="en-US"/>
              </w:rPr>
              <w:t>5,500</w:t>
            </w:r>
          </w:p>
        </w:tc>
        <w:tc>
          <w:tcPr>
            <w:tcW w:w="1753" w:type="dxa"/>
            <w:tcBorders>
              <w:top w:val="nil"/>
              <w:left w:val="nil"/>
              <w:bottom w:val="single" w:sz="4" w:space="0" w:color="auto"/>
              <w:right w:val="single" w:sz="4" w:space="0" w:color="auto"/>
            </w:tcBorders>
            <w:shd w:val="clear" w:color="auto" w:fill="FFFFFF"/>
            <w:vAlign w:val="center"/>
          </w:tcPr>
          <w:p w14:paraId="41AF5762" w14:textId="77777777" w:rsidR="009900E5" w:rsidRDefault="00000000">
            <w:pPr>
              <w:jc w:val="center"/>
              <w:rPr>
                <w:color w:val="000000"/>
                <w:sz w:val="18"/>
                <w:szCs w:val="18"/>
                <w:lang w:val="en-US"/>
              </w:rPr>
            </w:pPr>
            <w:r>
              <w:rPr>
                <w:color w:val="000000"/>
                <w:sz w:val="18"/>
                <w:szCs w:val="18"/>
                <w:lang w:val="en-US"/>
              </w:rPr>
              <w:t>6,500</w:t>
            </w:r>
          </w:p>
        </w:tc>
      </w:tr>
      <w:tr w:rsidR="009900E5" w14:paraId="7714E49B" w14:textId="77777777">
        <w:trPr>
          <w:trHeight w:val="421"/>
        </w:trPr>
        <w:tc>
          <w:tcPr>
            <w:tcW w:w="3045" w:type="dxa"/>
            <w:tcBorders>
              <w:top w:val="nil"/>
              <w:left w:val="single" w:sz="4" w:space="0" w:color="auto"/>
              <w:bottom w:val="single" w:sz="4" w:space="0" w:color="auto"/>
              <w:right w:val="single" w:sz="4" w:space="0" w:color="auto"/>
            </w:tcBorders>
            <w:shd w:val="clear" w:color="auto" w:fill="FFFFFF"/>
            <w:vAlign w:val="center"/>
          </w:tcPr>
          <w:p w14:paraId="791B9791" w14:textId="77777777" w:rsidR="009900E5" w:rsidRDefault="00000000">
            <w:pPr>
              <w:jc w:val="center"/>
              <w:rPr>
                <w:color w:val="000000"/>
                <w:sz w:val="18"/>
                <w:szCs w:val="18"/>
                <w:lang w:val="en-US"/>
              </w:rPr>
            </w:pPr>
            <w:r>
              <w:rPr>
                <w:color w:val="000000"/>
                <w:sz w:val="18"/>
                <w:szCs w:val="18"/>
                <w:lang w:val="en-US"/>
              </w:rPr>
              <w:t>Từ 200,01kg đến 500 kg</w:t>
            </w:r>
          </w:p>
        </w:tc>
        <w:tc>
          <w:tcPr>
            <w:tcW w:w="1938" w:type="dxa"/>
            <w:tcBorders>
              <w:top w:val="nil"/>
              <w:left w:val="nil"/>
              <w:bottom w:val="single" w:sz="4" w:space="0" w:color="auto"/>
              <w:right w:val="single" w:sz="4" w:space="0" w:color="auto"/>
            </w:tcBorders>
            <w:shd w:val="clear" w:color="auto" w:fill="FFFFFF"/>
            <w:vAlign w:val="center"/>
          </w:tcPr>
          <w:p w14:paraId="32927D01" w14:textId="77777777" w:rsidR="009900E5" w:rsidRDefault="00000000">
            <w:pPr>
              <w:jc w:val="center"/>
              <w:rPr>
                <w:color w:val="000000"/>
                <w:sz w:val="18"/>
                <w:szCs w:val="18"/>
                <w:lang w:val="en-US"/>
              </w:rPr>
            </w:pPr>
            <w:r>
              <w:rPr>
                <w:color w:val="000000"/>
                <w:sz w:val="18"/>
                <w:szCs w:val="18"/>
                <w:lang w:val="en-US"/>
              </w:rPr>
              <w:t>3,400</w:t>
            </w:r>
          </w:p>
        </w:tc>
        <w:tc>
          <w:tcPr>
            <w:tcW w:w="1753" w:type="dxa"/>
            <w:tcBorders>
              <w:top w:val="nil"/>
              <w:left w:val="nil"/>
              <w:bottom w:val="single" w:sz="4" w:space="0" w:color="auto"/>
              <w:right w:val="single" w:sz="4" w:space="0" w:color="auto"/>
            </w:tcBorders>
            <w:shd w:val="clear" w:color="auto" w:fill="FFFFFF"/>
            <w:vAlign w:val="center"/>
          </w:tcPr>
          <w:p w14:paraId="38D2556C" w14:textId="77777777" w:rsidR="009900E5" w:rsidRDefault="00000000">
            <w:pPr>
              <w:jc w:val="center"/>
              <w:rPr>
                <w:color w:val="000000"/>
                <w:sz w:val="18"/>
                <w:szCs w:val="18"/>
                <w:lang w:val="en-US"/>
              </w:rPr>
            </w:pPr>
            <w:r>
              <w:rPr>
                <w:color w:val="000000"/>
                <w:sz w:val="18"/>
                <w:szCs w:val="18"/>
                <w:lang w:val="en-US"/>
              </w:rPr>
              <w:t>3,900</w:t>
            </w:r>
          </w:p>
          <w:p w14:paraId="7823E3B4" w14:textId="77777777" w:rsidR="009900E5" w:rsidRDefault="009900E5">
            <w:pPr>
              <w:jc w:val="center"/>
              <w:rPr>
                <w:color w:val="000000"/>
                <w:sz w:val="18"/>
                <w:szCs w:val="18"/>
                <w:lang w:val="en-US"/>
              </w:rPr>
            </w:pPr>
          </w:p>
        </w:tc>
        <w:tc>
          <w:tcPr>
            <w:tcW w:w="1568" w:type="dxa"/>
            <w:tcBorders>
              <w:top w:val="nil"/>
              <w:left w:val="nil"/>
              <w:bottom w:val="single" w:sz="4" w:space="0" w:color="auto"/>
              <w:right w:val="single" w:sz="4" w:space="0" w:color="auto"/>
            </w:tcBorders>
            <w:shd w:val="clear" w:color="auto" w:fill="FFFFFF"/>
            <w:vAlign w:val="center"/>
          </w:tcPr>
          <w:p w14:paraId="13E35792" w14:textId="77777777" w:rsidR="009900E5" w:rsidRDefault="00000000">
            <w:pPr>
              <w:jc w:val="center"/>
              <w:rPr>
                <w:color w:val="000000"/>
                <w:sz w:val="18"/>
                <w:szCs w:val="18"/>
                <w:lang w:val="en-US"/>
              </w:rPr>
            </w:pPr>
            <w:r>
              <w:rPr>
                <w:color w:val="000000"/>
                <w:sz w:val="18"/>
                <w:szCs w:val="18"/>
                <w:lang w:val="en-US"/>
              </w:rPr>
              <w:t>5,000</w:t>
            </w:r>
          </w:p>
        </w:tc>
        <w:tc>
          <w:tcPr>
            <w:tcW w:w="1753" w:type="dxa"/>
            <w:tcBorders>
              <w:top w:val="nil"/>
              <w:left w:val="nil"/>
              <w:bottom w:val="single" w:sz="4" w:space="0" w:color="auto"/>
              <w:right w:val="single" w:sz="4" w:space="0" w:color="auto"/>
            </w:tcBorders>
            <w:shd w:val="clear" w:color="auto" w:fill="FFFFFF"/>
            <w:vAlign w:val="center"/>
          </w:tcPr>
          <w:p w14:paraId="13A3342A" w14:textId="77777777" w:rsidR="009900E5" w:rsidRDefault="00000000">
            <w:pPr>
              <w:jc w:val="center"/>
              <w:rPr>
                <w:color w:val="000000"/>
                <w:sz w:val="18"/>
                <w:szCs w:val="18"/>
                <w:lang w:val="en-US"/>
              </w:rPr>
            </w:pPr>
            <w:r>
              <w:rPr>
                <w:color w:val="000000"/>
                <w:sz w:val="18"/>
                <w:szCs w:val="18"/>
                <w:lang w:val="en-US"/>
              </w:rPr>
              <w:t>6,000</w:t>
            </w:r>
          </w:p>
        </w:tc>
      </w:tr>
      <w:tr w:rsidR="009900E5" w14:paraId="6FBB97C7" w14:textId="77777777">
        <w:trPr>
          <w:trHeight w:val="458"/>
        </w:trPr>
        <w:tc>
          <w:tcPr>
            <w:tcW w:w="3045" w:type="dxa"/>
            <w:tcBorders>
              <w:top w:val="nil"/>
              <w:left w:val="single" w:sz="4" w:space="0" w:color="auto"/>
              <w:bottom w:val="single" w:sz="4" w:space="0" w:color="auto"/>
              <w:right w:val="single" w:sz="4" w:space="0" w:color="auto"/>
            </w:tcBorders>
            <w:shd w:val="clear" w:color="auto" w:fill="FFFFFF"/>
            <w:vAlign w:val="center"/>
          </w:tcPr>
          <w:p w14:paraId="7792F4BC" w14:textId="77777777" w:rsidR="009900E5" w:rsidRDefault="00000000">
            <w:pPr>
              <w:jc w:val="center"/>
              <w:rPr>
                <w:color w:val="000000"/>
                <w:sz w:val="18"/>
                <w:szCs w:val="18"/>
                <w:lang w:val="en-US"/>
              </w:rPr>
            </w:pPr>
            <w:r>
              <w:rPr>
                <w:color w:val="000000"/>
                <w:sz w:val="18"/>
                <w:szCs w:val="18"/>
                <w:lang w:val="en-US"/>
              </w:rPr>
              <w:t>Trên 500 kg</w:t>
            </w:r>
          </w:p>
        </w:tc>
        <w:tc>
          <w:tcPr>
            <w:tcW w:w="1938" w:type="dxa"/>
            <w:tcBorders>
              <w:top w:val="nil"/>
              <w:left w:val="nil"/>
              <w:bottom w:val="single" w:sz="4" w:space="0" w:color="auto"/>
              <w:right w:val="single" w:sz="4" w:space="0" w:color="auto"/>
            </w:tcBorders>
            <w:shd w:val="clear" w:color="auto" w:fill="FFFFFF"/>
            <w:vAlign w:val="center"/>
          </w:tcPr>
          <w:p w14:paraId="5BC3B5D3" w14:textId="77777777" w:rsidR="009900E5" w:rsidRDefault="00000000">
            <w:pPr>
              <w:jc w:val="center"/>
              <w:rPr>
                <w:color w:val="000000"/>
                <w:sz w:val="18"/>
                <w:szCs w:val="18"/>
                <w:lang w:val="en-US"/>
              </w:rPr>
            </w:pPr>
            <w:r>
              <w:rPr>
                <w:color w:val="000000"/>
                <w:sz w:val="18"/>
                <w:szCs w:val="18"/>
                <w:lang w:val="en-US"/>
              </w:rPr>
              <w:t>3,400</w:t>
            </w:r>
          </w:p>
        </w:tc>
        <w:tc>
          <w:tcPr>
            <w:tcW w:w="1753" w:type="dxa"/>
            <w:tcBorders>
              <w:top w:val="nil"/>
              <w:left w:val="nil"/>
              <w:bottom w:val="single" w:sz="4" w:space="0" w:color="auto"/>
              <w:right w:val="single" w:sz="4" w:space="0" w:color="auto"/>
            </w:tcBorders>
            <w:shd w:val="clear" w:color="auto" w:fill="FFFFFF"/>
            <w:vAlign w:val="center"/>
          </w:tcPr>
          <w:p w14:paraId="7E233E49" w14:textId="77777777" w:rsidR="009900E5" w:rsidRDefault="00000000">
            <w:pPr>
              <w:jc w:val="center"/>
              <w:rPr>
                <w:color w:val="000000"/>
                <w:sz w:val="18"/>
                <w:szCs w:val="18"/>
                <w:lang w:val="en-US"/>
              </w:rPr>
            </w:pPr>
            <w:r>
              <w:rPr>
                <w:color w:val="000000"/>
                <w:sz w:val="18"/>
                <w:szCs w:val="18"/>
                <w:lang w:val="en-US"/>
              </w:rPr>
              <w:t>3,900</w:t>
            </w:r>
          </w:p>
        </w:tc>
        <w:tc>
          <w:tcPr>
            <w:tcW w:w="1568" w:type="dxa"/>
            <w:tcBorders>
              <w:top w:val="nil"/>
              <w:left w:val="nil"/>
              <w:bottom w:val="single" w:sz="4" w:space="0" w:color="auto"/>
              <w:right w:val="single" w:sz="4" w:space="0" w:color="auto"/>
            </w:tcBorders>
            <w:shd w:val="clear" w:color="auto" w:fill="FFFFFF"/>
            <w:vAlign w:val="center"/>
          </w:tcPr>
          <w:p w14:paraId="2919602C" w14:textId="77777777" w:rsidR="009900E5" w:rsidRDefault="00000000">
            <w:pPr>
              <w:jc w:val="center"/>
              <w:rPr>
                <w:color w:val="000000"/>
                <w:sz w:val="18"/>
                <w:szCs w:val="18"/>
                <w:lang w:val="en-US"/>
              </w:rPr>
            </w:pPr>
            <w:r>
              <w:rPr>
                <w:color w:val="000000"/>
                <w:sz w:val="18"/>
                <w:szCs w:val="18"/>
                <w:lang w:val="en-US"/>
              </w:rPr>
              <w:t>5,000</w:t>
            </w:r>
          </w:p>
        </w:tc>
        <w:tc>
          <w:tcPr>
            <w:tcW w:w="1753" w:type="dxa"/>
            <w:tcBorders>
              <w:top w:val="nil"/>
              <w:left w:val="nil"/>
              <w:bottom w:val="single" w:sz="4" w:space="0" w:color="auto"/>
              <w:right w:val="single" w:sz="4" w:space="0" w:color="auto"/>
            </w:tcBorders>
            <w:shd w:val="clear" w:color="auto" w:fill="FFFFFF"/>
            <w:vAlign w:val="center"/>
          </w:tcPr>
          <w:p w14:paraId="4D8B2FF5" w14:textId="77777777" w:rsidR="009900E5" w:rsidRDefault="00000000">
            <w:pPr>
              <w:jc w:val="center"/>
              <w:rPr>
                <w:color w:val="000000"/>
                <w:sz w:val="18"/>
                <w:szCs w:val="18"/>
                <w:lang w:val="en-US"/>
              </w:rPr>
            </w:pPr>
            <w:r>
              <w:rPr>
                <w:color w:val="000000"/>
                <w:sz w:val="18"/>
                <w:szCs w:val="18"/>
                <w:lang w:val="en-US"/>
              </w:rPr>
              <w:t>6,000</w:t>
            </w:r>
          </w:p>
        </w:tc>
      </w:tr>
      <w:tr w:rsidR="009900E5" w14:paraId="681186D7" w14:textId="77777777">
        <w:trPr>
          <w:trHeight w:val="468"/>
        </w:trPr>
        <w:tc>
          <w:tcPr>
            <w:tcW w:w="3045" w:type="dxa"/>
            <w:tcBorders>
              <w:top w:val="nil"/>
              <w:left w:val="single" w:sz="4" w:space="0" w:color="auto"/>
              <w:bottom w:val="single" w:sz="4" w:space="0" w:color="auto"/>
              <w:right w:val="single" w:sz="4" w:space="0" w:color="auto"/>
            </w:tcBorders>
            <w:shd w:val="clear" w:color="auto" w:fill="FFFFFF"/>
            <w:vAlign w:val="center"/>
          </w:tcPr>
          <w:p w14:paraId="0ABA9BF7" w14:textId="77777777" w:rsidR="009900E5" w:rsidRDefault="00000000">
            <w:pPr>
              <w:jc w:val="center"/>
              <w:rPr>
                <w:color w:val="000000"/>
                <w:sz w:val="18"/>
                <w:szCs w:val="18"/>
                <w:lang w:val="en-US"/>
              </w:rPr>
            </w:pPr>
            <w:r>
              <w:rPr>
                <w:color w:val="000000"/>
                <w:sz w:val="18"/>
                <w:szCs w:val="18"/>
                <w:lang w:val="en-US"/>
              </w:rPr>
              <w:t>Thời gian</w:t>
            </w:r>
          </w:p>
        </w:tc>
        <w:tc>
          <w:tcPr>
            <w:tcW w:w="1938" w:type="dxa"/>
            <w:tcBorders>
              <w:top w:val="nil"/>
              <w:left w:val="nil"/>
              <w:bottom w:val="single" w:sz="4" w:space="0" w:color="auto"/>
              <w:right w:val="single" w:sz="4" w:space="0" w:color="auto"/>
            </w:tcBorders>
            <w:shd w:val="clear" w:color="auto" w:fill="FFFFFF"/>
            <w:vAlign w:val="center"/>
          </w:tcPr>
          <w:p w14:paraId="33FE1126" w14:textId="77777777" w:rsidR="009900E5" w:rsidRDefault="00000000">
            <w:pPr>
              <w:jc w:val="center"/>
              <w:rPr>
                <w:color w:val="000000"/>
                <w:sz w:val="18"/>
                <w:szCs w:val="18"/>
                <w:lang w:val="en-US"/>
              </w:rPr>
            </w:pPr>
            <w:r>
              <w:rPr>
                <w:color w:val="000000"/>
                <w:sz w:val="18"/>
                <w:szCs w:val="18"/>
                <w:lang w:val="en-US"/>
              </w:rPr>
              <w:t>01 - 02 ngày</w:t>
            </w:r>
          </w:p>
        </w:tc>
        <w:tc>
          <w:tcPr>
            <w:tcW w:w="1753" w:type="dxa"/>
            <w:tcBorders>
              <w:top w:val="nil"/>
              <w:left w:val="nil"/>
              <w:bottom w:val="single" w:sz="4" w:space="0" w:color="auto"/>
              <w:right w:val="single" w:sz="4" w:space="0" w:color="auto"/>
            </w:tcBorders>
            <w:shd w:val="clear" w:color="auto" w:fill="FFFFFF"/>
            <w:vAlign w:val="center"/>
          </w:tcPr>
          <w:p w14:paraId="34E49E0C" w14:textId="77777777" w:rsidR="009900E5" w:rsidRDefault="00000000">
            <w:pPr>
              <w:jc w:val="center"/>
              <w:rPr>
                <w:color w:val="000000"/>
                <w:sz w:val="18"/>
                <w:szCs w:val="18"/>
                <w:lang w:val="en-US"/>
              </w:rPr>
            </w:pPr>
            <w:r>
              <w:rPr>
                <w:color w:val="000000"/>
                <w:sz w:val="18"/>
                <w:szCs w:val="18"/>
                <w:lang w:val="en-US"/>
              </w:rPr>
              <w:t>02 - 03 ngày</w:t>
            </w:r>
          </w:p>
        </w:tc>
        <w:tc>
          <w:tcPr>
            <w:tcW w:w="1568" w:type="dxa"/>
            <w:tcBorders>
              <w:top w:val="nil"/>
              <w:left w:val="nil"/>
              <w:bottom w:val="single" w:sz="4" w:space="0" w:color="auto"/>
              <w:right w:val="single" w:sz="4" w:space="0" w:color="auto"/>
            </w:tcBorders>
            <w:shd w:val="clear" w:color="auto" w:fill="FFFFFF"/>
            <w:vAlign w:val="center"/>
          </w:tcPr>
          <w:p w14:paraId="418FF186" w14:textId="77777777" w:rsidR="009900E5" w:rsidRDefault="00000000">
            <w:pPr>
              <w:jc w:val="center"/>
              <w:rPr>
                <w:color w:val="000000"/>
                <w:sz w:val="18"/>
                <w:szCs w:val="18"/>
                <w:lang w:val="en-US"/>
              </w:rPr>
            </w:pPr>
            <w:r>
              <w:rPr>
                <w:color w:val="000000"/>
                <w:sz w:val="18"/>
                <w:szCs w:val="18"/>
                <w:lang w:val="en-US"/>
              </w:rPr>
              <w:t>02 - 04 ngày</w:t>
            </w:r>
          </w:p>
        </w:tc>
        <w:tc>
          <w:tcPr>
            <w:tcW w:w="1753" w:type="dxa"/>
            <w:tcBorders>
              <w:top w:val="nil"/>
              <w:left w:val="nil"/>
              <w:bottom w:val="single" w:sz="4" w:space="0" w:color="auto"/>
              <w:right w:val="single" w:sz="4" w:space="0" w:color="auto"/>
            </w:tcBorders>
            <w:shd w:val="clear" w:color="auto" w:fill="FFFFFF"/>
            <w:vAlign w:val="center"/>
          </w:tcPr>
          <w:p w14:paraId="4A31803D" w14:textId="77777777" w:rsidR="009900E5" w:rsidRDefault="00000000">
            <w:pPr>
              <w:jc w:val="center"/>
              <w:rPr>
                <w:color w:val="000000"/>
                <w:sz w:val="18"/>
                <w:szCs w:val="18"/>
                <w:lang w:val="en-US"/>
              </w:rPr>
            </w:pPr>
            <w:r>
              <w:rPr>
                <w:color w:val="000000"/>
                <w:sz w:val="18"/>
                <w:szCs w:val="18"/>
                <w:lang w:val="en-US"/>
              </w:rPr>
              <w:t>04 - 05 ngày</w:t>
            </w:r>
          </w:p>
        </w:tc>
      </w:tr>
    </w:tbl>
    <w:p w14:paraId="036EC86A" w14:textId="77777777" w:rsidR="009900E5" w:rsidRDefault="009900E5">
      <w:pPr>
        <w:spacing w:before="120" w:after="120"/>
        <w:jc w:val="both"/>
        <w:rPr>
          <w:b/>
          <w:bCs/>
          <w:sz w:val="20"/>
          <w:szCs w:val="20"/>
        </w:rPr>
      </w:pPr>
    </w:p>
    <w:p w14:paraId="4C0B49F9" w14:textId="77777777" w:rsidR="009900E5" w:rsidRDefault="00000000">
      <w:pPr>
        <w:spacing w:before="120" w:after="120"/>
        <w:ind w:right="284"/>
        <w:jc w:val="both"/>
        <w:rPr>
          <w:b/>
          <w:bCs/>
          <w:sz w:val="20"/>
          <w:szCs w:val="20"/>
        </w:rPr>
      </w:pPr>
      <w:r>
        <w:rPr>
          <w:b/>
          <w:bCs/>
          <w:sz w:val="20"/>
          <w:szCs w:val="20"/>
        </w:rPr>
        <w:t>Lưu ý:</w:t>
      </w:r>
    </w:p>
    <w:p w14:paraId="6821A986" w14:textId="77777777" w:rsidR="009900E5" w:rsidRDefault="00000000">
      <w:pPr>
        <w:numPr>
          <w:ilvl w:val="0"/>
          <w:numId w:val="1"/>
        </w:numPr>
        <w:spacing w:before="120" w:after="120"/>
        <w:ind w:left="567" w:right="284" w:hanging="567"/>
        <w:jc w:val="both"/>
        <w:rPr>
          <w:color w:val="000000"/>
          <w:sz w:val="20"/>
          <w:szCs w:val="20"/>
        </w:rPr>
      </w:pPr>
      <w:r>
        <w:rPr>
          <w:color w:val="000000"/>
          <w:sz w:val="20"/>
          <w:szCs w:val="20"/>
        </w:rPr>
        <w:t>Trong trường hợp có sự điều chỉnh về Cước phí Dịch Vụ, GHN phải thông báo bằng văn bản cho Khách Hàng biết ít nhất 15 (mười lăm) ngày trước ngày điều chỉnh. Sau thời điểm điều chỉnh, các Bên sẽ tiếp tục thực hiện Hợp đồng này theo Bảng Cước phí Dịch Vụ mới do GHN thông báo.</w:t>
      </w:r>
    </w:p>
    <w:p w14:paraId="6E71723D" w14:textId="77777777" w:rsidR="009900E5" w:rsidRDefault="00000000">
      <w:pPr>
        <w:numPr>
          <w:ilvl w:val="0"/>
          <w:numId w:val="1"/>
        </w:numPr>
        <w:spacing w:before="120" w:after="120"/>
        <w:ind w:left="567" w:right="284" w:hanging="567"/>
        <w:jc w:val="both"/>
        <w:rPr>
          <w:color w:val="000000"/>
          <w:sz w:val="20"/>
          <w:szCs w:val="20"/>
        </w:rPr>
      </w:pPr>
      <w:r>
        <w:rPr>
          <w:color w:val="000000"/>
          <w:sz w:val="20"/>
          <w:szCs w:val="20"/>
        </w:rPr>
        <w:t>GHN không hỗ trợ những yêu cầu nằm ngoài quy định của GHN như: giao hàng ra ngoài phạm vi giao…</w:t>
      </w:r>
    </w:p>
    <w:p w14:paraId="113871F8" w14:textId="77777777" w:rsidR="009900E5" w:rsidRDefault="00000000">
      <w:pPr>
        <w:numPr>
          <w:ilvl w:val="0"/>
          <w:numId w:val="1"/>
        </w:numPr>
        <w:spacing w:before="120" w:after="120"/>
        <w:ind w:left="567" w:right="284" w:hanging="567"/>
        <w:jc w:val="both"/>
        <w:rPr>
          <w:color w:val="000000"/>
          <w:sz w:val="20"/>
          <w:szCs w:val="20"/>
        </w:rPr>
      </w:pPr>
      <w:r>
        <w:rPr>
          <w:color w:val="000000"/>
          <w:sz w:val="20"/>
          <w:szCs w:val="20"/>
        </w:rPr>
        <w:t xml:space="preserve">Thời gian làm việc của GHN: 8h – 18h từ thứ Hai đến thứ Bảy (trừ các ngày Lễ, Tết theo quy định của Nhà Nước Việt Nam). </w:t>
      </w:r>
    </w:p>
    <w:p w14:paraId="3D78E879" w14:textId="77777777" w:rsidR="009900E5" w:rsidRDefault="00000000">
      <w:pPr>
        <w:numPr>
          <w:ilvl w:val="0"/>
          <w:numId w:val="1"/>
        </w:numPr>
        <w:spacing w:before="120" w:after="120"/>
        <w:ind w:left="567" w:right="284" w:hanging="567"/>
        <w:jc w:val="both"/>
        <w:rPr>
          <w:color w:val="000000"/>
          <w:sz w:val="20"/>
          <w:szCs w:val="20"/>
        </w:rPr>
      </w:pPr>
      <w:r>
        <w:rPr>
          <w:color w:val="000000"/>
          <w:sz w:val="20"/>
          <w:szCs w:val="20"/>
        </w:rPr>
        <w:t>Trọng lượng tối đa: 50 kg/kiện. Không giới hạn số lượng kiện</w:t>
      </w:r>
    </w:p>
    <w:p w14:paraId="627B3855" w14:textId="77777777" w:rsidR="009900E5" w:rsidRDefault="00000000">
      <w:pPr>
        <w:numPr>
          <w:ilvl w:val="0"/>
          <w:numId w:val="1"/>
        </w:numPr>
        <w:spacing w:before="120" w:after="120"/>
        <w:ind w:left="567" w:right="284" w:hanging="567"/>
        <w:jc w:val="both"/>
        <w:rPr>
          <w:color w:val="000000"/>
          <w:sz w:val="20"/>
          <w:szCs w:val="20"/>
        </w:rPr>
      </w:pPr>
      <w:r>
        <w:rPr>
          <w:color w:val="000000"/>
          <w:sz w:val="20"/>
          <w:szCs w:val="20"/>
        </w:rPr>
        <w:t>Kích thước tối đa không có chiều vượt: 200 (cm).</w:t>
      </w:r>
    </w:p>
    <w:p w14:paraId="2C2CEE92" w14:textId="77777777" w:rsidR="009900E5" w:rsidRDefault="00000000">
      <w:pPr>
        <w:numPr>
          <w:ilvl w:val="0"/>
          <w:numId w:val="1"/>
        </w:numPr>
        <w:spacing w:before="120" w:after="120"/>
        <w:ind w:left="567" w:right="284" w:hanging="567"/>
        <w:jc w:val="both"/>
        <w:rPr>
          <w:color w:val="000000"/>
          <w:sz w:val="20"/>
          <w:szCs w:val="20"/>
        </w:rPr>
      </w:pPr>
      <w:r>
        <w:rPr>
          <w:color w:val="000000"/>
          <w:sz w:val="20"/>
          <w:szCs w:val="20"/>
        </w:rPr>
        <w:t>Khối lượng quy đổi tính theo theo công thức:</w:t>
      </w:r>
    </w:p>
    <w:tbl>
      <w:tblPr>
        <w:tblStyle w:val="Style18"/>
        <w:tblW w:w="8133" w:type="dxa"/>
        <w:tblInd w:w="1047" w:type="dxa"/>
        <w:tblLayout w:type="fixed"/>
        <w:tblLook w:val="04A0" w:firstRow="1" w:lastRow="0" w:firstColumn="1" w:lastColumn="0" w:noHBand="0" w:noVBand="1"/>
      </w:tblPr>
      <w:tblGrid>
        <w:gridCol w:w="3273"/>
        <w:gridCol w:w="4860"/>
      </w:tblGrid>
      <w:tr w:rsidR="009900E5" w14:paraId="289D04CA" w14:textId="77777777">
        <w:trPr>
          <w:cantSplit/>
          <w:trHeight w:val="135"/>
        </w:trPr>
        <w:tc>
          <w:tcPr>
            <w:tcW w:w="3273" w:type="dxa"/>
            <w:vMerge w:val="restart"/>
            <w:shd w:val="clear" w:color="auto" w:fill="FFFFFF"/>
            <w:vAlign w:val="center"/>
          </w:tcPr>
          <w:p w14:paraId="52C91AC6" w14:textId="77777777" w:rsidR="009900E5" w:rsidRDefault="00000000">
            <w:pPr>
              <w:spacing w:before="120" w:after="120"/>
              <w:ind w:left="426" w:right="285"/>
              <w:jc w:val="center"/>
              <w:rPr>
                <w:sz w:val="20"/>
                <w:szCs w:val="20"/>
              </w:rPr>
            </w:pPr>
            <w:r>
              <w:rPr>
                <w:i/>
                <w:iCs/>
                <w:sz w:val="20"/>
                <w:szCs w:val="20"/>
              </w:rPr>
              <w:t xml:space="preserve">Khối lượng quy đổi (kg) = </w:t>
            </w:r>
          </w:p>
        </w:tc>
        <w:tc>
          <w:tcPr>
            <w:tcW w:w="4860" w:type="dxa"/>
            <w:tcBorders>
              <w:top w:val="nil"/>
              <w:left w:val="nil"/>
              <w:bottom w:val="single" w:sz="4" w:space="0" w:color="000000"/>
              <w:right w:val="nil"/>
            </w:tcBorders>
            <w:shd w:val="clear" w:color="auto" w:fill="FFFFFF"/>
          </w:tcPr>
          <w:p w14:paraId="0814FF91" w14:textId="77777777" w:rsidR="009900E5" w:rsidRDefault="00000000">
            <w:pPr>
              <w:spacing w:before="120" w:after="120"/>
              <w:ind w:left="426" w:right="285"/>
              <w:jc w:val="center"/>
              <w:rPr>
                <w:sz w:val="20"/>
                <w:szCs w:val="20"/>
              </w:rPr>
            </w:pPr>
            <w:r>
              <w:rPr>
                <w:i/>
                <w:iCs/>
                <w:sz w:val="20"/>
                <w:szCs w:val="20"/>
              </w:rPr>
              <w:t>Dài (cm) x rộng (cm) x cao (cm)</w:t>
            </w:r>
          </w:p>
        </w:tc>
      </w:tr>
      <w:tr w:rsidR="009900E5" w14:paraId="2D9A57E8" w14:textId="77777777">
        <w:trPr>
          <w:cantSplit/>
          <w:trHeight w:val="188"/>
        </w:trPr>
        <w:tc>
          <w:tcPr>
            <w:tcW w:w="3273" w:type="dxa"/>
            <w:vMerge/>
            <w:shd w:val="clear" w:color="auto" w:fill="FFFFFF"/>
            <w:vAlign w:val="center"/>
          </w:tcPr>
          <w:p w14:paraId="2ACD8C2E" w14:textId="77777777" w:rsidR="009900E5" w:rsidRDefault="009900E5">
            <w:pPr>
              <w:widowControl w:val="0"/>
              <w:spacing w:line="276" w:lineRule="auto"/>
              <w:rPr>
                <w:sz w:val="20"/>
                <w:szCs w:val="20"/>
              </w:rPr>
            </w:pPr>
          </w:p>
        </w:tc>
        <w:tc>
          <w:tcPr>
            <w:tcW w:w="4860" w:type="dxa"/>
            <w:shd w:val="clear" w:color="auto" w:fill="FFFFFF"/>
          </w:tcPr>
          <w:p w14:paraId="2A878F8A" w14:textId="77777777" w:rsidR="009900E5" w:rsidRDefault="00000000">
            <w:pPr>
              <w:spacing w:before="120" w:after="120"/>
              <w:ind w:left="426" w:right="285"/>
              <w:jc w:val="center"/>
              <w:rPr>
                <w:sz w:val="20"/>
                <w:szCs w:val="20"/>
              </w:rPr>
            </w:pPr>
            <w:r>
              <w:rPr>
                <w:i/>
                <w:iCs/>
                <w:sz w:val="20"/>
                <w:szCs w:val="20"/>
              </w:rPr>
              <w:t>5.000</w:t>
            </w:r>
          </w:p>
        </w:tc>
      </w:tr>
    </w:tbl>
    <w:p w14:paraId="152B30A8" w14:textId="77777777" w:rsidR="009900E5" w:rsidRDefault="00000000">
      <w:pPr>
        <w:numPr>
          <w:ilvl w:val="0"/>
          <w:numId w:val="1"/>
        </w:numPr>
        <w:spacing w:before="120" w:after="120"/>
        <w:ind w:left="567" w:right="284" w:hanging="567"/>
        <w:jc w:val="both"/>
        <w:rPr>
          <w:color w:val="000000"/>
          <w:sz w:val="20"/>
          <w:szCs w:val="20"/>
        </w:rPr>
      </w:pPr>
      <w:r>
        <w:rPr>
          <w:color w:val="000000"/>
          <w:sz w:val="20"/>
          <w:szCs w:val="20"/>
        </w:rPr>
        <w:lastRenderedPageBreak/>
        <w:t>Trường hợp có sự chênh lệch giữa khối lượng thực tế và khối lượng quy đổi thì GHN sẽ áp dụng tính cước đối với khối lượng cao hơn (“</w:t>
      </w:r>
      <w:r>
        <w:rPr>
          <w:b/>
          <w:bCs/>
          <w:color w:val="000000"/>
          <w:sz w:val="20"/>
          <w:szCs w:val="20"/>
        </w:rPr>
        <w:t>Khối Lượng Tính Cước</w:t>
      </w:r>
      <w:r>
        <w:rPr>
          <w:color w:val="000000"/>
          <w:sz w:val="20"/>
          <w:szCs w:val="20"/>
        </w:rPr>
        <w:t>”).</w:t>
      </w:r>
    </w:p>
    <w:p w14:paraId="34F65A8C" w14:textId="77777777" w:rsidR="009900E5" w:rsidRDefault="00000000">
      <w:pPr>
        <w:numPr>
          <w:ilvl w:val="0"/>
          <w:numId w:val="1"/>
        </w:numPr>
        <w:spacing w:before="120" w:after="120"/>
        <w:ind w:left="567" w:right="284" w:hanging="567"/>
        <w:jc w:val="both"/>
        <w:rPr>
          <w:color w:val="000000"/>
          <w:sz w:val="20"/>
          <w:szCs w:val="20"/>
        </w:rPr>
      </w:pPr>
      <w:r>
        <w:rPr>
          <w:color w:val="000000"/>
          <w:sz w:val="20"/>
          <w:szCs w:val="20"/>
        </w:rPr>
        <w:t>Trường hợp Khối Lượng Tính Cước bị lẻ số kg thì số kg lẻ (sau đây tạm gọi là số “X”) sẽ được làm tròn lên như sau:</w:t>
      </w:r>
    </w:p>
    <w:p w14:paraId="69FC8B91" w14:textId="77777777" w:rsidR="009900E5" w:rsidRDefault="00000000">
      <w:pPr>
        <w:numPr>
          <w:ilvl w:val="0"/>
          <w:numId w:val="28"/>
        </w:numPr>
        <w:spacing w:before="120" w:after="120"/>
        <w:ind w:right="284"/>
        <w:jc w:val="both"/>
        <w:rPr>
          <w:sz w:val="20"/>
          <w:szCs w:val="20"/>
        </w:rPr>
      </w:pPr>
      <w:r>
        <w:rPr>
          <w:sz w:val="20"/>
          <w:szCs w:val="20"/>
        </w:rPr>
        <w:t>Đơn hàng khối lượng &lt; 20kg</w:t>
      </w:r>
    </w:p>
    <w:p w14:paraId="18832A4C" w14:textId="77777777" w:rsidR="009900E5" w:rsidRDefault="00000000">
      <w:pPr>
        <w:numPr>
          <w:ilvl w:val="0"/>
          <w:numId w:val="29"/>
        </w:numPr>
        <w:spacing w:before="120" w:after="120"/>
        <w:ind w:right="284"/>
        <w:jc w:val="both"/>
        <w:rPr>
          <w:sz w:val="20"/>
          <w:szCs w:val="20"/>
        </w:rPr>
      </w:pPr>
      <w:r>
        <w:rPr>
          <w:sz w:val="20"/>
          <w:szCs w:val="20"/>
        </w:rPr>
        <w:t>X kg &lt; 0,5: sẽ được làm tròn là 0,5 kg.</w:t>
      </w:r>
    </w:p>
    <w:p w14:paraId="7AFA594E" w14:textId="77777777" w:rsidR="009900E5" w:rsidRDefault="00000000">
      <w:pPr>
        <w:numPr>
          <w:ilvl w:val="0"/>
          <w:numId w:val="29"/>
        </w:numPr>
        <w:spacing w:before="120" w:after="120"/>
        <w:ind w:right="284"/>
        <w:jc w:val="both"/>
        <w:rPr>
          <w:sz w:val="20"/>
          <w:szCs w:val="20"/>
        </w:rPr>
      </w:pPr>
      <w:r>
        <w:rPr>
          <w:sz w:val="20"/>
          <w:szCs w:val="20"/>
        </w:rPr>
        <w:t>X kg ≥ 0,5 kg: sẽ được làm tròn là 1 kg</w:t>
      </w:r>
    </w:p>
    <w:p w14:paraId="71411246" w14:textId="77777777" w:rsidR="009900E5" w:rsidRDefault="00000000">
      <w:pPr>
        <w:numPr>
          <w:ilvl w:val="0"/>
          <w:numId w:val="28"/>
        </w:numPr>
        <w:spacing w:before="120" w:after="120"/>
        <w:ind w:right="284"/>
        <w:jc w:val="both"/>
        <w:rPr>
          <w:sz w:val="20"/>
          <w:szCs w:val="20"/>
        </w:rPr>
      </w:pPr>
      <w:r>
        <w:rPr>
          <w:sz w:val="20"/>
          <w:szCs w:val="20"/>
        </w:rPr>
        <w:t>Đơn hàng khối lượng ≥ 20kg</w:t>
      </w:r>
    </w:p>
    <w:p w14:paraId="6866FAE4" w14:textId="77777777" w:rsidR="009900E5" w:rsidRDefault="00000000">
      <w:pPr>
        <w:numPr>
          <w:ilvl w:val="0"/>
          <w:numId w:val="30"/>
        </w:numPr>
        <w:spacing w:before="120" w:after="120"/>
        <w:ind w:right="284"/>
        <w:jc w:val="both"/>
        <w:rPr>
          <w:sz w:val="20"/>
          <w:szCs w:val="20"/>
        </w:rPr>
      </w:pPr>
      <w:r>
        <w:rPr>
          <w:sz w:val="20"/>
          <w:szCs w:val="20"/>
        </w:rPr>
        <w:t>X kg &gt; 0,1: sẽ được làm tròn là 1 kg</w:t>
      </w:r>
    </w:p>
    <w:p w14:paraId="51B3F995" w14:textId="77777777" w:rsidR="009900E5" w:rsidRDefault="00000000">
      <w:pPr>
        <w:spacing w:before="240" w:after="240"/>
        <w:jc w:val="both"/>
        <w:rPr>
          <w:b/>
          <w:bCs/>
          <w:sz w:val="20"/>
          <w:szCs w:val="20"/>
        </w:rPr>
      </w:pPr>
      <w:r>
        <w:rPr>
          <w:b/>
          <w:bCs/>
          <w:sz w:val="20"/>
          <w:szCs w:val="20"/>
        </w:rPr>
        <w:t>2.</w:t>
      </w:r>
      <w:r>
        <w:rPr>
          <w:sz w:val="14"/>
          <w:szCs w:val="14"/>
        </w:rPr>
        <w:t xml:space="preserve">              </w:t>
      </w:r>
      <w:r>
        <w:rPr>
          <w:b/>
          <w:bCs/>
          <w:sz w:val="20"/>
          <w:szCs w:val="20"/>
        </w:rPr>
        <w:t>Phụ phí Dịch Vụ gia tăng (Đã bao gồm 8% VAT):</w:t>
      </w:r>
    </w:p>
    <w:tbl>
      <w:tblPr>
        <w:tblStyle w:val="Style19"/>
        <w:tblW w:w="9302" w:type="dxa"/>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2"/>
        <w:gridCol w:w="1470"/>
        <w:gridCol w:w="5160"/>
      </w:tblGrid>
      <w:tr w:rsidR="009900E5" w14:paraId="732D72CB" w14:textId="77777777">
        <w:trPr>
          <w:trHeight w:val="435"/>
        </w:trPr>
        <w:tc>
          <w:tcPr>
            <w:tcW w:w="2672" w:type="dxa"/>
            <w:shd w:val="clear" w:color="auto" w:fill="FF6D01"/>
            <w:tcMar>
              <w:top w:w="40" w:type="dxa"/>
              <w:left w:w="40" w:type="dxa"/>
              <w:bottom w:w="40" w:type="dxa"/>
              <w:right w:w="40" w:type="dxa"/>
            </w:tcMar>
          </w:tcPr>
          <w:p w14:paraId="007AB388" w14:textId="77777777" w:rsidR="009900E5" w:rsidRDefault="00000000">
            <w:pPr>
              <w:spacing w:before="120" w:after="120"/>
              <w:jc w:val="center"/>
              <w:rPr>
                <w:b/>
                <w:bCs/>
                <w:color w:val="FFFFFF"/>
                <w:sz w:val="20"/>
                <w:szCs w:val="20"/>
              </w:rPr>
            </w:pPr>
            <w:r>
              <w:rPr>
                <w:b/>
                <w:bCs/>
                <w:color w:val="FFFFFF"/>
                <w:sz w:val="20"/>
                <w:szCs w:val="20"/>
              </w:rPr>
              <w:t>Loại Dịch Vụ</w:t>
            </w:r>
          </w:p>
        </w:tc>
        <w:tc>
          <w:tcPr>
            <w:tcW w:w="1470" w:type="dxa"/>
            <w:shd w:val="clear" w:color="auto" w:fill="FF6D01"/>
            <w:tcMar>
              <w:top w:w="40" w:type="dxa"/>
              <w:left w:w="40" w:type="dxa"/>
              <w:bottom w:w="40" w:type="dxa"/>
              <w:right w:w="40" w:type="dxa"/>
            </w:tcMar>
          </w:tcPr>
          <w:p w14:paraId="7E46192E" w14:textId="77777777" w:rsidR="009900E5" w:rsidRDefault="00000000">
            <w:pPr>
              <w:spacing w:before="120" w:after="120"/>
              <w:jc w:val="center"/>
              <w:rPr>
                <w:b/>
                <w:bCs/>
                <w:color w:val="FFFFFF"/>
                <w:sz w:val="20"/>
                <w:szCs w:val="20"/>
              </w:rPr>
            </w:pPr>
            <w:r>
              <w:rPr>
                <w:b/>
                <w:bCs/>
                <w:color w:val="FFFFFF"/>
                <w:sz w:val="20"/>
                <w:szCs w:val="20"/>
              </w:rPr>
              <w:t>Phí Dịch Vụ</w:t>
            </w:r>
          </w:p>
        </w:tc>
        <w:tc>
          <w:tcPr>
            <w:tcW w:w="5160" w:type="dxa"/>
            <w:shd w:val="clear" w:color="auto" w:fill="FF6D01"/>
            <w:tcMar>
              <w:top w:w="40" w:type="dxa"/>
              <w:left w:w="40" w:type="dxa"/>
              <w:bottom w:w="40" w:type="dxa"/>
              <w:right w:w="40" w:type="dxa"/>
            </w:tcMar>
          </w:tcPr>
          <w:p w14:paraId="6241036E" w14:textId="77777777" w:rsidR="009900E5" w:rsidRDefault="00000000">
            <w:pPr>
              <w:spacing w:before="120" w:after="120"/>
              <w:jc w:val="center"/>
              <w:rPr>
                <w:b/>
                <w:bCs/>
                <w:color w:val="FFFFFF"/>
                <w:sz w:val="20"/>
                <w:szCs w:val="20"/>
              </w:rPr>
            </w:pPr>
            <w:r>
              <w:rPr>
                <w:b/>
                <w:bCs/>
                <w:color w:val="FFFFFF"/>
                <w:sz w:val="20"/>
                <w:szCs w:val="20"/>
              </w:rPr>
              <w:t>Mô tả</w:t>
            </w:r>
          </w:p>
        </w:tc>
      </w:tr>
      <w:tr w:rsidR="009900E5" w14:paraId="1620BE84" w14:textId="77777777">
        <w:trPr>
          <w:trHeight w:val="301"/>
        </w:trPr>
        <w:tc>
          <w:tcPr>
            <w:tcW w:w="2672" w:type="dxa"/>
            <w:tcMar>
              <w:top w:w="40" w:type="dxa"/>
              <w:left w:w="40" w:type="dxa"/>
              <w:bottom w:w="40" w:type="dxa"/>
              <w:right w:w="40" w:type="dxa"/>
            </w:tcMar>
          </w:tcPr>
          <w:p w14:paraId="3199BBCD" w14:textId="77777777" w:rsidR="009900E5" w:rsidRDefault="00000000">
            <w:pPr>
              <w:spacing w:before="120" w:after="120"/>
              <w:jc w:val="both"/>
              <w:rPr>
                <w:b/>
                <w:bCs/>
                <w:sz w:val="20"/>
                <w:szCs w:val="20"/>
              </w:rPr>
            </w:pPr>
            <w:r>
              <w:rPr>
                <w:b/>
                <w:bCs/>
                <w:sz w:val="20"/>
                <w:szCs w:val="20"/>
              </w:rPr>
              <w:t>Phí giao lại</w:t>
            </w:r>
          </w:p>
        </w:tc>
        <w:tc>
          <w:tcPr>
            <w:tcW w:w="1470" w:type="dxa"/>
            <w:tcMar>
              <w:top w:w="40" w:type="dxa"/>
              <w:left w:w="40" w:type="dxa"/>
              <w:bottom w:w="40" w:type="dxa"/>
              <w:right w:w="40" w:type="dxa"/>
            </w:tcMar>
          </w:tcPr>
          <w:p w14:paraId="71C66A3B" w14:textId="77777777" w:rsidR="009900E5" w:rsidRDefault="00000000">
            <w:pPr>
              <w:spacing w:before="120" w:after="120"/>
              <w:jc w:val="center"/>
              <w:rPr>
                <w:sz w:val="20"/>
                <w:szCs w:val="20"/>
              </w:rPr>
            </w:pPr>
            <w:r>
              <w:rPr>
                <w:sz w:val="20"/>
                <w:szCs w:val="20"/>
              </w:rPr>
              <w:t>11,000/đơn</w:t>
            </w:r>
          </w:p>
        </w:tc>
        <w:tc>
          <w:tcPr>
            <w:tcW w:w="5160" w:type="dxa"/>
            <w:tcMar>
              <w:top w:w="40" w:type="dxa"/>
              <w:left w:w="40" w:type="dxa"/>
              <w:bottom w:w="40" w:type="dxa"/>
              <w:right w:w="40" w:type="dxa"/>
            </w:tcMar>
          </w:tcPr>
          <w:p w14:paraId="63E65391" w14:textId="77777777" w:rsidR="009900E5" w:rsidRDefault="00000000">
            <w:pPr>
              <w:spacing w:before="120" w:after="120"/>
              <w:rPr>
                <w:sz w:val="20"/>
                <w:szCs w:val="20"/>
              </w:rPr>
            </w:pPr>
            <w:r>
              <w:rPr>
                <w:sz w:val="20"/>
                <w:szCs w:val="20"/>
              </w:rPr>
              <w:t>Khách Hàng được xác nhận giao lại tối đa 01 (một) lần</w:t>
            </w:r>
          </w:p>
        </w:tc>
      </w:tr>
      <w:tr w:rsidR="009900E5" w14:paraId="2CCA2E9E" w14:textId="77777777">
        <w:trPr>
          <w:trHeight w:val="555"/>
        </w:trPr>
        <w:tc>
          <w:tcPr>
            <w:tcW w:w="2672" w:type="dxa"/>
            <w:vMerge w:val="restart"/>
            <w:tcMar>
              <w:top w:w="40" w:type="dxa"/>
              <w:left w:w="40" w:type="dxa"/>
              <w:bottom w:w="40" w:type="dxa"/>
              <w:right w:w="40" w:type="dxa"/>
            </w:tcMar>
          </w:tcPr>
          <w:p w14:paraId="01398375" w14:textId="77777777" w:rsidR="009900E5" w:rsidRDefault="009900E5">
            <w:pPr>
              <w:spacing w:before="120" w:after="120"/>
              <w:jc w:val="both"/>
              <w:rPr>
                <w:b/>
                <w:bCs/>
                <w:sz w:val="20"/>
                <w:szCs w:val="20"/>
              </w:rPr>
            </w:pPr>
          </w:p>
          <w:p w14:paraId="1674C725" w14:textId="77777777" w:rsidR="009900E5" w:rsidRDefault="00000000">
            <w:pPr>
              <w:spacing w:before="120" w:after="120"/>
              <w:jc w:val="both"/>
              <w:rPr>
                <w:b/>
                <w:bCs/>
                <w:sz w:val="20"/>
                <w:szCs w:val="20"/>
              </w:rPr>
            </w:pPr>
            <w:r>
              <w:rPr>
                <w:b/>
                <w:bCs/>
                <w:sz w:val="20"/>
                <w:szCs w:val="20"/>
              </w:rPr>
              <w:t>Phí bảo hiểm và khai giá</w:t>
            </w:r>
          </w:p>
        </w:tc>
        <w:tc>
          <w:tcPr>
            <w:tcW w:w="1470" w:type="dxa"/>
            <w:tcMar>
              <w:top w:w="40" w:type="dxa"/>
              <w:left w:w="40" w:type="dxa"/>
              <w:bottom w:w="40" w:type="dxa"/>
              <w:right w:w="40" w:type="dxa"/>
            </w:tcMar>
          </w:tcPr>
          <w:p w14:paraId="19088D4B" w14:textId="77777777" w:rsidR="009900E5" w:rsidRDefault="00000000">
            <w:pPr>
              <w:spacing w:before="120" w:after="120"/>
              <w:jc w:val="center"/>
              <w:rPr>
                <w:sz w:val="20"/>
                <w:szCs w:val="20"/>
              </w:rPr>
            </w:pPr>
            <w:r>
              <w:rPr>
                <w:sz w:val="20"/>
                <w:szCs w:val="20"/>
              </w:rPr>
              <w:t>Miễn phí</w:t>
            </w:r>
          </w:p>
        </w:tc>
        <w:tc>
          <w:tcPr>
            <w:tcW w:w="5160" w:type="dxa"/>
            <w:tcMar>
              <w:top w:w="40" w:type="dxa"/>
              <w:left w:w="40" w:type="dxa"/>
              <w:bottom w:w="40" w:type="dxa"/>
              <w:right w:w="40" w:type="dxa"/>
            </w:tcMar>
          </w:tcPr>
          <w:p w14:paraId="782133B9" w14:textId="77777777" w:rsidR="009900E5" w:rsidRDefault="00000000">
            <w:pPr>
              <w:spacing w:before="120" w:after="120"/>
              <w:jc w:val="both"/>
              <w:rPr>
                <w:i/>
                <w:iCs/>
                <w:sz w:val="20"/>
                <w:szCs w:val="20"/>
              </w:rPr>
            </w:pPr>
            <w:r>
              <w:rPr>
                <w:sz w:val="20"/>
                <w:szCs w:val="20"/>
              </w:rPr>
              <w:t xml:space="preserve">Đơn Hàng từ 0 đến dưới 1.000.000 VNĐ </w:t>
            </w:r>
            <w:r>
              <w:rPr>
                <w:i/>
                <w:iCs/>
                <w:sz w:val="20"/>
                <w:szCs w:val="20"/>
              </w:rPr>
              <w:t>(Bằng chữ: Một triệu Việt Nam đồng</w:t>
            </w:r>
          </w:p>
        </w:tc>
      </w:tr>
      <w:tr w:rsidR="009900E5" w14:paraId="466B7D63" w14:textId="77777777">
        <w:trPr>
          <w:trHeight w:val="555"/>
        </w:trPr>
        <w:tc>
          <w:tcPr>
            <w:tcW w:w="2672" w:type="dxa"/>
            <w:vMerge/>
            <w:tcMar>
              <w:top w:w="40" w:type="dxa"/>
              <w:left w:w="40" w:type="dxa"/>
              <w:bottom w:w="40" w:type="dxa"/>
              <w:right w:w="40" w:type="dxa"/>
            </w:tcMar>
          </w:tcPr>
          <w:p w14:paraId="636B1C91" w14:textId="77777777" w:rsidR="009900E5" w:rsidRDefault="009900E5">
            <w:pPr>
              <w:widowControl w:val="0"/>
              <w:spacing w:line="276" w:lineRule="auto"/>
              <w:rPr>
                <w:i/>
                <w:iCs/>
                <w:sz w:val="20"/>
                <w:szCs w:val="20"/>
              </w:rPr>
            </w:pPr>
          </w:p>
        </w:tc>
        <w:tc>
          <w:tcPr>
            <w:tcW w:w="1470" w:type="dxa"/>
            <w:tcMar>
              <w:top w:w="40" w:type="dxa"/>
              <w:left w:w="40" w:type="dxa"/>
              <w:bottom w:w="40" w:type="dxa"/>
              <w:right w:w="40" w:type="dxa"/>
            </w:tcMar>
          </w:tcPr>
          <w:p w14:paraId="1F33D738" w14:textId="77777777" w:rsidR="009900E5" w:rsidRDefault="00000000">
            <w:pPr>
              <w:spacing w:before="120" w:after="120"/>
              <w:jc w:val="center"/>
              <w:rPr>
                <w:sz w:val="20"/>
                <w:szCs w:val="20"/>
              </w:rPr>
            </w:pPr>
            <w:r>
              <w:rPr>
                <w:sz w:val="20"/>
                <w:szCs w:val="20"/>
              </w:rPr>
              <w:t>0.5%</w:t>
            </w:r>
          </w:p>
        </w:tc>
        <w:tc>
          <w:tcPr>
            <w:tcW w:w="5160" w:type="dxa"/>
            <w:tcMar>
              <w:top w:w="40" w:type="dxa"/>
              <w:left w:w="40" w:type="dxa"/>
              <w:bottom w:w="40" w:type="dxa"/>
              <w:right w:w="40" w:type="dxa"/>
            </w:tcMar>
          </w:tcPr>
          <w:p w14:paraId="22D45271" w14:textId="77777777" w:rsidR="009900E5" w:rsidRDefault="00000000">
            <w:pPr>
              <w:spacing w:before="120" w:after="120"/>
              <w:jc w:val="both"/>
              <w:rPr>
                <w:i/>
                <w:iCs/>
                <w:sz w:val="20"/>
                <w:szCs w:val="20"/>
              </w:rPr>
            </w:pPr>
            <w:r>
              <w:rPr>
                <w:sz w:val="20"/>
                <w:szCs w:val="20"/>
              </w:rPr>
              <w:t xml:space="preserve">Áp dụng đối với Đơn Hàng có Giá trị Bưu Gửi từ 1.000.000 VNĐ trở lên </w:t>
            </w:r>
            <w:r>
              <w:rPr>
                <w:i/>
                <w:iCs/>
                <w:sz w:val="20"/>
                <w:szCs w:val="20"/>
              </w:rPr>
              <w:t>(Bằng chữ: Một triệu Việt Nam đồng).</w:t>
            </w:r>
          </w:p>
        </w:tc>
      </w:tr>
      <w:tr w:rsidR="009900E5" w14:paraId="266F8403" w14:textId="77777777">
        <w:trPr>
          <w:trHeight w:val="484"/>
        </w:trPr>
        <w:tc>
          <w:tcPr>
            <w:tcW w:w="2672" w:type="dxa"/>
            <w:tcMar>
              <w:top w:w="100" w:type="dxa"/>
              <w:left w:w="100" w:type="dxa"/>
              <w:bottom w:w="100" w:type="dxa"/>
              <w:right w:w="100" w:type="dxa"/>
            </w:tcMar>
          </w:tcPr>
          <w:p w14:paraId="24B60B9E" w14:textId="77777777" w:rsidR="009900E5" w:rsidRDefault="00000000">
            <w:pPr>
              <w:spacing w:before="120" w:after="120"/>
              <w:jc w:val="both"/>
              <w:rPr>
                <w:b/>
                <w:bCs/>
                <w:sz w:val="20"/>
                <w:szCs w:val="20"/>
              </w:rPr>
            </w:pPr>
            <w:r>
              <w:rPr>
                <w:b/>
                <w:bCs/>
                <w:sz w:val="20"/>
                <w:szCs w:val="20"/>
              </w:rPr>
              <w:t>Phí hoàn hàng</w:t>
            </w:r>
          </w:p>
        </w:tc>
        <w:tc>
          <w:tcPr>
            <w:tcW w:w="1470" w:type="dxa"/>
            <w:tcMar>
              <w:top w:w="40" w:type="dxa"/>
              <w:left w:w="40" w:type="dxa"/>
              <w:bottom w:w="40" w:type="dxa"/>
              <w:right w:w="40" w:type="dxa"/>
            </w:tcMar>
          </w:tcPr>
          <w:p w14:paraId="76E87F44" w14:textId="77777777" w:rsidR="009900E5" w:rsidRDefault="00000000">
            <w:pPr>
              <w:spacing w:before="120" w:after="120"/>
              <w:jc w:val="center"/>
              <w:rPr>
                <w:sz w:val="20"/>
                <w:szCs w:val="20"/>
              </w:rPr>
            </w:pPr>
            <w:r>
              <w:rPr>
                <w:sz w:val="20"/>
                <w:szCs w:val="20"/>
              </w:rPr>
              <w:t>50% chiều đi</w:t>
            </w:r>
          </w:p>
        </w:tc>
        <w:tc>
          <w:tcPr>
            <w:tcW w:w="5160" w:type="dxa"/>
            <w:tcMar>
              <w:top w:w="40" w:type="dxa"/>
              <w:left w:w="40" w:type="dxa"/>
              <w:bottom w:w="40" w:type="dxa"/>
              <w:right w:w="40" w:type="dxa"/>
            </w:tcMar>
          </w:tcPr>
          <w:p w14:paraId="50674FDC" w14:textId="77777777" w:rsidR="009900E5" w:rsidRDefault="00000000">
            <w:pPr>
              <w:spacing w:before="120" w:after="120"/>
              <w:jc w:val="both"/>
              <w:rPr>
                <w:sz w:val="20"/>
                <w:szCs w:val="20"/>
              </w:rPr>
            </w:pPr>
            <w:r>
              <w:rPr>
                <w:sz w:val="20"/>
                <w:szCs w:val="20"/>
              </w:rPr>
              <w:t>Áp dụng đối với các tuyến còn lại</w:t>
            </w:r>
          </w:p>
        </w:tc>
      </w:tr>
      <w:tr w:rsidR="009900E5" w14:paraId="5F61BD35" w14:textId="77777777">
        <w:trPr>
          <w:trHeight w:val="769"/>
        </w:trPr>
        <w:tc>
          <w:tcPr>
            <w:tcW w:w="2672" w:type="dxa"/>
            <w:tcMar>
              <w:top w:w="40" w:type="dxa"/>
              <w:left w:w="40" w:type="dxa"/>
              <w:bottom w:w="40" w:type="dxa"/>
              <w:right w:w="40" w:type="dxa"/>
            </w:tcMar>
          </w:tcPr>
          <w:p w14:paraId="1F283FCF" w14:textId="77777777" w:rsidR="009900E5" w:rsidRDefault="00000000">
            <w:pPr>
              <w:spacing w:before="120" w:after="120"/>
              <w:jc w:val="both"/>
              <w:rPr>
                <w:b/>
                <w:bCs/>
                <w:sz w:val="20"/>
                <w:szCs w:val="20"/>
              </w:rPr>
            </w:pPr>
            <w:r>
              <w:rPr>
                <w:b/>
                <w:bCs/>
                <w:sz w:val="20"/>
                <w:szCs w:val="20"/>
              </w:rPr>
              <w:t>Phí giao - trả một phần</w:t>
            </w:r>
          </w:p>
        </w:tc>
        <w:tc>
          <w:tcPr>
            <w:tcW w:w="1470" w:type="dxa"/>
            <w:tcMar>
              <w:top w:w="40" w:type="dxa"/>
              <w:left w:w="40" w:type="dxa"/>
              <w:bottom w:w="40" w:type="dxa"/>
              <w:right w:w="40" w:type="dxa"/>
            </w:tcMar>
          </w:tcPr>
          <w:p w14:paraId="66249E12" w14:textId="77777777" w:rsidR="009900E5" w:rsidRDefault="00000000">
            <w:pPr>
              <w:spacing w:before="120" w:after="120"/>
              <w:jc w:val="center"/>
              <w:rPr>
                <w:sz w:val="20"/>
                <w:szCs w:val="20"/>
              </w:rPr>
            </w:pPr>
            <w:r>
              <w:rPr>
                <w:sz w:val="20"/>
                <w:szCs w:val="20"/>
              </w:rPr>
              <w:t>50% chiều đi</w:t>
            </w:r>
          </w:p>
        </w:tc>
        <w:tc>
          <w:tcPr>
            <w:tcW w:w="5160" w:type="dxa"/>
            <w:tcMar>
              <w:top w:w="40" w:type="dxa"/>
              <w:left w:w="40" w:type="dxa"/>
              <w:bottom w:w="40" w:type="dxa"/>
              <w:right w:w="40" w:type="dxa"/>
            </w:tcMar>
          </w:tcPr>
          <w:p w14:paraId="25D10962" w14:textId="77777777" w:rsidR="009900E5" w:rsidRDefault="00000000">
            <w:pPr>
              <w:spacing w:before="120" w:after="120"/>
              <w:rPr>
                <w:sz w:val="20"/>
                <w:szCs w:val="20"/>
              </w:rPr>
            </w:pPr>
            <w:r>
              <w:rPr>
                <w:sz w:val="20"/>
                <w:szCs w:val="20"/>
              </w:rPr>
              <w:t>Áp dụng đối với các tuyến còn lại</w:t>
            </w:r>
          </w:p>
        </w:tc>
      </w:tr>
    </w:tbl>
    <w:p w14:paraId="43A47478" w14:textId="77777777" w:rsidR="009900E5" w:rsidRDefault="00000000">
      <w:pPr>
        <w:spacing w:before="240" w:after="240"/>
        <w:ind w:left="720"/>
        <w:jc w:val="both"/>
        <w:rPr>
          <w:b/>
          <w:bCs/>
          <w:i/>
          <w:iCs/>
          <w:sz w:val="20"/>
          <w:szCs w:val="20"/>
          <w:u w:val="single"/>
        </w:rPr>
      </w:pPr>
      <w:r>
        <w:rPr>
          <w:b/>
          <w:bCs/>
          <w:i/>
          <w:iCs/>
          <w:sz w:val="20"/>
          <w:szCs w:val="20"/>
          <w:u w:val="single"/>
        </w:rPr>
        <w:t xml:space="preserve">Lưu ý: </w:t>
      </w:r>
      <w:r>
        <w:rPr>
          <w:sz w:val="20"/>
          <w:szCs w:val="20"/>
        </w:rPr>
        <w:t>Phí khai giá hàng hóa nhằm bảo đảm quyền lợi tối đa cho Khách Hàng khi xảy ra thiệt hại, hư hỏng, mất mát. Về quy trình bồi thường, Khách Hàng tham khảo chi tiết tại mục “Chính sách bồi thường” được quy định tại Phụ lục đính kèm Hợp Đồng này.</w:t>
      </w:r>
    </w:p>
    <w:p w14:paraId="1714EDBF" w14:textId="77777777" w:rsidR="009900E5" w:rsidRDefault="00000000">
      <w:pPr>
        <w:numPr>
          <w:ilvl w:val="2"/>
          <w:numId w:val="27"/>
        </w:numPr>
        <w:spacing w:before="120" w:after="120"/>
        <w:ind w:left="567" w:hanging="567"/>
        <w:jc w:val="both"/>
        <w:rPr>
          <w:sz w:val="20"/>
          <w:szCs w:val="20"/>
        </w:rPr>
      </w:pPr>
      <w:r>
        <w:rPr>
          <w:b/>
          <w:bCs/>
          <w:sz w:val="20"/>
          <w:szCs w:val="20"/>
        </w:rPr>
        <w:t>Giao lại lần 3</w:t>
      </w:r>
    </w:p>
    <w:p w14:paraId="18F17D2C" w14:textId="77777777" w:rsidR="009900E5" w:rsidRDefault="00000000">
      <w:pPr>
        <w:spacing w:before="120" w:after="120"/>
        <w:ind w:left="567"/>
        <w:jc w:val="both"/>
        <w:rPr>
          <w:sz w:val="20"/>
          <w:szCs w:val="20"/>
        </w:rPr>
      </w:pPr>
      <w:r>
        <w:rPr>
          <w:sz w:val="20"/>
          <w:szCs w:val="20"/>
        </w:rPr>
        <w:t>GHN hỗ trợ giao lại miễn phí trong trường hợp Đơn Hàng chưa chuyển sang trạng thái “</w:t>
      </w:r>
      <w:r>
        <w:rPr>
          <w:b/>
          <w:bCs/>
          <w:sz w:val="20"/>
          <w:szCs w:val="20"/>
        </w:rPr>
        <w:t>Chờ trả hàng</w:t>
      </w:r>
      <w:r>
        <w:rPr>
          <w:sz w:val="20"/>
          <w:szCs w:val="20"/>
        </w:rPr>
        <w:t>”, GHN hỗ trợ giao lại miễn phí đến địa chỉ nhận hàng mỗi ngày tối thiểu 1(một) lần, tối đa 3 (ba) lần trong trường hợp giao không thành công.</w:t>
      </w:r>
    </w:p>
    <w:p w14:paraId="035BD116" w14:textId="77777777" w:rsidR="009900E5" w:rsidRDefault="00000000">
      <w:pPr>
        <w:numPr>
          <w:ilvl w:val="2"/>
          <w:numId w:val="27"/>
        </w:numPr>
        <w:spacing w:before="120" w:after="120"/>
        <w:ind w:left="567" w:hanging="567"/>
        <w:jc w:val="both"/>
        <w:rPr>
          <w:sz w:val="20"/>
          <w:szCs w:val="20"/>
        </w:rPr>
      </w:pPr>
      <w:r>
        <w:rPr>
          <w:b/>
          <w:bCs/>
          <w:sz w:val="20"/>
          <w:szCs w:val="20"/>
        </w:rPr>
        <w:t>Trả hàng</w:t>
      </w:r>
    </w:p>
    <w:p w14:paraId="7470F322" w14:textId="77777777" w:rsidR="009900E5" w:rsidRDefault="00000000">
      <w:pPr>
        <w:spacing w:before="120" w:after="120"/>
        <w:ind w:left="540"/>
        <w:jc w:val="both"/>
        <w:rPr>
          <w:b/>
          <w:bCs/>
          <w:sz w:val="20"/>
          <w:szCs w:val="20"/>
        </w:rPr>
      </w:pPr>
      <w:r>
        <w:rPr>
          <w:sz w:val="20"/>
          <w:szCs w:val="20"/>
        </w:rPr>
        <w:t>Trong trường hợp giao hàng không thành công, hàng hóa của Khách Hàng sẽ được GHN chuyển trả về lại địa chỉ đã lấy hàng. Lý do trả hàng của mỗi đơn sẽ được ghi chú cụ thể trên hệ thống https://khachhang.ghn.vn</w:t>
      </w:r>
      <w:r>
        <w:rPr>
          <w:b/>
          <w:bCs/>
          <w:sz w:val="20"/>
          <w:szCs w:val="20"/>
        </w:rPr>
        <w:t>.</w:t>
      </w:r>
    </w:p>
    <w:p w14:paraId="2C2C5DC2" w14:textId="77777777" w:rsidR="009900E5" w:rsidRDefault="00000000">
      <w:pPr>
        <w:numPr>
          <w:ilvl w:val="2"/>
          <w:numId w:val="27"/>
        </w:numPr>
        <w:spacing w:before="120" w:after="120"/>
        <w:ind w:left="567" w:hanging="567"/>
        <w:jc w:val="both"/>
        <w:rPr>
          <w:sz w:val="20"/>
          <w:szCs w:val="20"/>
        </w:rPr>
      </w:pPr>
      <w:r>
        <w:rPr>
          <w:sz w:val="20"/>
          <w:szCs w:val="20"/>
        </w:rPr>
        <w:t>Trường hợp Các Bên có nhu cầu thay đổi Cước Phí Dịch Vụ, các Phụ phí gia tăng áp dụng quy định tại Phụ Lục này, Các Bên sẽ thống nhất việc điều chỉnh bằng email hoặc lập Phụ lục Hợp Đồng để ghi nhận nội dung thay đổi.</w:t>
      </w:r>
    </w:p>
    <w:p w14:paraId="3D159F70" w14:textId="77777777" w:rsidR="009900E5" w:rsidRDefault="00000000">
      <w:pPr>
        <w:widowControl w:val="0"/>
        <w:jc w:val="both"/>
        <w:rPr>
          <w:sz w:val="20"/>
          <w:szCs w:val="20"/>
        </w:rPr>
      </w:pPr>
      <w:r>
        <w:rPr>
          <w:sz w:val="20"/>
          <w:szCs w:val="20"/>
        </w:rPr>
        <w:t>Phụ lục này là một phần không thể tách rời của Hợp Đồng, đính kèm cùng Hợp Đồng và các phụ lục khác là một thể thống nhất./.</w:t>
      </w:r>
    </w:p>
    <w:p w14:paraId="01925BDD" w14:textId="77777777" w:rsidR="009900E5" w:rsidRDefault="009900E5">
      <w:pPr>
        <w:widowControl w:val="0"/>
        <w:jc w:val="both"/>
        <w:rPr>
          <w:sz w:val="20"/>
          <w:szCs w:val="20"/>
        </w:rPr>
      </w:pPr>
    </w:p>
    <w:tbl>
      <w:tblPr>
        <w:tblStyle w:val="Style20"/>
        <w:tblW w:w="10156" w:type="dxa"/>
        <w:tblInd w:w="-108" w:type="dxa"/>
        <w:tblBorders>
          <w:top w:val="single" w:sz="4" w:space="0" w:color="000000"/>
          <w:bottom w:val="single" w:sz="4" w:space="0" w:color="000000"/>
        </w:tblBorders>
        <w:tblLayout w:type="fixed"/>
        <w:tblLook w:val="04A0" w:firstRow="1" w:lastRow="0" w:firstColumn="1" w:lastColumn="0" w:noHBand="0" w:noVBand="1"/>
      </w:tblPr>
      <w:tblGrid>
        <w:gridCol w:w="10156"/>
      </w:tblGrid>
      <w:tr w:rsidR="009900E5" w14:paraId="77F892F9" w14:textId="77777777">
        <w:trPr>
          <w:trHeight w:val="274"/>
        </w:trPr>
        <w:tc>
          <w:tcPr>
            <w:tcW w:w="10156" w:type="dxa"/>
          </w:tcPr>
          <w:p w14:paraId="66DAEE65" w14:textId="77777777" w:rsidR="009900E5" w:rsidRDefault="00000000">
            <w:pPr>
              <w:widowControl w:val="0"/>
              <w:jc w:val="center"/>
              <w:rPr>
                <w:sz w:val="20"/>
                <w:szCs w:val="20"/>
              </w:rPr>
            </w:pPr>
            <w:r>
              <w:rPr>
                <w:b/>
                <w:bCs/>
                <w:sz w:val="20"/>
                <w:szCs w:val="20"/>
              </w:rPr>
              <w:t>HẾT PHỤ LỤC 01</w:t>
            </w:r>
          </w:p>
        </w:tc>
      </w:tr>
    </w:tbl>
    <w:p w14:paraId="162B508C" w14:textId="77777777" w:rsidR="009900E5" w:rsidRDefault="009900E5">
      <w:pPr>
        <w:widowControl w:val="0"/>
        <w:jc w:val="center"/>
        <w:rPr>
          <w:sz w:val="20"/>
          <w:szCs w:val="20"/>
        </w:rPr>
      </w:pPr>
    </w:p>
    <w:p w14:paraId="16BDC887" w14:textId="77777777" w:rsidR="009900E5" w:rsidRDefault="00000000">
      <w:pPr>
        <w:jc w:val="center"/>
        <w:rPr>
          <w:sz w:val="20"/>
          <w:szCs w:val="20"/>
          <w:u w:val="single"/>
        </w:rPr>
      </w:pPr>
      <w:r>
        <w:br w:type="page"/>
      </w:r>
      <w:r>
        <w:rPr>
          <w:b/>
          <w:bCs/>
          <w:sz w:val="20"/>
          <w:szCs w:val="20"/>
          <w:u w:val="single"/>
        </w:rPr>
        <w:lastRenderedPageBreak/>
        <w:t xml:space="preserve">PHỤ LỤC 02 – ĐỐI SOÁT DỊCH VỤ VÀ THANH TOÁN </w:t>
      </w:r>
    </w:p>
    <w:p w14:paraId="09C2A954" w14:textId="77777777" w:rsidR="009900E5" w:rsidRDefault="00000000">
      <w:pPr>
        <w:widowControl w:val="0"/>
        <w:numPr>
          <w:ilvl w:val="0"/>
          <w:numId w:val="31"/>
        </w:numPr>
        <w:spacing w:before="120" w:after="120"/>
        <w:ind w:left="567" w:hanging="566"/>
        <w:jc w:val="both"/>
        <w:rPr>
          <w:sz w:val="20"/>
          <w:szCs w:val="20"/>
        </w:rPr>
      </w:pPr>
      <w:r>
        <w:rPr>
          <w:b/>
          <w:bCs/>
          <w:sz w:val="20"/>
          <w:szCs w:val="20"/>
        </w:rPr>
        <w:t>Quy Định Về Đối Soát Dịch Vụ</w:t>
      </w:r>
    </w:p>
    <w:p w14:paraId="0BE6BD88" w14:textId="77777777" w:rsidR="009900E5" w:rsidRDefault="00000000">
      <w:pPr>
        <w:widowControl w:val="0"/>
        <w:spacing w:before="120" w:after="120"/>
        <w:ind w:left="567"/>
        <w:jc w:val="both"/>
        <w:rPr>
          <w:sz w:val="20"/>
          <w:szCs w:val="20"/>
        </w:rPr>
      </w:pPr>
      <w:r>
        <w:rPr>
          <w:sz w:val="20"/>
          <w:szCs w:val="20"/>
        </w:rPr>
        <w:t>Các Bên sẽ thực hiện đối soát việc hoàn thành cung ứng Dịch vụ về khối lượng, chất lượng, Cước phí Dịch Vụ và Phụ phí Gia tăng (nếu có) định kỳ hàng tháng.</w:t>
      </w:r>
    </w:p>
    <w:p w14:paraId="2E01BEDC" w14:textId="77777777" w:rsidR="009900E5" w:rsidRDefault="00000000">
      <w:pPr>
        <w:widowControl w:val="0"/>
        <w:numPr>
          <w:ilvl w:val="0"/>
          <w:numId w:val="31"/>
        </w:numPr>
        <w:spacing w:before="120" w:after="120"/>
        <w:ind w:left="567" w:hanging="566"/>
        <w:jc w:val="both"/>
        <w:rPr>
          <w:sz w:val="20"/>
          <w:szCs w:val="20"/>
        </w:rPr>
      </w:pPr>
      <w:r>
        <w:rPr>
          <w:b/>
          <w:bCs/>
          <w:sz w:val="20"/>
          <w:szCs w:val="20"/>
        </w:rPr>
        <w:t>Quy trình, Thời hạn Đối soát và Thời hạn thanh toán</w:t>
      </w:r>
    </w:p>
    <w:p w14:paraId="1403B718" w14:textId="77777777" w:rsidR="009900E5" w:rsidRDefault="00000000">
      <w:pPr>
        <w:widowControl w:val="0"/>
        <w:spacing w:before="120" w:after="120"/>
        <w:ind w:left="426" w:firstLine="141"/>
        <w:jc w:val="both"/>
        <w:rPr>
          <w:sz w:val="20"/>
          <w:szCs w:val="20"/>
        </w:rPr>
      </w:pPr>
      <w:r>
        <w:rPr>
          <w:sz w:val="20"/>
          <w:szCs w:val="20"/>
        </w:rPr>
        <w:t>Quy trình đối soát và thời hạn thanh toán được các bên thực hiện theo các bước sau:</w:t>
      </w:r>
    </w:p>
    <w:tbl>
      <w:tblPr>
        <w:tblStyle w:val="Style21"/>
        <w:tblW w:w="9445" w:type="dxa"/>
        <w:tblInd w:w="630" w:type="dxa"/>
        <w:tblBorders>
          <w:top w:val="single" w:sz="4" w:space="0" w:color="000066"/>
          <w:left w:val="single" w:sz="4" w:space="0" w:color="000066"/>
          <w:bottom w:val="single" w:sz="4" w:space="0" w:color="000066"/>
          <w:right w:val="single" w:sz="4" w:space="0" w:color="000066"/>
          <w:insideH w:val="single" w:sz="6" w:space="0" w:color="000066"/>
          <w:insideV w:val="single" w:sz="6" w:space="0" w:color="000066"/>
        </w:tblBorders>
        <w:tblLayout w:type="fixed"/>
        <w:tblLook w:val="04A0" w:firstRow="1" w:lastRow="0" w:firstColumn="1" w:lastColumn="0" w:noHBand="0" w:noVBand="1"/>
      </w:tblPr>
      <w:tblGrid>
        <w:gridCol w:w="900"/>
        <w:gridCol w:w="2160"/>
        <w:gridCol w:w="2070"/>
        <w:gridCol w:w="4315"/>
      </w:tblGrid>
      <w:tr w:rsidR="009900E5" w14:paraId="01045F38" w14:textId="77777777">
        <w:trPr>
          <w:trHeight w:val="300"/>
        </w:trPr>
        <w:tc>
          <w:tcPr>
            <w:tcW w:w="900" w:type="dxa"/>
            <w:shd w:val="clear" w:color="auto" w:fill="ED7D31"/>
            <w:vAlign w:val="center"/>
          </w:tcPr>
          <w:p w14:paraId="6D93DDE5" w14:textId="77777777" w:rsidR="009900E5" w:rsidRDefault="00000000">
            <w:pPr>
              <w:ind w:left="-80"/>
              <w:jc w:val="center"/>
              <w:rPr>
                <w:color w:val="FFFFFF"/>
                <w:sz w:val="20"/>
                <w:szCs w:val="20"/>
              </w:rPr>
            </w:pPr>
            <w:r>
              <w:rPr>
                <w:b/>
                <w:bCs/>
                <w:color w:val="FFFFFF"/>
                <w:sz w:val="20"/>
                <w:szCs w:val="20"/>
              </w:rPr>
              <w:t>Trình tự</w:t>
            </w:r>
          </w:p>
        </w:tc>
        <w:tc>
          <w:tcPr>
            <w:tcW w:w="2160" w:type="dxa"/>
            <w:shd w:val="clear" w:color="auto" w:fill="ED7D31"/>
            <w:vAlign w:val="center"/>
          </w:tcPr>
          <w:p w14:paraId="5CB493A6" w14:textId="77777777" w:rsidR="009900E5" w:rsidRDefault="00000000">
            <w:pPr>
              <w:jc w:val="center"/>
              <w:rPr>
                <w:color w:val="FFFFFF"/>
                <w:sz w:val="20"/>
                <w:szCs w:val="20"/>
              </w:rPr>
            </w:pPr>
            <w:r>
              <w:rPr>
                <w:b/>
                <w:bCs/>
                <w:color w:val="FFFFFF"/>
                <w:sz w:val="20"/>
                <w:szCs w:val="20"/>
              </w:rPr>
              <w:t>Nội dung</w:t>
            </w:r>
          </w:p>
        </w:tc>
        <w:tc>
          <w:tcPr>
            <w:tcW w:w="2070" w:type="dxa"/>
            <w:shd w:val="clear" w:color="auto" w:fill="ED7D31"/>
            <w:vAlign w:val="center"/>
          </w:tcPr>
          <w:p w14:paraId="16913215" w14:textId="77777777" w:rsidR="009900E5" w:rsidRDefault="00000000">
            <w:pPr>
              <w:jc w:val="center"/>
              <w:rPr>
                <w:color w:val="FFFFFF"/>
                <w:sz w:val="20"/>
                <w:szCs w:val="20"/>
              </w:rPr>
            </w:pPr>
            <w:r>
              <w:rPr>
                <w:b/>
                <w:bCs/>
                <w:color w:val="FFFFFF"/>
                <w:sz w:val="20"/>
                <w:szCs w:val="20"/>
              </w:rPr>
              <w:t>Thời gian thực hiện</w:t>
            </w:r>
          </w:p>
        </w:tc>
        <w:tc>
          <w:tcPr>
            <w:tcW w:w="4315" w:type="dxa"/>
            <w:shd w:val="clear" w:color="auto" w:fill="ED7D31"/>
            <w:vAlign w:val="center"/>
          </w:tcPr>
          <w:p w14:paraId="5B3AFCE2" w14:textId="77777777" w:rsidR="009900E5" w:rsidRDefault="00000000">
            <w:pPr>
              <w:ind w:left="450"/>
              <w:jc w:val="center"/>
              <w:rPr>
                <w:color w:val="FFFFFF"/>
                <w:sz w:val="20"/>
                <w:szCs w:val="20"/>
              </w:rPr>
            </w:pPr>
            <w:r>
              <w:rPr>
                <w:b/>
                <w:bCs/>
                <w:color w:val="FFFFFF"/>
                <w:sz w:val="20"/>
                <w:szCs w:val="20"/>
              </w:rPr>
              <w:t>Ghi chú</w:t>
            </w:r>
          </w:p>
        </w:tc>
      </w:tr>
      <w:tr w:rsidR="009900E5" w14:paraId="078CFF14" w14:textId="77777777">
        <w:trPr>
          <w:trHeight w:val="600"/>
        </w:trPr>
        <w:tc>
          <w:tcPr>
            <w:tcW w:w="900" w:type="dxa"/>
            <w:vAlign w:val="center"/>
          </w:tcPr>
          <w:p w14:paraId="1FC59726" w14:textId="77777777" w:rsidR="009900E5" w:rsidRDefault="00000000">
            <w:pPr>
              <w:jc w:val="both"/>
              <w:rPr>
                <w:sz w:val="20"/>
                <w:szCs w:val="20"/>
              </w:rPr>
            </w:pPr>
            <w:r>
              <w:rPr>
                <w:b/>
                <w:bCs/>
                <w:sz w:val="20"/>
                <w:szCs w:val="20"/>
              </w:rPr>
              <w:t>Bước 1</w:t>
            </w:r>
          </w:p>
        </w:tc>
        <w:tc>
          <w:tcPr>
            <w:tcW w:w="2160" w:type="dxa"/>
            <w:vAlign w:val="center"/>
          </w:tcPr>
          <w:p w14:paraId="7A44624C" w14:textId="77777777" w:rsidR="009900E5" w:rsidRDefault="00000000">
            <w:pPr>
              <w:jc w:val="both"/>
              <w:rPr>
                <w:sz w:val="20"/>
                <w:szCs w:val="20"/>
              </w:rPr>
            </w:pPr>
            <w:r>
              <w:rPr>
                <w:sz w:val="20"/>
                <w:szCs w:val="20"/>
              </w:rPr>
              <w:t>GHN gửi Khách Hàng bảng kê về các Dịch Vụ phát sinh trong kỳ trước liền kề và đơn hàng đủ điều kiện nhận chiết khấu (nếu có) vào địa chỉ email được Các bên cung cấp tại Điều 05 của Hợp Đồng</w:t>
            </w:r>
          </w:p>
        </w:tc>
        <w:tc>
          <w:tcPr>
            <w:tcW w:w="2070" w:type="dxa"/>
            <w:vAlign w:val="center"/>
          </w:tcPr>
          <w:p w14:paraId="2C7BEC9E" w14:textId="77777777" w:rsidR="009900E5" w:rsidRDefault="00000000">
            <w:pPr>
              <w:jc w:val="both"/>
              <w:rPr>
                <w:sz w:val="20"/>
                <w:szCs w:val="20"/>
              </w:rPr>
            </w:pPr>
            <w:r>
              <w:rPr>
                <w:sz w:val="20"/>
                <w:szCs w:val="20"/>
              </w:rPr>
              <w:t>Vào ngày 01 hàng tháng</w:t>
            </w:r>
          </w:p>
        </w:tc>
        <w:tc>
          <w:tcPr>
            <w:tcW w:w="4315" w:type="dxa"/>
            <w:vAlign w:val="center"/>
          </w:tcPr>
          <w:p w14:paraId="293133F4" w14:textId="77777777" w:rsidR="009900E5" w:rsidRDefault="00000000">
            <w:pPr>
              <w:ind w:left="-90"/>
              <w:jc w:val="both"/>
              <w:rPr>
                <w:sz w:val="20"/>
                <w:szCs w:val="20"/>
              </w:rPr>
            </w:pPr>
            <w:r>
              <w:rPr>
                <w:sz w:val="20"/>
                <w:szCs w:val="20"/>
              </w:rPr>
              <w:t>Trong trường hợp có sự thay đổi về ngày gửi kết quả tổng hợp Dịch Vụ phát sinh thì GHN sẽ thông báo đến Khách Hàng.</w:t>
            </w:r>
          </w:p>
          <w:p w14:paraId="5FA2E736" w14:textId="77777777" w:rsidR="009900E5" w:rsidRDefault="00000000">
            <w:pPr>
              <w:ind w:left="-90"/>
              <w:jc w:val="both"/>
              <w:rPr>
                <w:sz w:val="20"/>
                <w:szCs w:val="20"/>
              </w:rPr>
            </w:pPr>
            <w:r>
              <w:rPr>
                <w:sz w:val="20"/>
                <w:szCs w:val="20"/>
              </w:rPr>
              <w:t>Data đối soát là đơn hàng ở trạng thái “Giao Trả Thành Công” từ ngày 1 tới Cuối tháng N-1</w:t>
            </w:r>
          </w:p>
        </w:tc>
      </w:tr>
      <w:tr w:rsidR="009900E5" w14:paraId="5E50707A" w14:textId="77777777">
        <w:trPr>
          <w:trHeight w:val="300"/>
        </w:trPr>
        <w:tc>
          <w:tcPr>
            <w:tcW w:w="900" w:type="dxa"/>
            <w:vAlign w:val="center"/>
          </w:tcPr>
          <w:p w14:paraId="47224A6D" w14:textId="77777777" w:rsidR="009900E5" w:rsidRDefault="00000000">
            <w:pPr>
              <w:jc w:val="both"/>
              <w:rPr>
                <w:sz w:val="20"/>
                <w:szCs w:val="20"/>
              </w:rPr>
            </w:pPr>
            <w:r>
              <w:rPr>
                <w:b/>
                <w:bCs/>
                <w:sz w:val="20"/>
                <w:szCs w:val="20"/>
              </w:rPr>
              <w:t>Bước 2</w:t>
            </w:r>
          </w:p>
        </w:tc>
        <w:tc>
          <w:tcPr>
            <w:tcW w:w="2160" w:type="dxa"/>
            <w:vAlign w:val="center"/>
          </w:tcPr>
          <w:p w14:paraId="098E1F3A" w14:textId="77777777" w:rsidR="009900E5" w:rsidRDefault="00000000">
            <w:pPr>
              <w:jc w:val="both"/>
              <w:rPr>
                <w:sz w:val="20"/>
                <w:szCs w:val="20"/>
              </w:rPr>
            </w:pPr>
            <w:r>
              <w:rPr>
                <w:sz w:val="20"/>
                <w:szCs w:val="20"/>
              </w:rPr>
              <w:t>Khách Hàng xử lý, đối chiếu, trao đổi, xác nhận kết quả và thống nhất với GHN</w:t>
            </w:r>
          </w:p>
        </w:tc>
        <w:tc>
          <w:tcPr>
            <w:tcW w:w="2070" w:type="dxa"/>
            <w:vAlign w:val="center"/>
          </w:tcPr>
          <w:p w14:paraId="2C50AF91" w14:textId="77777777" w:rsidR="009900E5" w:rsidRDefault="00000000">
            <w:pPr>
              <w:jc w:val="both"/>
              <w:rPr>
                <w:sz w:val="20"/>
                <w:szCs w:val="20"/>
              </w:rPr>
            </w:pPr>
            <w:r>
              <w:rPr>
                <w:sz w:val="20"/>
                <w:szCs w:val="20"/>
              </w:rPr>
              <w:t>Ngay sau khi nhận được email thông báo của GHN hoặc trong vòng 02 (hai) ngày tính từ ngày Khách Hàng nhận được kết quả tổng hợp Dịch Vụ theo Bước 1 nhưng không muộn hơn ngày 03 hàng tháng, trừ trường hợp GHN thay đổi ngày gửi kết quả tại Bước 1 Phụ lục này.</w:t>
            </w:r>
          </w:p>
        </w:tc>
        <w:tc>
          <w:tcPr>
            <w:tcW w:w="4315" w:type="dxa"/>
            <w:vAlign w:val="center"/>
          </w:tcPr>
          <w:p w14:paraId="2E6C09B2" w14:textId="77777777" w:rsidR="009900E5" w:rsidRDefault="00000000">
            <w:pPr>
              <w:numPr>
                <w:ilvl w:val="0"/>
                <w:numId w:val="32"/>
              </w:numPr>
              <w:tabs>
                <w:tab w:val="left" w:pos="460"/>
              </w:tabs>
              <w:spacing w:before="120" w:after="120"/>
              <w:ind w:left="459" w:hanging="425"/>
              <w:jc w:val="both"/>
              <w:rPr>
                <w:sz w:val="20"/>
                <w:szCs w:val="20"/>
              </w:rPr>
            </w:pPr>
            <w:r>
              <w:rPr>
                <w:sz w:val="20"/>
                <w:szCs w:val="20"/>
              </w:rPr>
              <w:t>Quá thời gian này mà Khách Hàng không phản hồi, hoặc phản hồi không rõ ràng thì bảng kê GHN gửi mặc nhiên được hiểu là đã chính xác. Các Bên cam kết không có bất kỳ khiếu nại hoặc tranh chấp gì về vấn đề này.</w:t>
            </w:r>
          </w:p>
          <w:p w14:paraId="01BCB81A" w14:textId="77777777" w:rsidR="009900E5" w:rsidRDefault="00000000">
            <w:pPr>
              <w:numPr>
                <w:ilvl w:val="0"/>
                <w:numId w:val="32"/>
              </w:numPr>
              <w:tabs>
                <w:tab w:val="left" w:pos="460"/>
              </w:tabs>
              <w:spacing w:before="120" w:after="120"/>
              <w:ind w:left="459" w:hanging="425"/>
              <w:jc w:val="both"/>
              <w:rPr>
                <w:sz w:val="20"/>
                <w:szCs w:val="20"/>
              </w:rPr>
            </w:pPr>
            <w:r>
              <w:rPr>
                <w:sz w:val="20"/>
                <w:szCs w:val="20"/>
              </w:rPr>
              <w:t xml:space="preserve">Trường hợp phát sinh các sai lệch chưa thể giải quyết xong trong thời gian quy định tại Bước 2, thì GHN sẽ xuất hóa đơn và thực hiện chiết khấu (nếu có) cho các Đơn Hàng có thông tin Cước phí Dịch Vụ theo kết quả GHN ghi nhận. </w:t>
            </w:r>
          </w:p>
          <w:p w14:paraId="3FEF6708" w14:textId="77777777" w:rsidR="009900E5" w:rsidRDefault="00000000">
            <w:pPr>
              <w:tabs>
                <w:tab w:val="left" w:pos="460"/>
              </w:tabs>
              <w:ind w:left="508"/>
              <w:jc w:val="both"/>
              <w:rPr>
                <w:sz w:val="20"/>
                <w:szCs w:val="20"/>
              </w:rPr>
            </w:pPr>
            <w:r>
              <w:rPr>
                <w:sz w:val="20"/>
                <w:szCs w:val="20"/>
              </w:rPr>
              <w:t>Các Đơn Hàng sai lệch sẽ được đối soát và phải thống nhất chậm nhất 30 ngày kể từ ngày bắt đầu gửi dữ liệu đối soát lần 1. Từ thời điểm nhận được email phản hồi</w:t>
            </w:r>
            <w:r>
              <w:rPr>
                <w:b/>
                <w:bCs/>
                <w:sz w:val="20"/>
                <w:szCs w:val="20"/>
              </w:rPr>
              <w:t xml:space="preserve">, </w:t>
            </w:r>
            <w:r>
              <w:rPr>
                <w:sz w:val="20"/>
                <w:szCs w:val="20"/>
              </w:rPr>
              <w:t xml:space="preserve">trong </w:t>
            </w:r>
            <w:r>
              <w:rPr>
                <w:b/>
                <w:bCs/>
                <w:sz w:val="20"/>
                <w:szCs w:val="20"/>
              </w:rPr>
              <w:t>vòng 05 (năm) Ngày Làm Việc</w:t>
            </w:r>
            <w:r>
              <w:rPr>
                <w:sz w:val="20"/>
                <w:szCs w:val="20"/>
              </w:rPr>
              <w:t>, Các Bên phải kiểm tra và xử lý các nội dung sai lệch. Quá thời hạn này, nếu Bên nào không phản hồi hoặc phản hồi không rõ ràng được xem là chấp thuận số liệu của Bên phản hồi gần nhất để không trì hoãn thanh toán hoặc yêu cầu chỉnh sửa hóa đơn. Căn cứ kết quả đối soát cuối cùng, Khách Hàng thanh toán phần chênh lệch cho GHN (nếu có) hoặc GHN sẽ cấn trừ vào kỳ thanh toán tiếp theo và/ hoặc GHN sẽ chiết khấu thêm vào kỳ chiết khấu tiếp theo (nếu có).</w:t>
            </w:r>
          </w:p>
        </w:tc>
      </w:tr>
      <w:tr w:rsidR="009900E5" w14:paraId="0AEFDAF4" w14:textId="77777777">
        <w:trPr>
          <w:trHeight w:val="300"/>
        </w:trPr>
        <w:tc>
          <w:tcPr>
            <w:tcW w:w="900" w:type="dxa"/>
            <w:vAlign w:val="center"/>
          </w:tcPr>
          <w:p w14:paraId="4EF7EF9B" w14:textId="77777777" w:rsidR="009900E5" w:rsidRDefault="00000000">
            <w:pPr>
              <w:jc w:val="both"/>
              <w:rPr>
                <w:sz w:val="20"/>
                <w:szCs w:val="20"/>
              </w:rPr>
            </w:pPr>
            <w:r>
              <w:rPr>
                <w:b/>
                <w:bCs/>
                <w:sz w:val="20"/>
                <w:szCs w:val="20"/>
              </w:rPr>
              <w:t>Bước 3</w:t>
            </w:r>
          </w:p>
        </w:tc>
        <w:tc>
          <w:tcPr>
            <w:tcW w:w="2160" w:type="dxa"/>
            <w:vAlign w:val="center"/>
          </w:tcPr>
          <w:p w14:paraId="18AFEDBE" w14:textId="77777777" w:rsidR="009900E5" w:rsidRDefault="00000000">
            <w:pPr>
              <w:jc w:val="both"/>
              <w:rPr>
                <w:sz w:val="20"/>
                <w:szCs w:val="20"/>
              </w:rPr>
            </w:pPr>
            <w:r>
              <w:rPr>
                <w:sz w:val="20"/>
                <w:szCs w:val="20"/>
              </w:rPr>
              <w:t>Khách Hàng thanh toán sau khi đối soát và Cấn trừ Số tiền Chiết Khấu (Nếu có).</w:t>
            </w:r>
          </w:p>
        </w:tc>
        <w:tc>
          <w:tcPr>
            <w:tcW w:w="2070" w:type="dxa"/>
            <w:vAlign w:val="center"/>
          </w:tcPr>
          <w:p w14:paraId="30406319" w14:textId="77777777" w:rsidR="009900E5" w:rsidRDefault="00000000">
            <w:pPr>
              <w:jc w:val="both"/>
              <w:rPr>
                <w:sz w:val="20"/>
                <w:szCs w:val="20"/>
              </w:rPr>
            </w:pPr>
            <w:r>
              <w:rPr>
                <w:sz w:val="20"/>
                <w:szCs w:val="20"/>
              </w:rPr>
              <w:t xml:space="preserve">Trong vòng </w:t>
            </w:r>
            <w:r>
              <w:rPr>
                <w:color w:val="FF0000"/>
                <w:sz w:val="20"/>
                <w:szCs w:val="20"/>
              </w:rPr>
              <w:t>15</w:t>
            </w:r>
            <w:r>
              <w:rPr>
                <w:sz w:val="20"/>
                <w:szCs w:val="20"/>
              </w:rPr>
              <w:t xml:space="preserve"> ngày kể từ ngày xuất hóa đơn</w:t>
            </w:r>
          </w:p>
        </w:tc>
        <w:tc>
          <w:tcPr>
            <w:tcW w:w="4315" w:type="dxa"/>
            <w:vAlign w:val="center"/>
          </w:tcPr>
          <w:p w14:paraId="31267E17" w14:textId="77777777" w:rsidR="009900E5" w:rsidRDefault="00000000">
            <w:pPr>
              <w:spacing w:before="120" w:after="120" w:line="276" w:lineRule="auto"/>
              <w:jc w:val="both"/>
              <w:rPr>
                <w:sz w:val="20"/>
                <w:szCs w:val="20"/>
              </w:rPr>
            </w:pPr>
            <w:r>
              <w:rPr>
                <w:sz w:val="20"/>
                <w:szCs w:val="20"/>
              </w:rPr>
              <w:t>Nếu việc đối soát có sự chênh lệch thì Khách Hàng phải thanh toán phần không chênh lệch theo điều khoản này. Phần chênh lệch sẽ được thanh toán sau khi việc đối soát được thực hiện xong và thời điểm thanh toán được tính từ ngày xuất hóa đơn điều chỉnh.</w:t>
            </w:r>
          </w:p>
          <w:p w14:paraId="2CC00130" w14:textId="77777777" w:rsidR="009900E5" w:rsidRDefault="00000000">
            <w:pPr>
              <w:spacing w:before="120" w:after="120" w:line="276" w:lineRule="auto"/>
              <w:jc w:val="both"/>
              <w:rPr>
                <w:sz w:val="20"/>
                <w:szCs w:val="20"/>
              </w:rPr>
            </w:pPr>
            <w:r>
              <w:rPr>
                <w:sz w:val="20"/>
                <w:szCs w:val="20"/>
              </w:rPr>
              <w:t>Trường hợp Có phát sinh Chiết khấu, GHN sẽ thanh toán Số Tiền Chiết Khấu cho Khách Hàng bằng cách (i) nạp Xu GHN vào ví GHN của Khách Hàng tương ứng với Số tiền chiết khấu mà Khách Hàng được nhận; hoặc (ii) cấn trừ Số Tiền Chiết Khấu vào Phí Dịch Vụ mà Khách Hàng có nghĩa vụ thanh toán cho GHN, tùy vào quyết định của GHN tại thời điểm đó.</w:t>
            </w:r>
          </w:p>
          <w:p w14:paraId="5CFA5731" w14:textId="77777777" w:rsidR="009900E5" w:rsidRDefault="009900E5"/>
        </w:tc>
      </w:tr>
    </w:tbl>
    <w:p w14:paraId="2EAF888D" w14:textId="77777777" w:rsidR="009900E5" w:rsidRDefault="00000000">
      <w:pPr>
        <w:widowControl w:val="0"/>
        <w:numPr>
          <w:ilvl w:val="0"/>
          <w:numId w:val="31"/>
        </w:numPr>
        <w:spacing w:before="120" w:after="120"/>
        <w:ind w:left="567" w:hanging="566"/>
        <w:jc w:val="both"/>
        <w:rPr>
          <w:sz w:val="20"/>
          <w:szCs w:val="20"/>
        </w:rPr>
      </w:pPr>
      <w:r>
        <w:rPr>
          <w:b/>
          <w:bCs/>
          <w:sz w:val="20"/>
          <w:szCs w:val="20"/>
        </w:rPr>
        <w:lastRenderedPageBreak/>
        <w:t>Đồng tiền thanh toán:</w:t>
      </w:r>
      <w:r>
        <w:rPr>
          <w:sz w:val="20"/>
          <w:szCs w:val="20"/>
        </w:rPr>
        <w:t xml:space="preserve"> Đồng Việt Nam</w:t>
      </w:r>
    </w:p>
    <w:p w14:paraId="1F164EC2" w14:textId="77777777" w:rsidR="009900E5" w:rsidRDefault="00000000">
      <w:pPr>
        <w:widowControl w:val="0"/>
        <w:numPr>
          <w:ilvl w:val="0"/>
          <w:numId w:val="31"/>
        </w:numPr>
        <w:spacing w:before="120" w:after="120"/>
        <w:ind w:left="567" w:hanging="566"/>
        <w:jc w:val="both"/>
        <w:rPr>
          <w:sz w:val="20"/>
          <w:szCs w:val="20"/>
        </w:rPr>
      </w:pPr>
      <w:r>
        <w:rPr>
          <w:b/>
          <w:bCs/>
          <w:sz w:val="20"/>
          <w:szCs w:val="20"/>
        </w:rPr>
        <w:t>Phương thức thanh toán:</w:t>
      </w:r>
    </w:p>
    <w:p w14:paraId="35D83188" w14:textId="77777777" w:rsidR="009900E5" w:rsidRDefault="00000000">
      <w:pPr>
        <w:widowControl w:val="0"/>
        <w:spacing w:before="120" w:after="120"/>
        <w:ind w:left="567"/>
        <w:jc w:val="both"/>
        <w:rPr>
          <w:sz w:val="20"/>
          <w:szCs w:val="20"/>
        </w:rPr>
      </w:pPr>
      <w:r>
        <w:rPr>
          <w:sz w:val="20"/>
          <w:szCs w:val="20"/>
        </w:rPr>
        <w:t>Chuyển khoản vào tài khoản của GHN theo thông tin như sau:</w:t>
      </w:r>
    </w:p>
    <w:p w14:paraId="41F10C11" w14:textId="77777777" w:rsidR="009900E5" w:rsidRDefault="00000000">
      <w:pPr>
        <w:widowControl w:val="0"/>
        <w:spacing w:before="120" w:after="120"/>
        <w:ind w:left="1440" w:hanging="873"/>
        <w:jc w:val="both"/>
        <w:rPr>
          <w:sz w:val="20"/>
          <w:szCs w:val="20"/>
        </w:rPr>
      </w:pPr>
      <w:r>
        <w:rPr>
          <w:sz w:val="20"/>
          <w:szCs w:val="20"/>
        </w:rPr>
        <w:t>Tên chủ tài khoản: Công Ty CP Dịch Vụ Giao Hàng Nhanh</w:t>
      </w:r>
    </w:p>
    <w:p w14:paraId="5768C3F6" w14:textId="77777777" w:rsidR="009900E5" w:rsidRDefault="00000000">
      <w:pPr>
        <w:widowControl w:val="0"/>
        <w:spacing w:before="120" w:after="120"/>
        <w:ind w:left="1440" w:hanging="873"/>
        <w:jc w:val="both"/>
        <w:rPr>
          <w:sz w:val="20"/>
          <w:szCs w:val="20"/>
        </w:rPr>
      </w:pPr>
      <w:r>
        <w:rPr>
          <w:sz w:val="20"/>
          <w:szCs w:val="20"/>
        </w:rPr>
        <w:t>Số tài khoản: 1440126001</w:t>
      </w:r>
    </w:p>
    <w:p w14:paraId="6932A1C3" w14:textId="77777777" w:rsidR="009900E5" w:rsidRDefault="00000000">
      <w:pPr>
        <w:widowControl w:val="0"/>
        <w:spacing w:before="120" w:after="120"/>
        <w:ind w:left="1440" w:hanging="873"/>
        <w:jc w:val="both"/>
        <w:rPr>
          <w:sz w:val="20"/>
          <w:szCs w:val="20"/>
        </w:rPr>
      </w:pPr>
      <w:r>
        <w:rPr>
          <w:sz w:val="20"/>
          <w:szCs w:val="20"/>
        </w:rPr>
        <w:t>Tại Ngân hàng BIDV - Ngân hàng đầu tư và phát triển Việt Nam - CN Thống Nhất</w:t>
      </w:r>
    </w:p>
    <w:p w14:paraId="5674972C" w14:textId="77777777" w:rsidR="009900E5" w:rsidRDefault="00000000">
      <w:pPr>
        <w:widowControl w:val="0"/>
        <w:spacing w:before="120" w:after="120"/>
        <w:ind w:left="1440" w:hanging="873"/>
        <w:jc w:val="both"/>
        <w:rPr>
          <w:sz w:val="20"/>
          <w:szCs w:val="20"/>
        </w:rPr>
      </w:pPr>
      <w:r>
        <w:rPr>
          <w:sz w:val="20"/>
          <w:szCs w:val="20"/>
        </w:rPr>
        <w:t>Nội dung chuyển khoản: Mã ID Khách Hàng [**] và thanh toán hoá đơn số [**]</w:t>
      </w:r>
    </w:p>
    <w:p w14:paraId="51D84AF3" w14:textId="77777777" w:rsidR="009900E5" w:rsidRDefault="00000000">
      <w:pPr>
        <w:widowControl w:val="0"/>
        <w:numPr>
          <w:ilvl w:val="0"/>
          <w:numId w:val="31"/>
        </w:numPr>
        <w:spacing w:before="120" w:after="120"/>
        <w:ind w:left="567" w:hanging="566"/>
        <w:jc w:val="both"/>
        <w:rPr>
          <w:sz w:val="20"/>
          <w:szCs w:val="20"/>
        </w:rPr>
      </w:pPr>
      <w:r>
        <w:rPr>
          <w:b/>
          <w:bCs/>
          <w:sz w:val="20"/>
          <w:szCs w:val="20"/>
        </w:rPr>
        <w:t>Lãi suất thanh toán trễ hạn:</w:t>
      </w:r>
    </w:p>
    <w:p w14:paraId="71C02F8E" w14:textId="77777777" w:rsidR="009900E5" w:rsidRDefault="00000000">
      <w:pPr>
        <w:widowControl w:val="0"/>
        <w:spacing w:before="120" w:after="120"/>
        <w:ind w:left="567"/>
        <w:jc w:val="both"/>
        <w:rPr>
          <w:sz w:val="20"/>
          <w:szCs w:val="20"/>
        </w:rPr>
      </w:pPr>
      <w:r>
        <w:rPr>
          <w:sz w:val="20"/>
          <w:szCs w:val="20"/>
        </w:rPr>
        <w:t>Trong trường hợp Khách Hàng chậm thanh toán, thì Khách Hàng phải thanh toán thêm khoản tiền chậm thanh toán với mức lãi suất là 0,05% (không phẩy không năm phần trăm)/ngày/dư nợ chưa thanh toán.</w:t>
      </w:r>
    </w:p>
    <w:p w14:paraId="74ED4E46" w14:textId="77777777" w:rsidR="009900E5" w:rsidRDefault="00000000">
      <w:pPr>
        <w:widowControl w:val="0"/>
        <w:spacing w:before="120" w:after="120"/>
        <w:jc w:val="both"/>
        <w:rPr>
          <w:sz w:val="20"/>
          <w:szCs w:val="20"/>
        </w:rPr>
      </w:pPr>
      <w:r>
        <w:rPr>
          <w:sz w:val="20"/>
          <w:szCs w:val="20"/>
        </w:rPr>
        <w:t>Phụ Lục này là một phần không thể tách rời của Hợp Đồng, đính kèm cùng Hợp Đồng và các phụ lục khác là một thể thống nhất./.</w:t>
      </w:r>
    </w:p>
    <w:tbl>
      <w:tblPr>
        <w:tblStyle w:val="Style22"/>
        <w:tblW w:w="10171" w:type="dxa"/>
        <w:tblInd w:w="-108" w:type="dxa"/>
        <w:tblBorders>
          <w:top w:val="single" w:sz="4" w:space="0" w:color="000000"/>
          <w:bottom w:val="single" w:sz="4" w:space="0" w:color="000000"/>
        </w:tblBorders>
        <w:tblLayout w:type="fixed"/>
        <w:tblLook w:val="04A0" w:firstRow="1" w:lastRow="0" w:firstColumn="1" w:lastColumn="0" w:noHBand="0" w:noVBand="1"/>
      </w:tblPr>
      <w:tblGrid>
        <w:gridCol w:w="10171"/>
      </w:tblGrid>
      <w:tr w:rsidR="009900E5" w14:paraId="1EFEE3D0" w14:textId="77777777">
        <w:trPr>
          <w:trHeight w:val="249"/>
        </w:trPr>
        <w:tc>
          <w:tcPr>
            <w:tcW w:w="10171" w:type="dxa"/>
          </w:tcPr>
          <w:p w14:paraId="4EE0BEA7" w14:textId="77777777" w:rsidR="009900E5" w:rsidRDefault="00000000">
            <w:pPr>
              <w:widowControl w:val="0"/>
              <w:spacing w:before="120" w:after="120"/>
              <w:jc w:val="center"/>
              <w:rPr>
                <w:sz w:val="20"/>
                <w:szCs w:val="20"/>
              </w:rPr>
            </w:pPr>
            <w:r>
              <w:rPr>
                <w:b/>
                <w:bCs/>
                <w:sz w:val="20"/>
                <w:szCs w:val="20"/>
              </w:rPr>
              <w:t>HẾT PHỤ LỤC 02</w:t>
            </w:r>
          </w:p>
        </w:tc>
      </w:tr>
    </w:tbl>
    <w:p w14:paraId="33765F8E" w14:textId="77777777" w:rsidR="009900E5" w:rsidRDefault="009900E5">
      <w:pPr>
        <w:spacing w:before="120" w:after="120"/>
        <w:rPr>
          <w:b/>
          <w:bCs/>
          <w:sz w:val="20"/>
          <w:szCs w:val="20"/>
          <w:u w:val="single"/>
        </w:rPr>
      </w:pPr>
    </w:p>
    <w:p w14:paraId="5F3C9EE1" w14:textId="77777777" w:rsidR="009900E5" w:rsidRDefault="009900E5">
      <w:pPr>
        <w:spacing w:before="120" w:after="120"/>
        <w:jc w:val="center"/>
        <w:rPr>
          <w:b/>
          <w:bCs/>
          <w:sz w:val="20"/>
          <w:szCs w:val="20"/>
          <w:u w:val="single"/>
        </w:rPr>
      </w:pPr>
    </w:p>
    <w:p w14:paraId="33A804D7" w14:textId="77777777" w:rsidR="009900E5" w:rsidRDefault="00000000">
      <w:pPr>
        <w:widowControl w:val="0"/>
        <w:spacing w:before="120" w:after="120"/>
        <w:jc w:val="center"/>
        <w:rPr>
          <w:b/>
          <w:bCs/>
          <w:sz w:val="20"/>
          <w:szCs w:val="20"/>
          <w:u w:val="single"/>
        </w:rPr>
      </w:pPr>
      <w:r>
        <w:br w:type="page"/>
      </w:r>
      <w:r>
        <w:rPr>
          <w:b/>
          <w:bCs/>
          <w:sz w:val="20"/>
          <w:szCs w:val="20"/>
          <w:u w:val="single"/>
        </w:rPr>
        <w:lastRenderedPageBreak/>
        <w:t>PHỤ LỤC 03 – QUY ĐỊNH VỀ BỒI THƯỜNG</w:t>
      </w:r>
    </w:p>
    <w:p w14:paraId="4FCE838C" w14:textId="77777777" w:rsidR="009900E5" w:rsidRDefault="00000000">
      <w:pPr>
        <w:spacing w:before="120" w:after="120"/>
        <w:jc w:val="both"/>
        <w:rPr>
          <w:sz w:val="20"/>
          <w:szCs w:val="20"/>
        </w:rPr>
      </w:pPr>
      <w:r>
        <w:rPr>
          <w:sz w:val="20"/>
          <w:szCs w:val="20"/>
        </w:rPr>
        <w:t>Trên cơ sở phạm vi và quyền hạn của mình, Các Bên khi tham gia Hợp Đồng cam kết sẽ bồi thường thiệt hại cho Bên còn lại như sau:</w:t>
      </w:r>
    </w:p>
    <w:p w14:paraId="40996ABA" w14:textId="77777777" w:rsidR="009900E5" w:rsidRDefault="00000000">
      <w:pPr>
        <w:numPr>
          <w:ilvl w:val="0"/>
          <w:numId w:val="33"/>
        </w:numPr>
        <w:rPr>
          <w:b/>
          <w:bCs/>
          <w:color w:val="000000"/>
          <w:sz w:val="20"/>
          <w:szCs w:val="20"/>
        </w:rPr>
      </w:pPr>
      <w:r>
        <w:rPr>
          <w:b/>
          <w:bCs/>
          <w:color w:val="000000"/>
          <w:sz w:val="20"/>
          <w:szCs w:val="20"/>
        </w:rPr>
        <w:t>Giá trị Bưu Gửi khi Đăng ký Dịch Vụ Bảo Hiểm Và Khai Giá</w:t>
      </w:r>
    </w:p>
    <w:p w14:paraId="58A02561" w14:textId="77777777" w:rsidR="009900E5" w:rsidRDefault="00000000">
      <w:pPr>
        <w:spacing w:before="120" w:after="120"/>
        <w:ind w:left="720"/>
        <w:jc w:val="both"/>
        <w:rPr>
          <w:sz w:val="20"/>
          <w:szCs w:val="20"/>
        </w:rPr>
      </w:pPr>
      <w:r>
        <w:rPr>
          <w:sz w:val="20"/>
          <w:szCs w:val="20"/>
        </w:rPr>
        <w:t>Các Bên cam kết xác nhận rằng Giá trị Bưu Gửi hay Giá Trị Hàng Hoá được xác định làm cơ sở để bồi thường khi đảm bảo đồng thời các điều kiện sau:</w:t>
      </w:r>
    </w:p>
    <w:p w14:paraId="12C6E2D7" w14:textId="77777777" w:rsidR="009900E5" w:rsidRDefault="00000000">
      <w:pPr>
        <w:numPr>
          <w:ilvl w:val="1"/>
          <w:numId w:val="33"/>
        </w:numPr>
        <w:spacing w:before="120" w:after="120"/>
        <w:ind w:left="1440" w:hanging="720"/>
        <w:jc w:val="both"/>
        <w:rPr>
          <w:sz w:val="20"/>
          <w:szCs w:val="20"/>
        </w:rPr>
      </w:pPr>
      <w:r>
        <w:rPr>
          <w:sz w:val="20"/>
          <w:szCs w:val="20"/>
        </w:rPr>
        <w:t>Khách Hàng/Người Gửi “</w:t>
      </w:r>
      <w:r>
        <w:rPr>
          <w:b/>
          <w:bCs/>
          <w:sz w:val="20"/>
          <w:szCs w:val="20"/>
        </w:rPr>
        <w:t>CÓ KHAI BÁO</w:t>
      </w:r>
      <w:r>
        <w:rPr>
          <w:sz w:val="20"/>
          <w:szCs w:val="20"/>
        </w:rPr>
        <w:t xml:space="preserve">” Giá Trị Hàng Hoá trên app/website </w:t>
      </w:r>
      <w:hyperlink r:id="rId19">
        <w:r w:rsidR="009900E5">
          <w:rPr>
            <w:color w:val="0000FF"/>
            <w:sz w:val="20"/>
            <w:szCs w:val="20"/>
            <w:u w:val="single"/>
          </w:rPr>
          <w:t>https://ghn.vn/</w:t>
        </w:r>
      </w:hyperlink>
      <w:r>
        <w:rPr>
          <w:sz w:val="20"/>
          <w:szCs w:val="20"/>
        </w:rPr>
        <w:t xml:space="preserve"> khi tiến hành đặt hàng theo trường thông tin: Tổng giá trị hàng hóa;</w:t>
      </w:r>
    </w:p>
    <w:p w14:paraId="72F91B75" w14:textId="77777777" w:rsidR="009900E5" w:rsidRDefault="00000000">
      <w:pPr>
        <w:numPr>
          <w:ilvl w:val="1"/>
          <w:numId w:val="33"/>
        </w:numPr>
        <w:spacing w:before="120" w:after="120"/>
        <w:ind w:left="1440" w:hanging="720"/>
        <w:jc w:val="both"/>
        <w:rPr>
          <w:sz w:val="20"/>
          <w:szCs w:val="20"/>
        </w:rPr>
      </w:pPr>
      <w:r>
        <w:rPr>
          <w:sz w:val="20"/>
          <w:szCs w:val="20"/>
        </w:rPr>
        <w:t xml:space="preserve">Đáp ứng điều kiện đồng kiểm bằng văn bản giữa GHN và Khách Hàng (nhận hàng) và giữa GHN và Người Nhận (giao hàng); </w:t>
      </w:r>
    </w:p>
    <w:p w14:paraId="599F5109" w14:textId="77777777" w:rsidR="009900E5" w:rsidRDefault="00000000">
      <w:pPr>
        <w:numPr>
          <w:ilvl w:val="1"/>
          <w:numId w:val="33"/>
        </w:numPr>
        <w:spacing w:before="120" w:after="120"/>
        <w:ind w:left="1440" w:hanging="720"/>
        <w:jc w:val="both"/>
        <w:rPr>
          <w:sz w:val="20"/>
          <w:szCs w:val="20"/>
        </w:rPr>
      </w:pPr>
      <w:r>
        <w:rPr>
          <w:sz w:val="20"/>
          <w:szCs w:val="20"/>
        </w:rPr>
        <w:t>Giá Trị Hàng Hoá cùng với thông tin liên quan đến hàng hoá được khai trên Đơn Hàng phải trùng với thông tin thể hiện trên đơn đặt hàng giữa Khách Hàng và Người Nhận (nếu có) và trên hóa đơn có giá trị pháp lý mà Khách Hàng xuất cho Người Nhận; và Hóa đơn có giá trị pháp lý là:</w:t>
      </w:r>
    </w:p>
    <w:p w14:paraId="4FF4B816" w14:textId="77777777" w:rsidR="009900E5" w:rsidRDefault="00000000">
      <w:pPr>
        <w:numPr>
          <w:ilvl w:val="0"/>
          <w:numId w:val="34"/>
        </w:numPr>
        <w:spacing w:before="120" w:after="120"/>
        <w:ind w:left="2160" w:hanging="720"/>
        <w:jc w:val="both"/>
        <w:rPr>
          <w:color w:val="000000"/>
        </w:rPr>
      </w:pPr>
      <w:r>
        <w:rPr>
          <w:color w:val="000000"/>
          <w:sz w:val="20"/>
          <w:szCs w:val="20"/>
        </w:rPr>
        <w:t>Hóa đơn giá trị gia tăng, nếu người bán là doanh nghiệp kê khai thuế giá trị gia tăng (“</w:t>
      </w:r>
      <w:r>
        <w:rPr>
          <w:b/>
          <w:bCs/>
          <w:color w:val="000000"/>
          <w:sz w:val="20"/>
          <w:szCs w:val="20"/>
        </w:rPr>
        <w:t>GTGT</w:t>
      </w:r>
      <w:r>
        <w:rPr>
          <w:color w:val="000000"/>
          <w:sz w:val="20"/>
          <w:szCs w:val="20"/>
        </w:rPr>
        <w:t>”) theo phương pháp khấu trừ; hoặc</w:t>
      </w:r>
    </w:p>
    <w:p w14:paraId="7A46FA75" w14:textId="77777777" w:rsidR="009900E5" w:rsidRDefault="00000000">
      <w:pPr>
        <w:numPr>
          <w:ilvl w:val="0"/>
          <w:numId w:val="34"/>
        </w:numPr>
        <w:spacing w:before="120" w:after="120"/>
        <w:ind w:left="2160" w:hanging="720"/>
        <w:jc w:val="both"/>
        <w:rPr>
          <w:color w:val="000000"/>
        </w:rPr>
      </w:pPr>
      <w:r>
        <w:rPr>
          <w:color w:val="000000"/>
          <w:sz w:val="20"/>
          <w:szCs w:val="20"/>
        </w:rPr>
        <w:t>Hóa đơn bán hàng, nếu người bán là doanh nghiệp kê khai thuế GTGT theo phương pháp trực tiếp; hoặc</w:t>
      </w:r>
    </w:p>
    <w:p w14:paraId="10034BE0" w14:textId="77777777" w:rsidR="009900E5" w:rsidRDefault="00000000">
      <w:pPr>
        <w:numPr>
          <w:ilvl w:val="0"/>
          <w:numId w:val="34"/>
        </w:numPr>
        <w:spacing w:before="120" w:after="120"/>
        <w:ind w:left="2160" w:hanging="720"/>
        <w:jc w:val="both"/>
        <w:rPr>
          <w:color w:val="000000"/>
        </w:rPr>
      </w:pPr>
      <w:r>
        <w:rPr>
          <w:color w:val="000000"/>
          <w:sz w:val="20"/>
          <w:szCs w:val="20"/>
        </w:rPr>
        <w:t>Bộ hồ sơ kê khai hải quan, nếu hàng hóa được nhập khẩu từ nước ngoài vào Việt Nam.</w:t>
      </w:r>
    </w:p>
    <w:p w14:paraId="69827D1B" w14:textId="77777777" w:rsidR="009900E5" w:rsidRDefault="00000000">
      <w:pPr>
        <w:numPr>
          <w:ilvl w:val="0"/>
          <w:numId w:val="33"/>
        </w:numPr>
        <w:spacing w:before="120" w:after="120"/>
        <w:ind w:hanging="720"/>
        <w:jc w:val="both"/>
        <w:rPr>
          <w:sz w:val="20"/>
          <w:szCs w:val="20"/>
        </w:rPr>
      </w:pPr>
      <w:r>
        <w:rPr>
          <w:b/>
          <w:bCs/>
          <w:sz w:val="20"/>
          <w:szCs w:val="20"/>
        </w:rPr>
        <w:t xml:space="preserve">Bồi thường bởi GHN </w:t>
      </w:r>
    </w:p>
    <w:p w14:paraId="4E065F82" w14:textId="77777777" w:rsidR="009900E5" w:rsidRDefault="00000000">
      <w:pPr>
        <w:numPr>
          <w:ilvl w:val="1"/>
          <w:numId w:val="33"/>
        </w:numPr>
        <w:spacing w:before="120" w:after="120"/>
        <w:ind w:left="1440" w:hanging="720"/>
        <w:jc w:val="both"/>
        <w:rPr>
          <w:color w:val="000000"/>
          <w:sz w:val="20"/>
          <w:szCs w:val="20"/>
        </w:rPr>
      </w:pPr>
      <w:r>
        <w:rPr>
          <w:b/>
          <w:bCs/>
          <w:color w:val="000000"/>
          <w:sz w:val="20"/>
          <w:szCs w:val="20"/>
        </w:rPr>
        <w:t>Trường hợp Bưu Gửi bị mất, thất lạc, hư hỏng</w:t>
      </w:r>
    </w:p>
    <w:p w14:paraId="658ACAE0" w14:textId="77777777" w:rsidR="009900E5" w:rsidRDefault="00000000">
      <w:pPr>
        <w:spacing w:before="120" w:after="120"/>
        <w:ind w:left="1440"/>
        <w:jc w:val="both"/>
        <w:rPr>
          <w:sz w:val="20"/>
          <w:szCs w:val="20"/>
        </w:rPr>
      </w:pPr>
      <w:bookmarkStart w:id="72" w:name="_71n64u6f23zd" w:colFirst="0" w:colLast="0"/>
      <w:bookmarkEnd w:id="72"/>
      <w:r>
        <w:rPr>
          <w:sz w:val="20"/>
          <w:szCs w:val="20"/>
        </w:rPr>
        <w:t>Nguyên tắc bồi thường: GHN sẽ chịu trách nhiệm bồi thường cho Khách Hàng nếu Bưu Gửi bị hư hỏng, mất mát hoặc thất lạc xảy ra trong quá trình cung ứng Dịch Vụ gây ra do lỗi của GHN hoặc bên thứ 3 mà GHN hợp tác. Trách nhiệm của GHN chỉ giới hạn trong thiệt hại và tổn thất trực tiếp và thực tế gây ra cho hoặc liên quan đến một phần hoặc toàn bộ Bưu Gửi. Các loại thiệt hại hoặc tổn thất khác (bao gồm nhưng không hạn chế bởi tổn thất lợi nhuận, thu nhập, cơ hội kinh doanh) sẽ bị loại trừ.</w:t>
      </w:r>
    </w:p>
    <w:p w14:paraId="1895EC9D" w14:textId="77777777" w:rsidR="009900E5" w:rsidRDefault="00000000">
      <w:pPr>
        <w:numPr>
          <w:ilvl w:val="2"/>
          <w:numId w:val="35"/>
        </w:numPr>
        <w:spacing w:before="120" w:after="120"/>
        <w:ind w:left="2160" w:hanging="720"/>
        <w:jc w:val="both"/>
        <w:rPr>
          <w:color w:val="000000"/>
          <w:sz w:val="20"/>
          <w:szCs w:val="20"/>
        </w:rPr>
      </w:pPr>
      <w:r>
        <w:rPr>
          <w:b/>
          <w:bCs/>
          <w:color w:val="000000"/>
          <w:sz w:val="20"/>
          <w:szCs w:val="20"/>
        </w:rPr>
        <w:t>Bưu Gửi là thư từ, tài liệu, ấn phẩm, giấy tờ, hóa đơn, Hợp Đồng và các loại văn bản khác</w:t>
      </w:r>
      <w:r>
        <w:rPr>
          <w:color w:val="000000"/>
          <w:sz w:val="20"/>
          <w:szCs w:val="20"/>
        </w:rPr>
        <w:t xml:space="preserve">: </w:t>
      </w:r>
    </w:p>
    <w:tbl>
      <w:tblPr>
        <w:tblStyle w:val="Style23"/>
        <w:tblW w:w="10088" w:type="dxa"/>
        <w:tblInd w:w="0" w:type="dxa"/>
        <w:tblLayout w:type="fixed"/>
        <w:tblLook w:val="04A0" w:firstRow="1" w:lastRow="0" w:firstColumn="1" w:lastColumn="0" w:noHBand="0" w:noVBand="1"/>
      </w:tblPr>
      <w:tblGrid>
        <w:gridCol w:w="2498"/>
        <w:gridCol w:w="7590"/>
      </w:tblGrid>
      <w:tr w:rsidR="009900E5" w14:paraId="77A97AA1" w14:textId="77777777">
        <w:trPr>
          <w:trHeight w:val="381"/>
        </w:trPr>
        <w:tc>
          <w:tcPr>
            <w:tcW w:w="2498" w:type="dxa"/>
            <w:tcBorders>
              <w:top w:val="single" w:sz="4" w:space="0" w:color="FF8303"/>
              <w:left w:val="single" w:sz="4" w:space="0" w:color="FF8303"/>
              <w:bottom w:val="single" w:sz="4" w:space="0" w:color="FF8303"/>
              <w:right w:val="single" w:sz="4" w:space="0" w:color="FFFFFF"/>
            </w:tcBorders>
            <w:shd w:val="clear" w:color="auto" w:fill="FF8303"/>
          </w:tcPr>
          <w:p w14:paraId="4AA2F277" w14:textId="77777777" w:rsidR="009900E5" w:rsidRDefault="00000000">
            <w:pPr>
              <w:spacing w:before="54"/>
              <w:ind w:left="59" w:hanging="528"/>
              <w:jc w:val="center"/>
            </w:pPr>
            <w:r>
              <w:rPr>
                <w:b/>
                <w:bCs/>
                <w:color w:val="FFFFFF"/>
                <w:sz w:val="20"/>
                <w:szCs w:val="20"/>
              </w:rPr>
              <w:t>Trường hợp</w:t>
            </w:r>
          </w:p>
        </w:tc>
        <w:tc>
          <w:tcPr>
            <w:tcW w:w="7590" w:type="dxa"/>
            <w:tcBorders>
              <w:top w:val="single" w:sz="4" w:space="0" w:color="FF8303"/>
              <w:left w:val="single" w:sz="4" w:space="0" w:color="FFFFFF"/>
              <w:bottom w:val="single" w:sz="4" w:space="0" w:color="FF8303"/>
              <w:right w:val="single" w:sz="4" w:space="0" w:color="FFFFFF"/>
            </w:tcBorders>
            <w:shd w:val="clear" w:color="auto" w:fill="FF8303"/>
            <w:vAlign w:val="center"/>
          </w:tcPr>
          <w:p w14:paraId="683C983E" w14:textId="77777777" w:rsidR="009900E5" w:rsidRDefault="00000000">
            <w:pPr>
              <w:spacing w:before="54"/>
              <w:ind w:left="59" w:hanging="528"/>
              <w:jc w:val="center"/>
            </w:pPr>
            <w:r>
              <w:rPr>
                <w:b/>
                <w:bCs/>
                <w:color w:val="FFFFFF"/>
                <w:sz w:val="20"/>
                <w:szCs w:val="20"/>
              </w:rPr>
              <w:t>Chi tiết </w:t>
            </w:r>
          </w:p>
        </w:tc>
      </w:tr>
      <w:tr w:rsidR="009900E5" w14:paraId="2DC00314" w14:textId="77777777">
        <w:trPr>
          <w:trHeight w:val="378"/>
        </w:trPr>
        <w:tc>
          <w:tcPr>
            <w:tcW w:w="2498" w:type="dxa"/>
            <w:tcBorders>
              <w:top w:val="single" w:sz="4" w:space="0" w:color="FF8303"/>
              <w:left w:val="single" w:sz="4" w:space="0" w:color="FF8303"/>
              <w:bottom w:val="single" w:sz="4" w:space="0" w:color="FF8303"/>
              <w:right w:val="single" w:sz="4" w:space="0" w:color="FF8303"/>
            </w:tcBorders>
            <w:vAlign w:val="center"/>
          </w:tcPr>
          <w:p w14:paraId="3BD27936" w14:textId="77777777" w:rsidR="009900E5" w:rsidRDefault="00000000">
            <w:pPr>
              <w:spacing w:before="49"/>
              <w:ind w:right="6"/>
              <w:jc w:val="both"/>
            </w:pPr>
            <w:r>
              <w:rPr>
                <w:color w:val="000000"/>
                <w:sz w:val="20"/>
                <w:szCs w:val="20"/>
              </w:rPr>
              <w:t>Bưu gửi là thư, chứng từ, tài liệu, ấn phẩm, giấy tờ thông thường</w:t>
            </w:r>
          </w:p>
        </w:tc>
        <w:tc>
          <w:tcPr>
            <w:tcW w:w="7590" w:type="dxa"/>
            <w:tcBorders>
              <w:top w:val="single" w:sz="4" w:space="0" w:color="FF8303"/>
              <w:left w:val="single" w:sz="4" w:space="0" w:color="FF8303"/>
              <w:bottom w:val="single" w:sz="4" w:space="0" w:color="FF8303"/>
              <w:right w:val="single" w:sz="4" w:space="0" w:color="FF8303"/>
            </w:tcBorders>
            <w:vAlign w:val="center"/>
          </w:tcPr>
          <w:p w14:paraId="1480D6E0" w14:textId="77777777" w:rsidR="009900E5" w:rsidRDefault="00000000">
            <w:pPr>
              <w:spacing w:before="49"/>
              <w:ind w:right="6"/>
              <w:jc w:val="both"/>
            </w:pPr>
            <w:r>
              <w:rPr>
                <w:b/>
                <w:bCs/>
                <w:color w:val="000000"/>
                <w:sz w:val="20"/>
                <w:szCs w:val="20"/>
              </w:rPr>
              <w:t>04 lần cước</w:t>
            </w:r>
            <w:r>
              <w:rPr>
                <w:color w:val="000000"/>
                <w:sz w:val="20"/>
                <w:szCs w:val="20"/>
              </w:rPr>
              <w:t xml:space="preserve"> (đã bao gồm hoàn trả lại cước dịch vụ đã sử dụng) của dịch vụ đã sử dụng</w:t>
            </w:r>
          </w:p>
        </w:tc>
      </w:tr>
      <w:tr w:rsidR="009900E5" w14:paraId="58BA8A77" w14:textId="77777777">
        <w:trPr>
          <w:trHeight w:val="378"/>
        </w:trPr>
        <w:tc>
          <w:tcPr>
            <w:tcW w:w="2498" w:type="dxa"/>
            <w:tcBorders>
              <w:top w:val="single" w:sz="4" w:space="0" w:color="FF8303"/>
              <w:left w:val="single" w:sz="4" w:space="0" w:color="FF8303"/>
              <w:bottom w:val="single" w:sz="4" w:space="0" w:color="FF8303"/>
              <w:right w:val="single" w:sz="4" w:space="0" w:color="FF8303"/>
            </w:tcBorders>
            <w:vAlign w:val="center"/>
          </w:tcPr>
          <w:p w14:paraId="3A42D67B" w14:textId="77777777" w:rsidR="009900E5" w:rsidRDefault="00000000">
            <w:pPr>
              <w:spacing w:before="49"/>
              <w:ind w:right="6"/>
              <w:jc w:val="both"/>
            </w:pPr>
            <w:r>
              <w:rPr>
                <w:color w:val="000000"/>
                <w:sz w:val="20"/>
                <w:szCs w:val="20"/>
              </w:rPr>
              <w:t xml:space="preserve">Khách hàng </w:t>
            </w:r>
            <w:r>
              <w:rPr>
                <w:b/>
                <w:bCs/>
                <w:color w:val="000000"/>
                <w:sz w:val="20"/>
                <w:szCs w:val="20"/>
              </w:rPr>
              <w:t>không</w:t>
            </w:r>
            <w:r>
              <w:rPr>
                <w:color w:val="000000"/>
                <w:sz w:val="20"/>
                <w:szCs w:val="20"/>
              </w:rPr>
              <w:t xml:space="preserve"> sử dụng dịch vụ khai giá </w:t>
            </w:r>
            <w:r>
              <w:rPr>
                <w:b/>
                <w:bCs/>
                <w:color w:val="000000"/>
                <w:sz w:val="20"/>
                <w:szCs w:val="20"/>
              </w:rPr>
              <w:t>có</w:t>
            </w:r>
            <w:r>
              <w:rPr>
                <w:color w:val="000000"/>
                <w:sz w:val="20"/>
                <w:szCs w:val="20"/>
              </w:rPr>
              <w:t xml:space="preserve"> chứng minh được giá trị thiệt hại.</w:t>
            </w:r>
          </w:p>
        </w:tc>
        <w:tc>
          <w:tcPr>
            <w:tcW w:w="7590" w:type="dxa"/>
            <w:tcBorders>
              <w:top w:val="single" w:sz="4" w:space="0" w:color="FF8303"/>
              <w:left w:val="single" w:sz="4" w:space="0" w:color="FF8303"/>
              <w:bottom w:val="single" w:sz="4" w:space="0" w:color="FF8303"/>
              <w:right w:val="single" w:sz="4" w:space="0" w:color="FF8303"/>
            </w:tcBorders>
            <w:vAlign w:val="center"/>
          </w:tcPr>
          <w:p w14:paraId="312AF9B6" w14:textId="77777777" w:rsidR="009900E5" w:rsidRDefault="00000000">
            <w:pPr>
              <w:spacing w:before="49"/>
              <w:ind w:right="6"/>
            </w:pPr>
            <w:r>
              <w:rPr>
                <w:color w:val="000000"/>
                <w:sz w:val="20"/>
                <w:szCs w:val="20"/>
              </w:rPr>
              <w:t xml:space="preserve">Nội dung là chứng từ có giá trị là: Hồ sơ thầu, giấy báo nhập học, giấy đăng kiểm, giấy phép lái xe, hộ chiếu, sổ gốc hộ khẩu, chứng minh thư, bằng gốc đại học… có khai báo nội dung trước khi gửi: bồi thường chi phí làm lại giấy tờ nhưng </w:t>
            </w:r>
            <w:r>
              <w:rPr>
                <w:b/>
                <w:bCs/>
                <w:color w:val="000000"/>
                <w:sz w:val="20"/>
                <w:szCs w:val="20"/>
              </w:rPr>
              <w:t>tối đa không quá 2 triệu đồng/ bưu gửi.</w:t>
            </w:r>
          </w:p>
        </w:tc>
      </w:tr>
    </w:tbl>
    <w:p w14:paraId="075EDEC9" w14:textId="77777777" w:rsidR="009900E5" w:rsidRDefault="009900E5">
      <w:pPr>
        <w:spacing w:before="120" w:after="120"/>
        <w:jc w:val="both"/>
        <w:rPr>
          <w:color w:val="000000"/>
          <w:sz w:val="20"/>
          <w:szCs w:val="20"/>
        </w:rPr>
      </w:pPr>
    </w:p>
    <w:p w14:paraId="5D95798B" w14:textId="77777777" w:rsidR="009900E5" w:rsidRDefault="00000000">
      <w:pPr>
        <w:numPr>
          <w:ilvl w:val="2"/>
          <w:numId w:val="35"/>
        </w:numPr>
        <w:spacing w:before="120" w:after="120"/>
        <w:ind w:left="2160" w:hanging="720"/>
        <w:jc w:val="both"/>
        <w:rPr>
          <w:color w:val="000000"/>
          <w:sz w:val="20"/>
          <w:szCs w:val="20"/>
        </w:rPr>
      </w:pPr>
      <w:r>
        <w:rPr>
          <w:b/>
          <w:bCs/>
          <w:color w:val="000000"/>
          <w:sz w:val="20"/>
          <w:szCs w:val="20"/>
        </w:rPr>
        <w:t>Bưu Gửi là vật phẩm, hàng hóa hoặc Phiếu có giá trị quy đổi</w:t>
      </w:r>
      <w:r>
        <w:rPr>
          <w:b/>
          <w:bCs/>
          <w:color w:val="000000"/>
          <w:sz w:val="20"/>
          <w:szCs w:val="20"/>
          <w:vertAlign w:val="superscript"/>
        </w:rPr>
        <w:footnoteReference w:id="1"/>
      </w:r>
      <w:r>
        <w:rPr>
          <w:b/>
          <w:bCs/>
          <w:color w:val="000000"/>
          <w:sz w:val="20"/>
          <w:szCs w:val="20"/>
        </w:rPr>
        <w:t>:</w:t>
      </w:r>
    </w:p>
    <w:p w14:paraId="4A64AFFF" w14:textId="77777777" w:rsidR="009900E5" w:rsidRDefault="00000000">
      <w:pPr>
        <w:numPr>
          <w:ilvl w:val="0"/>
          <w:numId w:val="36"/>
        </w:numPr>
        <w:spacing w:before="120" w:after="120"/>
        <w:ind w:left="2160" w:hanging="720"/>
        <w:jc w:val="both"/>
        <w:rPr>
          <w:color w:val="000000"/>
          <w:sz w:val="20"/>
          <w:szCs w:val="20"/>
        </w:rPr>
      </w:pPr>
      <w:r>
        <w:rPr>
          <w:b/>
          <w:bCs/>
          <w:color w:val="000000"/>
          <w:sz w:val="20"/>
          <w:szCs w:val="20"/>
        </w:rPr>
        <w:t>Trường hợp Bưu Gửi bị mất, thất lạc:</w:t>
      </w:r>
    </w:p>
    <w:tbl>
      <w:tblPr>
        <w:tblStyle w:val="Style24"/>
        <w:tblW w:w="10088" w:type="dxa"/>
        <w:tblInd w:w="0" w:type="dxa"/>
        <w:tblLayout w:type="fixed"/>
        <w:tblLook w:val="04A0" w:firstRow="1" w:lastRow="0" w:firstColumn="1" w:lastColumn="0" w:noHBand="0" w:noVBand="1"/>
      </w:tblPr>
      <w:tblGrid>
        <w:gridCol w:w="1705"/>
        <w:gridCol w:w="4964"/>
        <w:gridCol w:w="3419"/>
      </w:tblGrid>
      <w:tr w:rsidR="009900E5" w14:paraId="60236F44" w14:textId="77777777">
        <w:trPr>
          <w:trHeight w:val="381"/>
        </w:trPr>
        <w:tc>
          <w:tcPr>
            <w:tcW w:w="1705" w:type="dxa"/>
            <w:tcBorders>
              <w:top w:val="single" w:sz="4" w:space="0" w:color="FF8303"/>
              <w:left w:val="single" w:sz="4" w:space="0" w:color="FF8303"/>
              <w:bottom w:val="single" w:sz="4" w:space="0" w:color="FF8303"/>
              <w:right w:val="single" w:sz="4" w:space="0" w:color="FFFFFF"/>
            </w:tcBorders>
            <w:shd w:val="clear" w:color="auto" w:fill="FF8303"/>
          </w:tcPr>
          <w:p w14:paraId="13C0B610" w14:textId="77777777" w:rsidR="009900E5" w:rsidRDefault="00000000">
            <w:pPr>
              <w:spacing w:before="54"/>
              <w:ind w:left="59" w:hanging="528"/>
              <w:jc w:val="center"/>
              <w:rPr>
                <w:sz w:val="20"/>
                <w:szCs w:val="20"/>
              </w:rPr>
            </w:pPr>
            <w:r>
              <w:rPr>
                <w:b/>
                <w:bCs/>
                <w:color w:val="FFFFFF"/>
                <w:sz w:val="20"/>
                <w:szCs w:val="20"/>
              </w:rPr>
              <w:t>Trường hợp</w:t>
            </w:r>
          </w:p>
        </w:tc>
        <w:tc>
          <w:tcPr>
            <w:tcW w:w="4964" w:type="dxa"/>
            <w:tcBorders>
              <w:top w:val="single" w:sz="4" w:space="0" w:color="FF8303"/>
              <w:left w:val="single" w:sz="4" w:space="0" w:color="FFFFFF"/>
              <w:bottom w:val="single" w:sz="4" w:space="0" w:color="FF8303"/>
              <w:right w:val="single" w:sz="4" w:space="0" w:color="FFFFFF"/>
            </w:tcBorders>
            <w:shd w:val="clear" w:color="auto" w:fill="FF8303"/>
            <w:vAlign w:val="center"/>
          </w:tcPr>
          <w:p w14:paraId="631530EB" w14:textId="77777777" w:rsidR="009900E5" w:rsidRDefault="00000000">
            <w:pPr>
              <w:spacing w:before="54"/>
              <w:ind w:left="59" w:hanging="528"/>
              <w:jc w:val="center"/>
              <w:rPr>
                <w:sz w:val="20"/>
                <w:szCs w:val="20"/>
              </w:rPr>
            </w:pPr>
            <w:r>
              <w:rPr>
                <w:b/>
                <w:bCs/>
                <w:color w:val="FFFFFF"/>
                <w:sz w:val="20"/>
                <w:szCs w:val="20"/>
              </w:rPr>
              <w:t>Chi tiết</w:t>
            </w:r>
          </w:p>
        </w:tc>
        <w:tc>
          <w:tcPr>
            <w:tcW w:w="3419" w:type="dxa"/>
            <w:tcBorders>
              <w:top w:val="single" w:sz="4" w:space="0" w:color="FF8303"/>
              <w:left w:val="single" w:sz="4" w:space="0" w:color="FFFFFF"/>
              <w:bottom w:val="single" w:sz="4" w:space="0" w:color="FF8303"/>
              <w:right w:val="single" w:sz="4" w:space="0" w:color="FF8303"/>
            </w:tcBorders>
            <w:shd w:val="clear" w:color="auto" w:fill="FF8303"/>
            <w:vAlign w:val="center"/>
          </w:tcPr>
          <w:p w14:paraId="3F028E8C" w14:textId="77777777" w:rsidR="009900E5" w:rsidRDefault="00000000">
            <w:pPr>
              <w:spacing w:before="54"/>
              <w:ind w:left="59" w:hanging="528"/>
              <w:jc w:val="center"/>
              <w:rPr>
                <w:sz w:val="20"/>
                <w:szCs w:val="20"/>
              </w:rPr>
            </w:pPr>
            <w:r>
              <w:rPr>
                <w:b/>
                <w:bCs/>
                <w:color w:val="FFFFFF"/>
                <w:sz w:val="20"/>
                <w:szCs w:val="20"/>
              </w:rPr>
              <w:t>Yêu cầu</w:t>
            </w:r>
          </w:p>
        </w:tc>
      </w:tr>
      <w:tr w:rsidR="009900E5" w14:paraId="695FC157" w14:textId="77777777">
        <w:trPr>
          <w:trHeight w:val="378"/>
        </w:trPr>
        <w:tc>
          <w:tcPr>
            <w:tcW w:w="1705" w:type="dxa"/>
            <w:tcBorders>
              <w:top w:val="single" w:sz="4" w:space="0" w:color="FF8303"/>
              <w:left w:val="single" w:sz="4" w:space="0" w:color="FF8303"/>
              <w:bottom w:val="single" w:sz="4" w:space="0" w:color="FF8303"/>
              <w:right w:val="single" w:sz="4" w:space="0" w:color="FF8303"/>
            </w:tcBorders>
            <w:vAlign w:val="center"/>
          </w:tcPr>
          <w:p w14:paraId="4A707ECF" w14:textId="77777777" w:rsidR="009900E5" w:rsidRDefault="00000000">
            <w:pPr>
              <w:spacing w:before="49"/>
              <w:ind w:right="6"/>
              <w:jc w:val="both"/>
              <w:rPr>
                <w:sz w:val="20"/>
                <w:szCs w:val="20"/>
              </w:rPr>
            </w:pPr>
            <w:r>
              <w:rPr>
                <w:color w:val="000000"/>
                <w:sz w:val="20"/>
                <w:szCs w:val="20"/>
              </w:rPr>
              <w:t xml:space="preserve">Khách hàng </w:t>
            </w:r>
            <w:r>
              <w:rPr>
                <w:b/>
                <w:bCs/>
                <w:color w:val="000000"/>
                <w:sz w:val="20"/>
                <w:szCs w:val="20"/>
              </w:rPr>
              <w:t>có sử</w:t>
            </w:r>
            <w:r>
              <w:rPr>
                <w:color w:val="000000"/>
                <w:sz w:val="20"/>
                <w:szCs w:val="20"/>
              </w:rPr>
              <w:t xml:space="preserve"> dụng dịch vụ khai giá </w:t>
            </w:r>
            <w:r>
              <w:rPr>
                <w:b/>
                <w:bCs/>
                <w:color w:val="000000"/>
                <w:sz w:val="20"/>
                <w:szCs w:val="20"/>
              </w:rPr>
              <w:t>có</w:t>
            </w:r>
            <w:r>
              <w:rPr>
                <w:color w:val="000000"/>
                <w:sz w:val="20"/>
                <w:szCs w:val="20"/>
              </w:rPr>
              <w:t xml:space="preserve"> chứng minh được giá trị thiệt hại.</w:t>
            </w:r>
          </w:p>
        </w:tc>
        <w:tc>
          <w:tcPr>
            <w:tcW w:w="4964" w:type="dxa"/>
            <w:tcBorders>
              <w:top w:val="single" w:sz="4" w:space="0" w:color="FF8303"/>
              <w:left w:val="single" w:sz="4" w:space="0" w:color="FF8303"/>
              <w:bottom w:val="single" w:sz="4" w:space="0" w:color="FF8303"/>
              <w:right w:val="single" w:sz="4" w:space="0" w:color="FF8303"/>
            </w:tcBorders>
            <w:vAlign w:val="center"/>
          </w:tcPr>
          <w:p w14:paraId="58BDB5BF" w14:textId="77777777" w:rsidR="009900E5" w:rsidRDefault="00000000">
            <w:pPr>
              <w:spacing w:before="49"/>
              <w:ind w:right="6"/>
              <w:jc w:val="both"/>
              <w:rPr>
                <w:sz w:val="20"/>
                <w:szCs w:val="20"/>
              </w:rPr>
            </w:pPr>
            <w:r>
              <w:rPr>
                <w:b/>
                <w:bCs/>
                <w:color w:val="000000"/>
                <w:sz w:val="20"/>
                <w:szCs w:val="20"/>
              </w:rPr>
              <w:t>Bồi thường 100% giá trị Khai giá</w:t>
            </w:r>
          </w:p>
        </w:tc>
        <w:tc>
          <w:tcPr>
            <w:tcW w:w="3419" w:type="dxa"/>
            <w:tcBorders>
              <w:top w:val="single" w:sz="4" w:space="0" w:color="FF8303"/>
              <w:left w:val="single" w:sz="4" w:space="0" w:color="FF8303"/>
              <w:bottom w:val="single" w:sz="4" w:space="0" w:color="FF8303"/>
              <w:right w:val="single" w:sz="4" w:space="0" w:color="FF8303"/>
            </w:tcBorders>
            <w:vAlign w:val="center"/>
          </w:tcPr>
          <w:p w14:paraId="00F24578" w14:textId="77777777" w:rsidR="009900E5" w:rsidRDefault="00000000">
            <w:pPr>
              <w:spacing w:before="49"/>
              <w:ind w:right="6"/>
              <w:jc w:val="both"/>
              <w:rPr>
                <w:sz w:val="20"/>
                <w:szCs w:val="20"/>
              </w:rPr>
            </w:pPr>
            <w:r>
              <w:rPr>
                <w:color w:val="000000"/>
                <w:sz w:val="20"/>
                <w:szCs w:val="20"/>
              </w:rPr>
              <w:t>Áp dụng bắt buộc đối với các hàng hóa có đăng ký Dịch vụ bảo hiểm và Khai giá</w:t>
            </w:r>
          </w:p>
        </w:tc>
      </w:tr>
      <w:tr w:rsidR="009900E5" w14:paraId="21B05E1B" w14:textId="77777777">
        <w:trPr>
          <w:trHeight w:val="378"/>
        </w:trPr>
        <w:tc>
          <w:tcPr>
            <w:tcW w:w="1705" w:type="dxa"/>
            <w:tcBorders>
              <w:top w:val="single" w:sz="4" w:space="0" w:color="FF8303"/>
              <w:left w:val="single" w:sz="4" w:space="0" w:color="FF8303"/>
              <w:bottom w:val="single" w:sz="4" w:space="0" w:color="FF8303"/>
              <w:right w:val="single" w:sz="4" w:space="0" w:color="FF8303"/>
            </w:tcBorders>
            <w:vAlign w:val="center"/>
          </w:tcPr>
          <w:p w14:paraId="19892204" w14:textId="77777777" w:rsidR="009900E5" w:rsidRDefault="00000000">
            <w:pPr>
              <w:spacing w:before="49"/>
              <w:ind w:right="6"/>
              <w:jc w:val="both"/>
              <w:rPr>
                <w:sz w:val="20"/>
                <w:szCs w:val="20"/>
              </w:rPr>
            </w:pPr>
            <w:r>
              <w:rPr>
                <w:color w:val="000000"/>
                <w:sz w:val="20"/>
                <w:szCs w:val="20"/>
              </w:rPr>
              <w:t xml:space="preserve">Khách hàng </w:t>
            </w:r>
            <w:r>
              <w:rPr>
                <w:b/>
                <w:bCs/>
                <w:color w:val="000000"/>
                <w:sz w:val="20"/>
                <w:szCs w:val="20"/>
              </w:rPr>
              <w:t>không</w:t>
            </w:r>
            <w:r>
              <w:rPr>
                <w:color w:val="000000"/>
                <w:sz w:val="20"/>
                <w:szCs w:val="20"/>
              </w:rPr>
              <w:t xml:space="preserve"> sử dụng dịch vụ khai giá </w:t>
            </w:r>
            <w:r>
              <w:rPr>
                <w:b/>
                <w:bCs/>
                <w:color w:val="000000"/>
                <w:sz w:val="20"/>
                <w:szCs w:val="20"/>
              </w:rPr>
              <w:t>có</w:t>
            </w:r>
            <w:r>
              <w:rPr>
                <w:color w:val="000000"/>
                <w:sz w:val="20"/>
                <w:szCs w:val="20"/>
              </w:rPr>
              <w:t xml:space="preserve"> chứng minh được giá trị thiệt hại.</w:t>
            </w:r>
          </w:p>
        </w:tc>
        <w:tc>
          <w:tcPr>
            <w:tcW w:w="4964" w:type="dxa"/>
            <w:tcBorders>
              <w:top w:val="single" w:sz="4" w:space="0" w:color="FF8303"/>
              <w:left w:val="single" w:sz="4" w:space="0" w:color="FF8303"/>
              <w:bottom w:val="single" w:sz="4" w:space="0" w:color="FF8303"/>
              <w:right w:val="single" w:sz="4" w:space="0" w:color="FF8303"/>
            </w:tcBorders>
            <w:vAlign w:val="center"/>
          </w:tcPr>
          <w:p w14:paraId="3CEAB89D" w14:textId="77777777" w:rsidR="009900E5" w:rsidRDefault="00000000">
            <w:pPr>
              <w:spacing w:before="49"/>
              <w:ind w:right="6"/>
              <w:jc w:val="both"/>
              <w:rPr>
                <w:sz w:val="20"/>
                <w:szCs w:val="20"/>
              </w:rPr>
            </w:pPr>
            <w:r>
              <w:rPr>
                <w:color w:val="000000"/>
                <w:sz w:val="20"/>
                <w:szCs w:val="20"/>
              </w:rPr>
              <w:t>Chứng từ chứng minh giá trị thiệt hại (hóa đơn tài chính hoặc chứng từ chuyển khoản có xác nhận của ngân hàng trước thời gian gửi, chứng từ chuyển tiền qua ví điện tử được ngân hàng nhà nước công nhận như ví Momo, Zalo Pay, Mobile money, Viettel Pay… trước thời gian gửi, đối với chứng từ chuyển khoản không có xác nhận của ngân hàng cần kèm theo thông tin trao đổi mua bán giữa hai bên trước ngày gửi)</w:t>
            </w:r>
          </w:p>
          <w:p w14:paraId="13B92B9D" w14:textId="77777777" w:rsidR="009900E5" w:rsidRDefault="00000000">
            <w:pPr>
              <w:spacing w:before="49"/>
              <w:ind w:right="6"/>
              <w:jc w:val="both"/>
              <w:rPr>
                <w:sz w:val="20"/>
                <w:szCs w:val="20"/>
              </w:rPr>
            </w:pPr>
            <w:r>
              <w:rPr>
                <w:b/>
                <w:bCs/>
                <w:color w:val="000000"/>
                <w:sz w:val="20"/>
                <w:szCs w:val="20"/>
              </w:rPr>
              <w:t>Bồi thường 70% giá trị Thiệt hại.</w:t>
            </w:r>
          </w:p>
        </w:tc>
        <w:tc>
          <w:tcPr>
            <w:tcW w:w="3419" w:type="dxa"/>
            <w:tcBorders>
              <w:top w:val="single" w:sz="4" w:space="0" w:color="FF8303"/>
              <w:left w:val="single" w:sz="4" w:space="0" w:color="FF8303"/>
              <w:bottom w:val="single" w:sz="4" w:space="0" w:color="FF8303"/>
              <w:right w:val="single" w:sz="4" w:space="0" w:color="FF8303"/>
            </w:tcBorders>
            <w:vAlign w:val="center"/>
          </w:tcPr>
          <w:p w14:paraId="41CAF1F0" w14:textId="77777777" w:rsidR="009900E5" w:rsidRDefault="00000000">
            <w:pPr>
              <w:spacing w:before="49"/>
              <w:ind w:right="6"/>
              <w:jc w:val="both"/>
              <w:rPr>
                <w:sz w:val="20"/>
                <w:szCs w:val="20"/>
              </w:rPr>
            </w:pPr>
            <w:r>
              <w:t xml:space="preserve">     </w:t>
            </w:r>
            <w:r>
              <w:rPr>
                <w:color w:val="000000"/>
                <w:sz w:val="20"/>
                <w:szCs w:val="20"/>
              </w:rPr>
              <w:t xml:space="preserve"> Hóa đơn tài chính (Hóa đơn có giá trị pháp lý) được xác định theo Mục 1.3 của Phụ lục này.</w:t>
            </w:r>
          </w:p>
        </w:tc>
      </w:tr>
      <w:tr w:rsidR="009900E5" w14:paraId="0A26BAC9" w14:textId="77777777">
        <w:trPr>
          <w:trHeight w:val="378"/>
        </w:trPr>
        <w:tc>
          <w:tcPr>
            <w:tcW w:w="1705" w:type="dxa"/>
            <w:tcBorders>
              <w:top w:val="single" w:sz="4" w:space="0" w:color="FF8303"/>
              <w:left w:val="single" w:sz="4" w:space="0" w:color="FF8303"/>
              <w:bottom w:val="single" w:sz="4" w:space="0" w:color="FF8303"/>
              <w:right w:val="single" w:sz="4" w:space="0" w:color="FF8303"/>
            </w:tcBorders>
            <w:vAlign w:val="center"/>
          </w:tcPr>
          <w:p w14:paraId="0616E417" w14:textId="77777777" w:rsidR="009900E5" w:rsidRDefault="00000000">
            <w:pPr>
              <w:spacing w:before="49"/>
              <w:ind w:right="6"/>
              <w:jc w:val="both"/>
              <w:rPr>
                <w:sz w:val="20"/>
                <w:szCs w:val="20"/>
              </w:rPr>
            </w:pPr>
            <w:r>
              <w:rPr>
                <w:color w:val="000000"/>
                <w:sz w:val="20"/>
                <w:szCs w:val="20"/>
              </w:rPr>
              <w:lastRenderedPageBreak/>
              <w:t>Các trường hợp khác</w:t>
            </w:r>
          </w:p>
        </w:tc>
        <w:tc>
          <w:tcPr>
            <w:tcW w:w="4964" w:type="dxa"/>
            <w:tcBorders>
              <w:top w:val="single" w:sz="4" w:space="0" w:color="FF8303"/>
              <w:left w:val="single" w:sz="4" w:space="0" w:color="FF8303"/>
              <w:bottom w:val="single" w:sz="4" w:space="0" w:color="FF8303"/>
              <w:right w:val="single" w:sz="4" w:space="0" w:color="FF8303"/>
            </w:tcBorders>
            <w:vAlign w:val="center"/>
          </w:tcPr>
          <w:p w14:paraId="3738F543" w14:textId="77777777" w:rsidR="009900E5" w:rsidRDefault="00000000">
            <w:pPr>
              <w:spacing w:before="49"/>
              <w:ind w:right="6"/>
              <w:rPr>
                <w:sz w:val="20"/>
                <w:szCs w:val="20"/>
              </w:rPr>
            </w:pPr>
            <w:r>
              <w:rPr>
                <w:color w:val="000000"/>
                <w:sz w:val="20"/>
                <w:szCs w:val="20"/>
              </w:rPr>
              <w:t>Bồi thường mức 04 lần cước (đã bao gồm hoàn trả lại cước dịch vụ đã sử dụng)</w:t>
            </w:r>
          </w:p>
        </w:tc>
        <w:tc>
          <w:tcPr>
            <w:tcW w:w="3419" w:type="dxa"/>
            <w:tcBorders>
              <w:top w:val="single" w:sz="4" w:space="0" w:color="FF8303"/>
              <w:left w:val="single" w:sz="4" w:space="0" w:color="FF8303"/>
              <w:bottom w:val="single" w:sz="4" w:space="0" w:color="FF8303"/>
              <w:right w:val="single" w:sz="4" w:space="0" w:color="FF8303"/>
            </w:tcBorders>
            <w:vAlign w:val="center"/>
          </w:tcPr>
          <w:p w14:paraId="1F25D9F1" w14:textId="77777777" w:rsidR="009900E5" w:rsidRDefault="009900E5">
            <w:pPr>
              <w:rPr>
                <w:sz w:val="20"/>
                <w:szCs w:val="20"/>
              </w:rPr>
            </w:pPr>
          </w:p>
        </w:tc>
      </w:tr>
    </w:tbl>
    <w:p w14:paraId="0AD86865" w14:textId="77777777" w:rsidR="009900E5" w:rsidRDefault="009900E5">
      <w:pPr>
        <w:spacing w:before="120" w:after="120"/>
        <w:ind w:left="2160"/>
        <w:jc w:val="both"/>
        <w:rPr>
          <w:color w:val="000000"/>
          <w:sz w:val="20"/>
          <w:szCs w:val="20"/>
        </w:rPr>
      </w:pPr>
    </w:p>
    <w:p w14:paraId="2B29A716" w14:textId="77777777" w:rsidR="009900E5" w:rsidRDefault="00000000">
      <w:pPr>
        <w:numPr>
          <w:ilvl w:val="0"/>
          <w:numId w:val="36"/>
        </w:numPr>
        <w:spacing w:before="120" w:after="120"/>
        <w:ind w:left="2160" w:hanging="720"/>
        <w:jc w:val="both"/>
        <w:rPr>
          <w:color w:val="000000"/>
          <w:sz w:val="20"/>
          <w:szCs w:val="20"/>
        </w:rPr>
      </w:pPr>
      <w:r>
        <w:rPr>
          <w:b/>
          <w:bCs/>
          <w:color w:val="000000"/>
          <w:sz w:val="20"/>
          <w:szCs w:val="20"/>
        </w:rPr>
        <w:t>Trường hợp Bưu Gửi bị hư hỏng:</w:t>
      </w:r>
    </w:p>
    <w:p w14:paraId="77FBB9E6" w14:textId="77777777" w:rsidR="009900E5" w:rsidRDefault="00000000">
      <w:pPr>
        <w:spacing w:before="120" w:after="120"/>
        <w:ind w:left="2160"/>
        <w:jc w:val="both"/>
        <w:rPr>
          <w:color w:val="000000"/>
          <w:sz w:val="20"/>
          <w:szCs w:val="20"/>
        </w:rPr>
      </w:pPr>
      <w:r>
        <w:rPr>
          <w:color w:val="000000"/>
          <w:sz w:val="20"/>
          <w:szCs w:val="20"/>
        </w:rPr>
        <w:t>Khoản tiền bồi thường sẽ phụ thuộc vào mức độ hư hỏng của Bưu Gửi, cụ thể được xác định như sau:</w:t>
      </w:r>
    </w:p>
    <w:p w14:paraId="0F17B4A1" w14:textId="77777777" w:rsidR="009900E5" w:rsidRDefault="00000000">
      <w:pPr>
        <w:spacing w:before="120" w:after="120"/>
        <w:ind w:left="2160"/>
        <w:jc w:val="both"/>
        <w:rPr>
          <w:b/>
          <w:bCs/>
          <w:i/>
          <w:iCs/>
          <w:color w:val="FF0000"/>
          <w:sz w:val="20"/>
          <w:szCs w:val="20"/>
          <w:vertAlign w:val="superscript"/>
        </w:rPr>
      </w:pPr>
      <w:r>
        <w:rPr>
          <w:b/>
          <w:bCs/>
          <w:i/>
          <w:iCs/>
          <w:color w:val="000000"/>
          <w:sz w:val="20"/>
          <w:szCs w:val="20"/>
        </w:rPr>
        <w:t xml:space="preserve">Khoản tiền bồi thường hư hỏng = Khoản tiền bồi thường mất hàng được xác định theo Mục 2.1(b.1) </w:t>
      </w:r>
      <w:r>
        <w:rPr>
          <w:color w:val="000000"/>
          <w:sz w:val="20"/>
          <w:szCs w:val="20"/>
        </w:rPr>
        <w:t xml:space="preserve">x </w:t>
      </w:r>
      <w:r>
        <w:rPr>
          <w:i/>
          <w:iCs/>
          <w:color w:val="000000"/>
          <w:sz w:val="20"/>
          <w:szCs w:val="20"/>
        </w:rPr>
        <w:t>(nhân với)</w:t>
      </w:r>
      <w:r>
        <w:rPr>
          <w:b/>
          <w:bCs/>
          <w:i/>
          <w:iCs/>
          <w:color w:val="000000"/>
          <w:sz w:val="20"/>
          <w:szCs w:val="20"/>
        </w:rPr>
        <w:t xml:space="preserve"> mức bồi thường </w:t>
      </w:r>
      <w:r>
        <w:rPr>
          <w:i/>
          <w:iCs/>
          <w:color w:val="000000"/>
          <w:sz w:val="20"/>
          <w:szCs w:val="20"/>
        </w:rPr>
        <w:t>(quy định trong Bảng giá trị bồi thường đối với hàng hóa hư hỏng dưới đây)</w:t>
      </w:r>
      <w:r>
        <w:rPr>
          <w:b/>
          <w:bCs/>
          <w:i/>
          <w:iCs/>
          <w:color w:val="000000"/>
          <w:sz w:val="20"/>
          <w:szCs w:val="20"/>
        </w:rPr>
        <w:t xml:space="preserve"> </w:t>
      </w:r>
      <w:r>
        <w:rPr>
          <w:b/>
          <w:bCs/>
          <w:i/>
          <w:iCs/>
          <w:color w:val="FF0000"/>
          <w:sz w:val="20"/>
          <w:szCs w:val="20"/>
          <w:vertAlign w:val="superscript"/>
        </w:rPr>
        <w:t>(**)</w:t>
      </w:r>
    </w:p>
    <w:p w14:paraId="1B793292" w14:textId="77777777" w:rsidR="009900E5" w:rsidRDefault="00000000">
      <w:pPr>
        <w:ind w:left="2160" w:hanging="33"/>
        <w:jc w:val="both"/>
        <w:rPr>
          <w:sz w:val="20"/>
          <w:szCs w:val="20"/>
        </w:rPr>
      </w:pPr>
      <w:r>
        <w:rPr>
          <w:b/>
          <w:bCs/>
          <w:color w:val="FF0000"/>
          <w:sz w:val="20"/>
          <w:szCs w:val="20"/>
        </w:rPr>
        <w:t>(**)</w:t>
      </w:r>
      <w:r>
        <w:rPr>
          <w:b/>
          <w:bCs/>
          <w:sz w:val="20"/>
          <w:szCs w:val="20"/>
        </w:rPr>
        <w:t xml:space="preserve"> Bảng giá trị bồi thường đối với hàng hóa hư hỏng:</w:t>
      </w:r>
      <w:r>
        <w:rPr>
          <w:sz w:val="20"/>
          <w:szCs w:val="20"/>
        </w:rPr>
        <w:t xml:space="preserve"> </w:t>
      </w:r>
    </w:p>
    <w:tbl>
      <w:tblPr>
        <w:tblStyle w:val="Style25"/>
        <w:tblW w:w="8048" w:type="dxa"/>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98"/>
        <w:gridCol w:w="990"/>
        <w:gridCol w:w="2160"/>
      </w:tblGrid>
      <w:tr w:rsidR="009900E5" w14:paraId="18F2CDC9" w14:textId="77777777">
        <w:trPr>
          <w:trHeight w:val="567"/>
        </w:trPr>
        <w:tc>
          <w:tcPr>
            <w:tcW w:w="4898" w:type="dxa"/>
            <w:shd w:val="clear" w:color="auto" w:fill="ED7D31"/>
            <w:vAlign w:val="center"/>
          </w:tcPr>
          <w:p w14:paraId="1395D9B8" w14:textId="77777777" w:rsidR="009900E5" w:rsidRDefault="00000000">
            <w:pPr>
              <w:jc w:val="center"/>
              <w:rPr>
                <w:color w:val="FFFFFF"/>
                <w:sz w:val="20"/>
                <w:szCs w:val="20"/>
              </w:rPr>
            </w:pPr>
            <w:r>
              <w:rPr>
                <w:b/>
                <w:bCs/>
                <w:color w:val="FFFFFF"/>
                <w:sz w:val="20"/>
                <w:szCs w:val="20"/>
              </w:rPr>
              <w:t>Loại hư hỏng</w:t>
            </w:r>
          </w:p>
        </w:tc>
        <w:tc>
          <w:tcPr>
            <w:tcW w:w="990" w:type="dxa"/>
            <w:shd w:val="clear" w:color="auto" w:fill="ED7D31"/>
            <w:vAlign w:val="center"/>
          </w:tcPr>
          <w:p w14:paraId="76CE10AD" w14:textId="77777777" w:rsidR="009900E5" w:rsidRDefault="00000000">
            <w:pPr>
              <w:jc w:val="center"/>
              <w:rPr>
                <w:color w:val="FFFFFF"/>
                <w:sz w:val="20"/>
                <w:szCs w:val="20"/>
              </w:rPr>
            </w:pPr>
            <w:r>
              <w:rPr>
                <w:b/>
                <w:bCs/>
                <w:color w:val="FFFFFF"/>
                <w:sz w:val="20"/>
                <w:szCs w:val="20"/>
              </w:rPr>
              <w:t>Mức bồi thường</w:t>
            </w:r>
          </w:p>
        </w:tc>
        <w:tc>
          <w:tcPr>
            <w:tcW w:w="2160" w:type="dxa"/>
            <w:shd w:val="clear" w:color="auto" w:fill="ED7D31"/>
            <w:vAlign w:val="center"/>
          </w:tcPr>
          <w:p w14:paraId="5A62BCD3" w14:textId="77777777" w:rsidR="009900E5" w:rsidRDefault="00000000">
            <w:pPr>
              <w:jc w:val="center"/>
              <w:rPr>
                <w:color w:val="FFFFFF"/>
                <w:sz w:val="20"/>
                <w:szCs w:val="20"/>
              </w:rPr>
            </w:pPr>
            <w:r>
              <w:rPr>
                <w:b/>
                <w:bCs/>
                <w:color w:val="FFFFFF"/>
                <w:sz w:val="20"/>
                <w:szCs w:val="20"/>
              </w:rPr>
              <w:t>Khoản tiền bồi thường</w:t>
            </w:r>
          </w:p>
        </w:tc>
      </w:tr>
      <w:tr w:rsidR="009900E5" w14:paraId="76B48B92" w14:textId="77777777">
        <w:trPr>
          <w:trHeight w:val="1381"/>
        </w:trPr>
        <w:tc>
          <w:tcPr>
            <w:tcW w:w="4898" w:type="dxa"/>
            <w:vAlign w:val="center"/>
          </w:tcPr>
          <w:p w14:paraId="35CD5769" w14:textId="77777777" w:rsidR="009900E5" w:rsidRDefault="00000000">
            <w:pPr>
              <w:spacing w:before="120" w:after="120"/>
              <w:jc w:val="both"/>
              <w:rPr>
                <w:sz w:val="20"/>
                <w:szCs w:val="20"/>
              </w:rPr>
            </w:pPr>
            <w:r>
              <w:rPr>
                <w:sz w:val="20"/>
                <w:szCs w:val="20"/>
              </w:rPr>
              <w:t>Hàng hóa trong Bưu Gửi còn nguyên, tuy nhiên bao bì sản phẩm bên ngoài của Bưu Gửi bị:</w:t>
            </w:r>
          </w:p>
          <w:p w14:paraId="219F243F" w14:textId="77777777" w:rsidR="009900E5" w:rsidRDefault="00000000">
            <w:pPr>
              <w:numPr>
                <w:ilvl w:val="0"/>
                <w:numId w:val="37"/>
              </w:numPr>
              <w:spacing w:before="120" w:after="120"/>
              <w:ind w:left="313" w:hanging="284"/>
              <w:jc w:val="both"/>
              <w:rPr>
                <w:color w:val="000000"/>
                <w:sz w:val="20"/>
                <w:szCs w:val="20"/>
              </w:rPr>
            </w:pPr>
            <w:r>
              <w:rPr>
                <w:color w:val="000000"/>
                <w:sz w:val="20"/>
                <w:szCs w:val="20"/>
              </w:rPr>
              <w:t>Rách, vỡ, ướt thùng hàng, hộp đựng hàng.</w:t>
            </w:r>
          </w:p>
          <w:p w14:paraId="713E5B34" w14:textId="77777777" w:rsidR="009900E5" w:rsidRDefault="00000000">
            <w:pPr>
              <w:numPr>
                <w:ilvl w:val="0"/>
                <w:numId w:val="37"/>
              </w:numPr>
              <w:spacing w:before="120" w:after="120"/>
              <w:ind w:left="313" w:hanging="284"/>
              <w:jc w:val="both"/>
              <w:rPr>
                <w:color w:val="000000"/>
                <w:sz w:val="20"/>
                <w:szCs w:val="20"/>
              </w:rPr>
            </w:pPr>
            <w:r>
              <w:rPr>
                <w:color w:val="000000"/>
                <w:sz w:val="20"/>
                <w:szCs w:val="20"/>
              </w:rPr>
              <w:t>Rách tem niêm phong của nhà sản xuất, sản phẩm còn nguyên.</w:t>
            </w:r>
          </w:p>
        </w:tc>
        <w:tc>
          <w:tcPr>
            <w:tcW w:w="990" w:type="dxa"/>
            <w:vAlign w:val="center"/>
          </w:tcPr>
          <w:p w14:paraId="003DBD53" w14:textId="77777777" w:rsidR="009900E5" w:rsidRDefault="00000000">
            <w:pPr>
              <w:jc w:val="center"/>
              <w:rPr>
                <w:sz w:val="20"/>
                <w:szCs w:val="20"/>
              </w:rPr>
            </w:pPr>
            <w:r>
              <w:rPr>
                <w:sz w:val="20"/>
                <w:szCs w:val="20"/>
              </w:rPr>
              <w:t>5%</w:t>
            </w:r>
          </w:p>
        </w:tc>
        <w:tc>
          <w:tcPr>
            <w:tcW w:w="2160" w:type="dxa"/>
            <w:vAlign w:val="center"/>
          </w:tcPr>
          <w:p w14:paraId="5B94CE20" w14:textId="77777777" w:rsidR="009900E5" w:rsidRDefault="00000000">
            <w:pPr>
              <w:jc w:val="center"/>
              <w:rPr>
                <w:sz w:val="20"/>
                <w:szCs w:val="20"/>
              </w:rPr>
            </w:pPr>
            <w:r>
              <w:rPr>
                <w:sz w:val="20"/>
                <w:szCs w:val="20"/>
              </w:rPr>
              <w:t>Khoản tiền bồi thường mất hàng</w:t>
            </w:r>
            <w:r>
              <w:rPr>
                <w:b/>
                <w:bCs/>
                <w:i/>
                <w:iCs/>
                <w:sz w:val="20"/>
                <w:szCs w:val="20"/>
              </w:rPr>
              <w:t xml:space="preserve"> </w:t>
            </w:r>
            <w:r>
              <w:rPr>
                <w:sz w:val="20"/>
                <w:szCs w:val="20"/>
              </w:rPr>
              <w:t>x 5%</w:t>
            </w:r>
          </w:p>
        </w:tc>
      </w:tr>
      <w:tr w:rsidR="009900E5" w14:paraId="72516D01" w14:textId="77777777">
        <w:trPr>
          <w:trHeight w:val="567"/>
        </w:trPr>
        <w:tc>
          <w:tcPr>
            <w:tcW w:w="4898" w:type="dxa"/>
            <w:vAlign w:val="center"/>
          </w:tcPr>
          <w:p w14:paraId="075B687D" w14:textId="77777777" w:rsidR="009900E5" w:rsidRDefault="00000000">
            <w:pPr>
              <w:jc w:val="both"/>
              <w:rPr>
                <w:sz w:val="20"/>
                <w:szCs w:val="20"/>
              </w:rPr>
            </w:pPr>
            <w:r>
              <w:rPr>
                <w:sz w:val="20"/>
                <w:szCs w:val="20"/>
              </w:rPr>
              <w:t>Hàng hóa bị bể vỡ, hư hại đến 50%</w:t>
            </w:r>
          </w:p>
        </w:tc>
        <w:tc>
          <w:tcPr>
            <w:tcW w:w="990" w:type="dxa"/>
            <w:vAlign w:val="center"/>
          </w:tcPr>
          <w:p w14:paraId="58C42E0B" w14:textId="77777777" w:rsidR="009900E5" w:rsidRDefault="00000000">
            <w:pPr>
              <w:jc w:val="center"/>
              <w:rPr>
                <w:sz w:val="20"/>
                <w:szCs w:val="20"/>
              </w:rPr>
            </w:pPr>
            <w:r>
              <w:rPr>
                <w:sz w:val="20"/>
                <w:szCs w:val="20"/>
              </w:rPr>
              <w:t>50%</w:t>
            </w:r>
          </w:p>
        </w:tc>
        <w:tc>
          <w:tcPr>
            <w:tcW w:w="2160" w:type="dxa"/>
            <w:vAlign w:val="center"/>
          </w:tcPr>
          <w:p w14:paraId="79274365" w14:textId="77777777" w:rsidR="009900E5" w:rsidRDefault="00000000">
            <w:pPr>
              <w:jc w:val="center"/>
              <w:rPr>
                <w:sz w:val="20"/>
                <w:szCs w:val="20"/>
              </w:rPr>
            </w:pPr>
            <w:r>
              <w:rPr>
                <w:sz w:val="20"/>
                <w:szCs w:val="20"/>
              </w:rPr>
              <w:t>Khoản tiền bồi thường mất hàng x 50%</w:t>
            </w:r>
          </w:p>
        </w:tc>
      </w:tr>
      <w:tr w:rsidR="009900E5" w14:paraId="6185FC48" w14:textId="77777777">
        <w:trPr>
          <w:trHeight w:val="567"/>
        </w:trPr>
        <w:tc>
          <w:tcPr>
            <w:tcW w:w="4898" w:type="dxa"/>
            <w:vAlign w:val="center"/>
          </w:tcPr>
          <w:p w14:paraId="38CFAE2F" w14:textId="77777777" w:rsidR="009900E5" w:rsidRDefault="00000000">
            <w:pPr>
              <w:spacing w:before="120" w:after="120"/>
              <w:jc w:val="both"/>
              <w:rPr>
                <w:sz w:val="20"/>
                <w:szCs w:val="20"/>
              </w:rPr>
            </w:pPr>
            <w:r>
              <w:rPr>
                <w:sz w:val="20"/>
                <w:szCs w:val="20"/>
              </w:rPr>
              <w:t>Hàng hóa bị bể vỡ, hư hại trên 50%</w:t>
            </w:r>
          </w:p>
        </w:tc>
        <w:tc>
          <w:tcPr>
            <w:tcW w:w="990" w:type="dxa"/>
            <w:vAlign w:val="center"/>
          </w:tcPr>
          <w:p w14:paraId="125A0D6E" w14:textId="77777777" w:rsidR="009900E5" w:rsidRDefault="00000000">
            <w:pPr>
              <w:spacing w:before="120" w:after="120"/>
              <w:jc w:val="center"/>
              <w:rPr>
                <w:sz w:val="20"/>
                <w:szCs w:val="20"/>
              </w:rPr>
            </w:pPr>
            <w:r>
              <w:rPr>
                <w:sz w:val="20"/>
                <w:szCs w:val="20"/>
              </w:rPr>
              <w:t>100%</w:t>
            </w:r>
          </w:p>
        </w:tc>
        <w:tc>
          <w:tcPr>
            <w:tcW w:w="2160" w:type="dxa"/>
            <w:vAlign w:val="center"/>
          </w:tcPr>
          <w:p w14:paraId="23C1EBF6" w14:textId="77777777" w:rsidR="009900E5" w:rsidRDefault="00000000">
            <w:pPr>
              <w:spacing w:before="120" w:after="120"/>
              <w:jc w:val="center"/>
              <w:rPr>
                <w:sz w:val="20"/>
                <w:szCs w:val="20"/>
              </w:rPr>
            </w:pPr>
            <w:r>
              <w:rPr>
                <w:sz w:val="20"/>
                <w:szCs w:val="20"/>
              </w:rPr>
              <w:t>Khoản tiền bồi thường mất hàng x 100%</w:t>
            </w:r>
          </w:p>
        </w:tc>
      </w:tr>
    </w:tbl>
    <w:p w14:paraId="6C2C2DAC" w14:textId="77777777" w:rsidR="009900E5" w:rsidRDefault="00000000">
      <w:pPr>
        <w:spacing w:before="120" w:after="120"/>
        <w:ind w:left="2160"/>
        <w:jc w:val="both"/>
        <w:rPr>
          <w:color w:val="000000"/>
          <w:sz w:val="20"/>
          <w:szCs w:val="20"/>
        </w:rPr>
      </w:pPr>
      <w:r>
        <w:rPr>
          <w:color w:val="000000"/>
          <w:sz w:val="20"/>
          <w:szCs w:val="20"/>
        </w:rPr>
        <w:t>Khách Hàng thừa nhận và đồng ý rằng: (i) GHN sẽ bồi thường cho trường hợp Bưu Gửi bị hư hỏng mà không có nghĩa vụ phải truy cứu nguyên nhân của các hư hỏng đó; (ii) Mức độ hư hỏng của Bưu Gửi và Giá trị Bưu Gửi sẽ do GHN có toàn quyền xác minh và quyết định; và (iii) trong trường hợp Bưu Gửi bị hư hỏng trên 50% thì GHN sẽ được quyền sở hữu hàng hóa trong Bưu Gửi đó. Khách Hàng cam kết sẽ ký kết các tài liệu cần thiết cho mục đích chuyển quyền sở hữu đối với hàng hóa đó.</w:t>
      </w:r>
    </w:p>
    <w:p w14:paraId="75E0FF51" w14:textId="77777777" w:rsidR="009900E5" w:rsidRDefault="009900E5">
      <w:pPr>
        <w:spacing w:before="120" w:after="120"/>
        <w:ind w:left="2160"/>
        <w:jc w:val="both"/>
        <w:rPr>
          <w:color w:val="000000"/>
          <w:sz w:val="20"/>
          <w:szCs w:val="20"/>
        </w:rPr>
      </w:pPr>
    </w:p>
    <w:p w14:paraId="53AFAC8D" w14:textId="77777777" w:rsidR="009900E5" w:rsidRDefault="00000000">
      <w:pPr>
        <w:numPr>
          <w:ilvl w:val="1"/>
          <w:numId w:val="33"/>
        </w:numPr>
        <w:spacing w:before="120" w:after="120"/>
        <w:ind w:left="1440" w:hanging="720"/>
        <w:jc w:val="both"/>
        <w:rPr>
          <w:color w:val="000000"/>
          <w:sz w:val="20"/>
          <w:szCs w:val="20"/>
        </w:rPr>
      </w:pPr>
      <w:r>
        <w:rPr>
          <w:b/>
          <w:bCs/>
          <w:color w:val="000000"/>
          <w:sz w:val="20"/>
          <w:szCs w:val="20"/>
        </w:rPr>
        <w:t>Trường hợp không xử lý Bưu Gửi</w:t>
      </w:r>
    </w:p>
    <w:p w14:paraId="157B8D3E" w14:textId="77777777" w:rsidR="009900E5" w:rsidRDefault="00000000">
      <w:pPr>
        <w:spacing w:before="120" w:after="120"/>
        <w:ind w:left="1440"/>
        <w:jc w:val="both"/>
        <w:rPr>
          <w:color w:val="000000"/>
          <w:sz w:val="20"/>
          <w:szCs w:val="20"/>
        </w:rPr>
      </w:pPr>
      <w:r>
        <w:rPr>
          <w:color w:val="000000"/>
          <w:sz w:val="20"/>
          <w:szCs w:val="20"/>
        </w:rPr>
        <w:t>Quá thời gian xử lý Bưu Gửi dưới đây mà GHN vẫn giữ Bưu Gửi (không thực hiện giao phát cho Người Nhận, hoặc không phát trả Bưu Gửi cho Khách Hàng, hoặc không thông báo cho Khách Hàng đến nhận lại Bưu Gửi) thì GHN sẽ bồi thường Đơn Hàng đó theo như chính sách bồi thường do mất hàng. Thời gian xử lý Bưu Gửi được xác định là:</w:t>
      </w:r>
    </w:p>
    <w:tbl>
      <w:tblPr>
        <w:tblStyle w:val="Style26"/>
        <w:tblW w:w="8766"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6606"/>
      </w:tblGrid>
      <w:tr w:rsidR="009900E5" w14:paraId="6907CAEE" w14:textId="77777777">
        <w:tc>
          <w:tcPr>
            <w:tcW w:w="2160" w:type="dxa"/>
          </w:tcPr>
          <w:p w14:paraId="3FE64C34" w14:textId="77777777" w:rsidR="009900E5" w:rsidRDefault="00000000">
            <w:pPr>
              <w:spacing w:before="120" w:after="120"/>
              <w:jc w:val="both"/>
              <w:rPr>
                <w:color w:val="000000"/>
                <w:sz w:val="20"/>
                <w:szCs w:val="20"/>
              </w:rPr>
            </w:pPr>
            <w:r>
              <w:rPr>
                <w:color w:val="000000"/>
                <w:sz w:val="20"/>
                <w:szCs w:val="20"/>
              </w:rPr>
              <w:t>Đối với trường hợp thông thường</w:t>
            </w:r>
          </w:p>
        </w:tc>
        <w:tc>
          <w:tcPr>
            <w:tcW w:w="6606" w:type="dxa"/>
          </w:tcPr>
          <w:p w14:paraId="01064814" w14:textId="77777777" w:rsidR="009900E5" w:rsidRDefault="00000000">
            <w:pPr>
              <w:spacing w:before="120" w:after="120"/>
              <w:jc w:val="both"/>
              <w:rPr>
                <w:color w:val="000000"/>
                <w:sz w:val="20"/>
                <w:szCs w:val="20"/>
              </w:rPr>
            </w:pPr>
            <w:r>
              <w:rPr>
                <w:color w:val="000000"/>
                <w:sz w:val="20"/>
                <w:szCs w:val="20"/>
              </w:rPr>
              <w:t>Tùy vào thời điểm nào đến sau, thời gian xử lý Bưu Gửi được xác định là không quá 30 (ba mươi) ngày tính từ ngày (i) Bưu Gửi được GHN nhận từ Khách Hàng; hoặc (ii) ngày giao phát không thành công;</w:t>
            </w:r>
          </w:p>
        </w:tc>
      </w:tr>
      <w:tr w:rsidR="009900E5" w14:paraId="02A4A2D2" w14:textId="77777777">
        <w:tc>
          <w:tcPr>
            <w:tcW w:w="2160" w:type="dxa"/>
          </w:tcPr>
          <w:p w14:paraId="6B00F7FB" w14:textId="77777777" w:rsidR="009900E5" w:rsidRDefault="00000000">
            <w:pPr>
              <w:spacing w:before="120" w:after="120"/>
              <w:jc w:val="both"/>
              <w:rPr>
                <w:color w:val="000000"/>
                <w:sz w:val="20"/>
                <w:szCs w:val="20"/>
              </w:rPr>
            </w:pPr>
            <w:r>
              <w:rPr>
                <w:color w:val="000000"/>
                <w:sz w:val="20"/>
                <w:szCs w:val="20"/>
              </w:rPr>
              <w:t>Trong trường hợp xảy ra Sự Kiện Bất Khả Kháng</w:t>
            </w:r>
          </w:p>
        </w:tc>
        <w:tc>
          <w:tcPr>
            <w:tcW w:w="6606" w:type="dxa"/>
          </w:tcPr>
          <w:p w14:paraId="1F365697" w14:textId="77777777" w:rsidR="009900E5" w:rsidRDefault="00000000">
            <w:pPr>
              <w:spacing w:before="120" w:after="120"/>
              <w:jc w:val="both"/>
              <w:rPr>
                <w:color w:val="000000"/>
                <w:sz w:val="20"/>
                <w:szCs w:val="20"/>
              </w:rPr>
            </w:pPr>
            <w:r>
              <w:rPr>
                <w:color w:val="000000"/>
                <w:sz w:val="20"/>
                <w:szCs w:val="20"/>
              </w:rPr>
              <w:t>Tùy vào thời điểm nào đến sau, thời gian xử lý Bưu Gửi được xác định là không quá 45 (bốn mươi lăm) ngày tính từ ngày (i) Bưu Gửi được GHN nhận từ Khách Hàng; hoặc (ii) ngày giao phát không thành công.</w:t>
            </w:r>
          </w:p>
        </w:tc>
      </w:tr>
    </w:tbl>
    <w:p w14:paraId="0106FC1A" w14:textId="77777777" w:rsidR="009900E5" w:rsidRDefault="00000000">
      <w:pPr>
        <w:spacing w:before="120" w:after="120"/>
        <w:ind w:left="1440"/>
        <w:jc w:val="both"/>
        <w:rPr>
          <w:color w:val="000000"/>
          <w:sz w:val="20"/>
          <w:szCs w:val="20"/>
        </w:rPr>
      </w:pPr>
      <w:r>
        <w:rPr>
          <w:color w:val="000000"/>
          <w:sz w:val="20"/>
          <w:szCs w:val="20"/>
        </w:rPr>
        <w:t>Điều khoản loại trừ: Quy định trên không áp dụng cho trường hợp Các Bên đang có tranh chấp về Đơn Hàng hoặc hoàn trả Bưu Gửi cho Khách Hàng khi Khách Hàng yêu cầu, hoặc GHN trả Bưu Gửi nhưng Khách Hàng từ chối nhận lại Bưu Gửi, hoặc không giao được cho Người Nhận mặc dù đã thực hiện đúng quy trình thực hiện Dịch Vụ, hoặc các trường hợp được thoả thuận tại các điều khoản khác trong Hợp Đồng này.</w:t>
      </w:r>
      <w:r>
        <w:rPr>
          <w:rFonts w:ascii="Calibri" w:eastAsia="Calibri" w:hAnsi="Calibri" w:cs="Calibri"/>
          <w:color w:val="000000"/>
          <w:sz w:val="22"/>
          <w:szCs w:val="22"/>
        </w:rPr>
        <w:t xml:space="preserve"> </w:t>
      </w:r>
      <w:r>
        <w:rPr>
          <w:color w:val="000000"/>
          <w:sz w:val="20"/>
          <w:szCs w:val="20"/>
        </w:rPr>
        <w:t>Trong trường hợp này, Khách Hàng vẫn phải thanh toán cước phí Dịch Vụ cho các Đơn Hàng bị trả về và cước phí Trả hàng theo biểu cước được quy định tại Phụ lục đính kèm Hợp Đồng này.</w:t>
      </w:r>
    </w:p>
    <w:p w14:paraId="04023290" w14:textId="77777777" w:rsidR="009900E5" w:rsidRDefault="00000000">
      <w:pPr>
        <w:numPr>
          <w:ilvl w:val="1"/>
          <w:numId w:val="33"/>
        </w:numPr>
        <w:spacing w:before="120" w:after="120"/>
        <w:ind w:left="1440" w:hanging="720"/>
        <w:jc w:val="both"/>
        <w:rPr>
          <w:color w:val="000000"/>
          <w:sz w:val="20"/>
          <w:szCs w:val="20"/>
        </w:rPr>
      </w:pPr>
      <w:r>
        <w:rPr>
          <w:b/>
          <w:bCs/>
          <w:color w:val="000000"/>
          <w:sz w:val="20"/>
          <w:szCs w:val="20"/>
        </w:rPr>
        <w:t>Bồi thường đối với Bưu Gửi hoàn trả không thành công</w:t>
      </w:r>
    </w:p>
    <w:p w14:paraId="635A82DD" w14:textId="77777777" w:rsidR="009900E5" w:rsidRDefault="00000000">
      <w:pPr>
        <w:spacing w:before="120" w:after="120"/>
        <w:ind w:left="1440"/>
        <w:jc w:val="both"/>
        <w:rPr>
          <w:color w:val="000000"/>
          <w:sz w:val="20"/>
          <w:szCs w:val="20"/>
        </w:rPr>
      </w:pPr>
      <w:r>
        <w:rPr>
          <w:color w:val="000000"/>
          <w:sz w:val="20"/>
          <w:szCs w:val="20"/>
        </w:rPr>
        <w:t>Đối với Bưu Gửi giao không thành công nhưng khi hoàn trả lại cho Khách Hàng hoặc Người Gửi không thành công mà bị thất thoát, hư hỏng: Đền bù 04 (bốn) lần cước phí của Dịch Vụ đã sử dụng đối với Đơn Hàng đó. Theo đó, Hoàn trả Bưu Gửi không thành công được hiểu GHN là đã liên hệ Khách Hàng, Người Gửi để hoàn trả hàng nhưng không thể liên hệ được, hoặc đã liên hệ được nhưng Khách Hàng, Người Gửi không đến nhận lại hàng theo thỏa thuận hoặc thông báo của GHN</w:t>
      </w:r>
    </w:p>
    <w:p w14:paraId="225B4D15" w14:textId="77777777" w:rsidR="009900E5" w:rsidRDefault="00000000">
      <w:pPr>
        <w:numPr>
          <w:ilvl w:val="1"/>
          <w:numId w:val="33"/>
        </w:numPr>
        <w:spacing w:before="120" w:after="120"/>
        <w:ind w:left="1440" w:hanging="720"/>
        <w:jc w:val="both"/>
        <w:rPr>
          <w:color w:val="000000"/>
          <w:sz w:val="20"/>
          <w:szCs w:val="20"/>
        </w:rPr>
      </w:pPr>
      <w:r>
        <w:rPr>
          <w:b/>
          <w:bCs/>
          <w:color w:val="000000"/>
          <w:sz w:val="20"/>
          <w:szCs w:val="20"/>
        </w:rPr>
        <w:t>Các lưu ý và quy định khác về trách nhiệm bồi thường của GHN</w:t>
      </w:r>
    </w:p>
    <w:p w14:paraId="23A8E0CB" w14:textId="77777777" w:rsidR="009900E5" w:rsidRDefault="00000000">
      <w:pPr>
        <w:numPr>
          <w:ilvl w:val="0"/>
          <w:numId w:val="38"/>
        </w:numPr>
        <w:ind w:left="2160" w:hanging="720"/>
        <w:jc w:val="both"/>
        <w:rPr>
          <w:color w:val="000000"/>
          <w:sz w:val="20"/>
          <w:szCs w:val="20"/>
        </w:rPr>
      </w:pPr>
      <w:r>
        <w:rPr>
          <w:color w:val="000000"/>
          <w:sz w:val="20"/>
          <w:szCs w:val="20"/>
        </w:rPr>
        <w:lastRenderedPageBreak/>
        <w:t>GHN sẽ chỉ thanh toán khoản tiền bồi thường trực tiếp cho Khách Hàng hoặc người được Khách Hàng uỷ quyền hợp lệ theo quy định pháp luật và được GHN chấp nhận.</w:t>
      </w:r>
    </w:p>
    <w:p w14:paraId="20C48E23" w14:textId="77777777" w:rsidR="009900E5" w:rsidRDefault="009900E5">
      <w:pPr>
        <w:ind w:left="2160"/>
        <w:jc w:val="both"/>
        <w:rPr>
          <w:color w:val="000000"/>
          <w:sz w:val="20"/>
          <w:szCs w:val="20"/>
        </w:rPr>
      </w:pPr>
    </w:p>
    <w:p w14:paraId="2F8D85A5" w14:textId="77777777" w:rsidR="009900E5" w:rsidRDefault="00000000">
      <w:pPr>
        <w:numPr>
          <w:ilvl w:val="0"/>
          <w:numId w:val="38"/>
        </w:numPr>
        <w:spacing w:before="120" w:after="120"/>
        <w:ind w:left="2160" w:hanging="720"/>
        <w:jc w:val="both"/>
        <w:rPr>
          <w:color w:val="000000"/>
          <w:sz w:val="20"/>
          <w:szCs w:val="20"/>
        </w:rPr>
      </w:pPr>
      <w:r>
        <w:rPr>
          <w:color w:val="000000"/>
          <w:sz w:val="20"/>
          <w:szCs w:val="20"/>
        </w:rPr>
        <w:t>Đối với Bưu Gửi là Phiếu có giá trị quy đổi có thời hạn sử dụng thì Khách Hàng sẽ chỉ được bồi thường nếu thời hạn sử dụng của phiếu còn ít nhất là 03 (ba) tháng tính từ khi GHN nhận Bưu Gửi. Khách Hàng thừa nhận và đồng ý rằng Khách Hàng sẽ không có quyền yêu cầu bồi thường, và GHN sẽ không có trách nhiệm bồi thường, nếu phiếu có giá trị quy đổi bị mất hay hư hỏng không đạt điều kiện này.</w:t>
      </w:r>
    </w:p>
    <w:p w14:paraId="634CD5DE" w14:textId="77777777" w:rsidR="009900E5" w:rsidRDefault="00000000">
      <w:pPr>
        <w:numPr>
          <w:ilvl w:val="0"/>
          <w:numId w:val="33"/>
        </w:numPr>
        <w:spacing w:before="120" w:after="120"/>
        <w:ind w:left="567" w:hanging="567"/>
        <w:jc w:val="both"/>
        <w:rPr>
          <w:sz w:val="20"/>
          <w:szCs w:val="20"/>
        </w:rPr>
      </w:pPr>
      <w:r>
        <w:rPr>
          <w:b/>
          <w:bCs/>
          <w:sz w:val="20"/>
          <w:szCs w:val="20"/>
        </w:rPr>
        <w:t>Điều khoản miễn trừ:</w:t>
      </w:r>
    </w:p>
    <w:p w14:paraId="15B59811" w14:textId="77777777" w:rsidR="009900E5" w:rsidRDefault="00000000">
      <w:pPr>
        <w:spacing w:before="120" w:after="120"/>
        <w:ind w:left="567"/>
        <w:jc w:val="both"/>
        <w:rPr>
          <w:sz w:val="20"/>
          <w:szCs w:val="20"/>
        </w:rPr>
      </w:pPr>
      <w:r>
        <w:rPr>
          <w:sz w:val="20"/>
          <w:szCs w:val="20"/>
        </w:rPr>
        <w:t xml:space="preserve">GHN sẽ được miễn trừ trách nhiệm bồi thường theo các nguyên tắc quy định tại Mục V. Miễn trừ trách nhiệm theo link: </w:t>
      </w:r>
      <w:hyperlink r:id="rId20">
        <w:r w:rsidR="009900E5">
          <w:rPr>
            <w:color w:val="0000FF"/>
            <w:sz w:val="20"/>
            <w:szCs w:val="20"/>
            <w:u w:val="single"/>
          </w:rPr>
          <w:t>https://ghn.vn/pages/chinh-sach-boi-thuong-cua-ghn</w:t>
        </w:r>
      </w:hyperlink>
      <w:r>
        <w:rPr>
          <w:sz w:val="20"/>
          <w:szCs w:val="20"/>
        </w:rPr>
        <w:t xml:space="preserve"> và trong trường hợp Bưu Gửi bị thất thoát bởi Người Nhận mà Khách Hàng hoặc Người Gửi đã chỉ định, bao gồm nhưng không giới hạn việc Bưu Gửi bị cướp, giật, đánh tráo, lừa đảo,…. Để xác định sự việc này do Người Nhận thực hiện, GHN sẽ hỗ trợ tiến hành trình báo cơ quan có thẩm quyền để giải quyết.</w:t>
      </w:r>
    </w:p>
    <w:p w14:paraId="729785A9" w14:textId="77777777" w:rsidR="009900E5" w:rsidRDefault="00000000">
      <w:pPr>
        <w:numPr>
          <w:ilvl w:val="0"/>
          <w:numId w:val="33"/>
        </w:numPr>
        <w:spacing w:before="120" w:after="120"/>
        <w:ind w:left="567" w:hanging="567"/>
        <w:jc w:val="both"/>
        <w:rPr>
          <w:sz w:val="20"/>
          <w:szCs w:val="20"/>
        </w:rPr>
      </w:pPr>
      <w:r>
        <w:rPr>
          <w:b/>
          <w:bCs/>
          <w:sz w:val="20"/>
          <w:szCs w:val="20"/>
        </w:rPr>
        <w:t>Thời hạn đền bù</w:t>
      </w:r>
    </w:p>
    <w:p w14:paraId="39EF9B28" w14:textId="77777777" w:rsidR="009900E5" w:rsidRDefault="00000000">
      <w:pPr>
        <w:spacing w:before="120" w:after="120"/>
        <w:ind w:left="567"/>
        <w:jc w:val="both"/>
        <w:rPr>
          <w:sz w:val="20"/>
          <w:szCs w:val="20"/>
        </w:rPr>
      </w:pPr>
      <w:r>
        <w:rPr>
          <w:sz w:val="20"/>
          <w:szCs w:val="20"/>
        </w:rPr>
        <w:t>Bên có lỗi có nghĩa vụ bồi thường cho Bên còn lại trong vòng 30 (ba mươi) ngày kể từ ngày nhận được đầy đủ hóa đơn, chứng từ có liên quan đến việc bồi thường và Các Bên đã xác định được trách nhiệm và mức bồi thường thiệt hại theo Phụ lục này.</w:t>
      </w:r>
    </w:p>
    <w:p w14:paraId="382023A0" w14:textId="77777777" w:rsidR="009900E5" w:rsidRDefault="00000000">
      <w:pPr>
        <w:widowControl w:val="0"/>
        <w:spacing w:before="120" w:after="120"/>
        <w:jc w:val="both"/>
        <w:rPr>
          <w:sz w:val="20"/>
          <w:szCs w:val="20"/>
        </w:rPr>
      </w:pPr>
      <w:r>
        <w:rPr>
          <w:sz w:val="20"/>
          <w:szCs w:val="20"/>
        </w:rPr>
        <w:t>Phụ Lục này là một phần không thể tách rời của Hợp Đồng, đính kèm cùng Hợp Đồng và các phụ lục khác là một thể thống nhất./.</w:t>
      </w:r>
    </w:p>
    <w:tbl>
      <w:tblPr>
        <w:tblStyle w:val="Style27"/>
        <w:tblW w:w="10126" w:type="dxa"/>
        <w:tblInd w:w="-108" w:type="dxa"/>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26"/>
      </w:tblGrid>
      <w:tr w:rsidR="009900E5" w14:paraId="5544EAEE" w14:textId="77777777">
        <w:trPr>
          <w:trHeight w:val="262"/>
        </w:trPr>
        <w:tc>
          <w:tcPr>
            <w:tcW w:w="10126" w:type="dxa"/>
          </w:tcPr>
          <w:p w14:paraId="44037FA6" w14:textId="77777777" w:rsidR="009900E5" w:rsidRDefault="00000000">
            <w:pPr>
              <w:ind w:left="426"/>
              <w:jc w:val="center"/>
              <w:rPr>
                <w:sz w:val="20"/>
                <w:szCs w:val="20"/>
              </w:rPr>
            </w:pPr>
            <w:r>
              <w:rPr>
                <w:b/>
                <w:bCs/>
                <w:sz w:val="20"/>
                <w:szCs w:val="20"/>
              </w:rPr>
              <w:t>HẾT PHỤ LỤC 03</w:t>
            </w:r>
          </w:p>
        </w:tc>
      </w:tr>
    </w:tbl>
    <w:p w14:paraId="4FF58E51" w14:textId="77777777" w:rsidR="009900E5" w:rsidRDefault="009900E5">
      <w:pPr>
        <w:rPr>
          <w:sz w:val="20"/>
          <w:szCs w:val="20"/>
        </w:rPr>
      </w:pPr>
    </w:p>
    <w:p w14:paraId="1A619BCF" w14:textId="77777777" w:rsidR="009900E5" w:rsidRDefault="009900E5"/>
    <w:sectPr w:rsidR="009900E5">
      <w:pgSz w:w="11909" w:h="16834"/>
      <w:pgMar w:top="450" w:right="659" w:bottom="288" w:left="1152" w:header="14" w:footer="3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DF06B" w14:textId="77777777" w:rsidR="00A50D51" w:rsidRDefault="00A50D51">
      <w:r>
        <w:separator/>
      </w:r>
    </w:p>
  </w:endnote>
  <w:endnote w:type="continuationSeparator" w:id="0">
    <w:p w14:paraId="0D1817E8" w14:textId="77777777" w:rsidR="00A50D51" w:rsidRDefault="00A50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310D33A3-637F-4ACF-8084-1BE830557FA4}"/>
  </w:font>
  <w:font w:name="Verdana">
    <w:panose1 w:val="020B0604030504040204"/>
    <w:charset w:val="00"/>
    <w:family w:val="swiss"/>
    <w:pitch w:val="variable"/>
    <w:sig w:usb0="A00006FF" w:usb1="4000205B" w:usb2="00000010" w:usb3="00000000" w:csb0="0000019F" w:csb1="00000000"/>
    <w:embedBold r:id="rId2" w:fontKey="{09245EC0-27BD-4759-A851-BEE2C8F547F1}"/>
  </w:font>
  <w:font w:name="Segoe UI">
    <w:panose1 w:val="020B0502040204020203"/>
    <w:charset w:val="00"/>
    <w:family w:val="swiss"/>
    <w:pitch w:val="variable"/>
    <w:sig w:usb0="E4002EFF" w:usb1="C000E47F" w:usb2="00000009" w:usb3="00000000" w:csb0="000001FF" w:csb1="00000000"/>
    <w:embedRegular r:id="rId3" w:fontKey="{30CDF77F-B978-4C49-8DAF-06D9F3A2BF5F}"/>
  </w:font>
  <w:font w:name="Georgia">
    <w:panose1 w:val="02040502050405020303"/>
    <w:charset w:val="00"/>
    <w:family w:val="roman"/>
    <w:pitch w:val="variable"/>
    <w:sig w:usb0="00000287" w:usb1="00000000" w:usb2="00000000" w:usb3="00000000" w:csb0="0000009F" w:csb1="00000000"/>
    <w:embedItalic r:id="rId4" w:fontKey="{CCC3FF7D-CE4E-4F6D-84EC-1DA54BC6BC28}"/>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48AE4F23-97C1-4AE3-AEE1-A1217C33C975}"/>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8DE38CD5-A5EE-487F-9A8A-F630D9A1AD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2C0F" w14:textId="77777777" w:rsidR="009900E5" w:rsidRDefault="009900E5">
    <w:pP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E392" w14:textId="77777777" w:rsidR="009900E5" w:rsidRDefault="009900E5">
    <w:pPr>
      <w:tabs>
        <w:tab w:val="center" w:pos="0"/>
        <w:tab w:val="right" w:pos="9639"/>
        <w:tab w:val="right" w:pos="10065"/>
      </w:tabs>
      <w:rPr>
        <w:i/>
        <w:iCs/>
        <w:color w:val="000000"/>
        <w:sz w:val="20"/>
        <w:szCs w:val="20"/>
      </w:rPr>
    </w:pPr>
  </w:p>
  <w:p w14:paraId="51020213" w14:textId="77777777" w:rsidR="009900E5" w:rsidRDefault="00000000">
    <w:pPr>
      <w:tabs>
        <w:tab w:val="center" w:pos="0"/>
        <w:tab w:val="right" w:pos="9639"/>
        <w:tab w:val="right" w:pos="10065"/>
      </w:tabs>
      <w:rPr>
        <w:color w:val="000000"/>
        <w:sz w:val="20"/>
        <w:szCs w:val="20"/>
      </w:rPr>
    </w:pPr>
    <w:r>
      <w:rPr>
        <w:i/>
        <w:iCs/>
        <w:color w:val="000000"/>
        <w:sz w:val="20"/>
        <w:szCs w:val="20"/>
      </w:rPr>
      <w:t xml:space="preserve">Hợp đồng </w:t>
    </w:r>
    <w:r>
      <w:rPr>
        <w:i/>
        <w:iCs/>
        <w:sz w:val="20"/>
        <w:szCs w:val="20"/>
      </w:rPr>
      <w:t xml:space="preserve">dịch vụ </w:t>
    </w:r>
    <w:r>
      <w:rPr>
        <w:i/>
        <w:iCs/>
        <w:color w:val="000000"/>
        <w:sz w:val="20"/>
        <w:szCs w:val="20"/>
      </w:rPr>
      <w:t xml:space="preserve">version </w:t>
    </w:r>
    <w:r>
      <w:rPr>
        <w:i/>
        <w:iCs/>
        <w:sz w:val="20"/>
        <w:szCs w:val="20"/>
      </w:rPr>
      <w:t>1</w:t>
    </w:r>
    <w:r>
      <w:rPr>
        <w:i/>
        <w:iCs/>
        <w:color w:val="000000"/>
        <w:sz w:val="20"/>
        <w:szCs w:val="20"/>
      </w:rPr>
      <w:t xml:space="preserve"> </w:t>
    </w:r>
    <w:r>
      <w:rPr>
        <w:i/>
        <w:iCs/>
        <w:sz w:val="20"/>
        <w:szCs w:val="20"/>
      </w:rPr>
      <w:t>Apr2026</w:t>
    </w:r>
    <w:r>
      <w:rPr>
        <w:color w:val="000000"/>
        <w:sz w:val="20"/>
        <w:szCs w:val="20"/>
      </w:rPr>
      <w:tab/>
      <w:t xml:space="preserve">   Trang </w:t>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t>15</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D0F8" w14:textId="77777777" w:rsidR="009900E5" w:rsidRDefault="009900E5">
    <w:pPr>
      <w:tabs>
        <w:tab w:val="center" w:pos="4320"/>
        <w:tab w:val="right" w:pos="864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4371" w14:textId="77777777" w:rsidR="00A50D51" w:rsidRDefault="00A50D51">
      <w:r>
        <w:separator/>
      </w:r>
    </w:p>
  </w:footnote>
  <w:footnote w:type="continuationSeparator" w:id="0">
    <w:p w14:paraId="4C79594F" w14:textId="77777777" w:rsidR="00A50D51" w:rsidRDefault="00A50D51">
      <w:r>
        <w:continuationSeparator/>
      </w:r>
    </w:p>
  </w:footnote>
  <w:footnote w:id="1">
    <w:p w14:paraId="14F1BEED" w14:textId="77777777" w:rsidR="009900E5" w:rsidRDefault="00000000">
      <w:pPr>
        <w:jc w:val="both"/>
        <w:rPr>
          <w:color w:val="000000"/>
          <w:sz w:val="16"/>
          <w:szCs w:val="16"/>
        </w:rPr>
      </w:pPr>
      <w:r>
        <w:rPr>
          <w:vertAlign w:val="superscript"/>
        </w:rPr>
        <w:footnoteRef/>
      </w:r>
      <w:r>
        <w:rPr>
          <w:i/>
          <w:iCs/>
          <w:color w:val="000000"/>
          <w:sz w:val="16"/>
          <w:szCs w:val="16"/>
        </w:rPr>
        <w:t xml:space="preserve"> Phiếu có giá trị quy đổi có thể được bồi thường bao gồm phiếu mua hàng giảm giá, phiếu quà tặng, hoặc các loại phiếu tương tự có giá trị quy đổi thành lợi ích.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9E59" w14:textId="77777777" w:rsidR="009900E5" w:rsidRDefault="009900E5">
    <w:pP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ED4A" w14:textId="77777777" w:rsidR="009900E5" w:rsidRDefault="009900E5">
    <w:pPr>
      <w:tabs>
        <w:tab w:val="center" w:pos="4320"/>
        <w:tab w:val="right" w:pos="864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965"/>
    <w:multiLevelType w:val="multilevel"/>
    <w:tmpl w:val="03685965"/>
    <w:lvl w:ilvl="0">
      <w:start w:val="1"/>
      <w:numFmt w:val="bullet"/>
      <w:lvlText w:val="●"/>
      <w:lvlJc w:val="left"/>
      <w:pPr>
        <w:ind w:left="786" w:hanging="360"/>
      </w:pPr>
      <w:rPr>
        <w:rFonts w:ascii="Noto Sans Symbols" w:eastAsia="Noto Sans Symbols" w:hAnsi="Noto Sans Symbols" w:cs="Noto Sans Symbols"/>
        <w:b w:val="0"/>
        <w:bCs w:val="0"/>
        <w:vertAlign w:val="baseline"/>
      </w:rPr>
    </w:lvl>
    <w:lvl w:ilvl="1">
      <w:start w:val="1"/>
      <w:numFmt w:val="bullet"/>
      <w:lvlText w:val="o"/>
      <w:lvlJc w:val="left"/>
      <w:pPr>
        <w:ind w:left="1506" w:hanging="360"/>
      </w:pPr>
      <w:rPr>
        <w:rFonts w:ascii="Courier New" w:eastAsia="Courier New" w:hAnsi="Courier New" w:cs="Courier New"/>
        <w:vertAlign w:val="baseline"/>
      </w:rPr>
    </w:lvl>
    <w:lvl w:ilvl="2">
      <w:start w:val="1"/>
      <w:numFmt w:val="bullet"/>
      <w:lvlText w:val="▪"/>
      <w:lvlJc w:val="left"/>
      <w:pPr>
        <w:ind w:left="2226" w:hanging="360"/>
      </w:pPr>
      <w:rPr>
        <w:rFonts w:ascii="Noto Sans Symbols" w:eastAsia="Noto Sans Symbols" w:hAnsi="Noto Sans Symbols" w:cs="Noto Sans Symbols"/>
        <w:vertAlign w:val="baseline"/>
      </w:rPr>
    </w:lvl>
    <w:lvl w:ilvl="3">
      <w:start w:val="1"/>
      <w:numFmt w:val="bullet"/>
      <w:lvlText w:val="●"/>
      <w:lvlJc w:val="left"/>
      <w:pPr>
        <w:ind w:left="2946" w:hanging="360"/>
      </w:pPr>
      <w:rPr>
        <w:rFonts w:ascii="Noto Sans Symbols" w:eastAsia="Noto Sans Symbols" w:hAnsi="Noto Sans Symbols" w:cs="Noto Sans Symbols"/>
        <w:vertAlign w:val="baseline"/>
      </w:rPr>
    </w:lvl>
    <w:lvl w:ilvl="4">
      <w:start w:val="1"/>
      <w:numFmt w:val="bullet"/>
      <w:lvlText w:val="o"/>
      <w:lvlJc w:val="left"/>
      <w:pPr>
        <w:ind w:left="3666" w:hanging="360"/>
      </w:pPr>
      <w:rPr>
        <w:rFonts w:ascii="Courier New" w:eastAsia="Courier New" w:hAnsi="Courier New" w:cs="Courier New"/>
        <w:vertAlign w:val="baseline"/>
      </w:rPr>
    </w:lvl>
    <w:lvl w:ilvl="5">
      <w:start w:val="1"/>
      <w:numFmt w:val="bullet"/>
      <w:lvlText w:val="▪"/>
      <w:lvlJc w:val="left"/>
      <w:pPr>
        <w:ind w:left="4386" w:hanging="360"/>
      </w:pPr>
      <w:rPr>
        <w:rFonts w:ascii="Noto Sans Symbols" w:eastAsia="Noto Sans Symbols" w:hAnsi="Noto Sans Symbols" w:cs="Noto Sans Symbols"/>
        <w:vertAlign w:val="baseline"/>
      </w:rPr>
    </w:lvl>
    <w:lvl w:ilvl="6">
      <w:start w:val="1"/>
      <w:numFmt w:val="bullet"/>
      <w:lvlText w:val="●"/>
      <w:lvlJc w:val="left"/>
      <w:pPr>
        <w:ind w:left="5106" w:hanging="360"/>
      </w:pPr>
      <w:rPr>
        <w:rFonts w:ascii="Noto Sans Symbols" w:eastAsia="Noto Sans Symbols" w:hAnsi="Noto Sans Symbols" w:cs="Noto Sans Symbols"/>
        <w:vertAlign w:val="baseline"/>
      </w:rPr>
    </w:lvl>
    <w:lvl w:ilvl="7">
      <w:start w:val="1"/>
      <w:numFmt w:val="bullet"/>
      <w:lvlText w:val="o"/>
      <w:lvlJc w:val="left"/>
      <w:pPr>
        <w:ind w:left="5826" w:hanging="360"/>
      </w:pPr>
      <w:rPr>
        <w:rFonts w:ascii="Courier New" w:eastAsia="Courier New" w:hAnsi="Courier New" w:cs="Courier New"/>
        <w:vertAlign w:val="baseline"/>
      </w:rPr>
    </w:lvl>
    <w:lvl w:ilvl="8">
      <w:start w:val="1"/>
      <w:numFmt w:val="bullet"/>
      <w:lvlText w:val="▪"/>
      <w:lvlJc w:val="left"/>
      <w:pPr>
        <w:ind w:left="6546" w:hanging="360"/>
      </w:pPr>
      <w:rPr>
        <w:rFonts w:ascii="Noto Sans Symbols" w:eastAsia="Noto Sans Symbols" w:hAnsi="Noto Sans Symbols" w:cs="Noto Sans Symbols"/>
        <w:vertAlign w:val="baseline"/>
      </w:rPr>
    </w:lvl>
  </w:abstractNum>
  <w:abstractNum w:abstractNumId="1" w15:restartNumberingAfterBreak="0">
    <w:nsid w:val="0ABC001F"/>
    <w:multiLevelType w:val="multilevel"/>
    <w:tmpl w:val="0ABC001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AEF2453"/>
    <w:multiLevelType w:val="multilevel"/>
    <w:tmpl w:val="0AEF2453"/>
    <w:lvl w:ilvl="0">
      <w:start w:val="1"/>
      <w:numFmt w:val="lowerLetter"/>
      <w:lvlText w:val="(%1)"/>
      <w:lvlJc w:val="left"/>
      <w:pPr>
        <w:ind w:left="1080" w:hanging="360"/>
      </w:pPr>
      <w:rPr>
        <w:vertAlign w:val="baseline"/>
      </w:rPr>
    </w:lvl>
    <w:lvl w:ilvl="1">
      <w:start w:val="1"/>
      <w:numFmt w:val="lowerLetter"/>
      <w:lvlText w:val="(%2)"/>
      <w:lvlJc w:val="left"/>
      <w:pPr>
        <w:ind w:left="1800" w:hanging="360"/>
      </w:p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15:restartNumberingAfterBreak="0">
    <w:nsid w:val="0E13270E"/>
    <w:multiLevelType w:val="multilevel"/>
    <w:tmpl w:val="0E13270E"/>
    <w:lvl w:ilvl="0">
      <w:start w:val="1"/>
      <w:numFmt w:val="lowerLetter"/>
      <w:lvlText w:val="(%1)"/>
      <w:lvlJc w:val="left"/>
      <w:pPr>
        <w:ind w:left="1069" w:hanging="36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4" w15:restartNumberingAfterBreak="0">
    <w:nsid w:val="112A35B8"/>
    <w:multiLevelType w:val="multilevel"/>
    <w:tmpl w:val="112A35B8"/>
    <w:lvl w:ilvl="0">
      <w:start w:val="1"/>
      <w:numFmt w:val="lowerRoman"/>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4040375"/>
    <w:multiLevelType w:val="multilevel"/>
    <w:tmpl w:val="14040375"/>
    <w:lvl w:ilvl="0">
      <w:start w:val="3"/>
      <w:numFmt w:val="decimal"/>
      <w:lvlText w:val="%1"/>
      <w:lvlJc w:val="left"/>
      <w:pPr>
        <w:ind w:left="360" w:hanging="360"/>
      </w:pPr>
      <w:rPr>
        <w:b w:val="0"/>
        <w:bCs w:val="0"/>
        <w:vertAlign w:val="baseline"/>
      </w:rPr>
    </w:lvl>
    <w:lvl w:ilvl="1">
      <w:start w:val="1"/>
      <w:numFmt w:val="decimal"/>
      <w:lvlText w:val="%1.%2"/>
      <w:lvlJc w:val="left"/>
      <w:pPr>
        <w:ind w:left="720" w:hanging="360"/>
      </w:pPr>
      <w:rPr>
        <w:b w:val="0"/>
        <w:bCs w:val="0"/>
        <w:vertAlign w:val="baseline"/>
      </w:rPr>
    </w:lvl>
    <w:lvl w:ilvl="2">
      <w:start w:val="1"/>
      <w:numFmt w:val="decimal"/>
      <w:lvlText w:val="%1.%2.%3"/>
      <w:lvlJc w:val="left"/>
      <w:pPr>
        <w:ind w:left="1440" w:hanging="720"/>
      </w:pPr>
      <w:rPr>
        <w:b w:val="0"/>
        <w:bCs w:val="0"/>
        <w:vertAlign w:val="baseline"/>
      </w:rPr>
    </w:lvl>
    <w:lvl w:ilvl="3">
      <w:start w:val="1"/>
      <w:numFmt w:val="decimal"/>
      <w:lvlText w:val="%1.%2.%3.%4"/>
      <w:lvlJc w:val="left"/>
      <w:pPr>
        <w:ind w:left="1800" w:hanging="720"/>
      </w:pPr>
      <w:rPr>
        <w:b w:val="0"/>
        <w:bCs w:val="0"/>
        <w:vertAlign w:val="baseline"/>
      </w:rPr>
    </w:lvl>
    <w:lvl w:ilvl="4">
      <w:start w:val="1"/>
      <w:numFmt w:val="decimal"/>
      <w:lvlText w:val="%1.%2.%3.%4.%5"/>
      <w:lvlJc w:val="left"/>
      <w:pPr>
        <w:ind w:left="2520" w:hanging="1080"/>
      </w:pPr>
      <w:rPr>
        <w:b w:val="0"/>
        <w:bCs w:val="0"/>
        <w:vertAlign w:val="baseline"/>
      </w:rPr>
    </w:lvl>
    <w:lvl w:ilvl="5">
      <w:start w:val="1"/>
      <w:numFmt w:val="decimal"/>
      <w:lvlText w:val="%1.%2.%3.%4.%5.%6"/>
      <w:lvlJc w:val="left"/>
      <w:pPr>
        <w:ind w:left="2880" w:hanging="1080"/>
      </w:pPr>
      <w:rPr>
        <w:b w:val="0"/>
        <w:bCs w:val="0"/>
        <w:vertAlign w:val="baseline"/>
      </w:rPr>
    </w:lvl>
    <w:lvl w:ilvl="6">
      <w:start w:val="1"/>
      <w:numFmt w:val="decimal"/>
      <w:lvlText w:val="%1.%2.%3.%4.%5.%6.%7"/>
      <w:lvlJc w:val="left"/>
      <w:pPr>
        <w:ind w:left="3600" w:hanging="1440"/>
      </w:pPr>
      <w:rPr>
        <w:b w:val="0"/>
        <w:bCs w:val="0"/>
        <w:vertAlign w:val="baseline"/>
      </w:rPr>
    </w:lvl>
    <w:lvl w:ilvl="7">
      <w:start w:val="1"/>
      <w:numFmt w:val="decimal"/>
      <w:lvlText w:val="%1.%2.%3.%4.%5.%6.%7.%8"/>
      <w:lvlJc w:val="left"/>
      <w:pPr>
        <w:ind w:left="3960" w:hanging="1440"/>
      </w:pPr>
      <w:rPr>
        <w:b w:val="0"/>
        <w:bCs w:val="0"/>
        <w:vertAlign w:val="baseline"/>
      </w:rPr>
    </w:lvl>
    <w:lvl w:ilvl="8">
      <w:start w:val="1"/>
      <w:numFmt w:val="decimal"/>
      <w:lvlText w:val="%1.%2.%3.%4.%5.%6.%7.%8.%9"/>
      <w:lvlJc w:val="left"/>
      <w:pPr>
        <w:ind w:left="4320" w:hanging="1440"/>
      </w:pPr>
      <w:rPr>
        <w:b w:val="0"/>
        <w:bCs w:val="0"/>
        <w:vertAlign w:val="baseline"/>
      </w:rPr>
    </w:lvl>
  </w:abstractNum>
  <w:abstractNum w:abstractNumId="6" w15:restartNumberingAfterBreak="0">
    <w:nsid w:val="15150CBA"/>
    <w:multiLevelType w:val="multilevel"/>
    <w:tmpl w:val="15150CBA"/>
    <w:lvl w:ilvl="0">
      <w:start w:val="1"/>
      <w:numFmt w:val="lowerLetter"/>
      <w:lvlText w:val="(%1)"/>
      <w:lvlJc w:val="left"/>
      <w:pPr>
        <w:ind w:left="720" w:hanging="360"/>
      </w:pPr>
      <w:rPr>
        <w:rFonts w:ascii="Times New Roman" w:eastAsia="Times New Roman" w:hAnsi="Times New Roman" w:cs="Times New Roman"/>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15687B25"/>
    <w:multiLevelType w:val="multilevel"/>
    <w:tmpl w:val="15687B25"/>
    <w:lvl w:ilvl="0">
      <w:start w:val="1"/>
      <w:numFmt w:val="decimal"/>
      <w:lvlText w:val="%1."/>
      <w:lvlJc w:val="left"/>
      <w:pPr>
        <w:ind w:left="720" w:hanging="360"/>
      </w:pPr>
      <w:rPr>
        <w:b/>
        <w:bCs/>
        <w:vertAlign w:val="baseline"/>
      </w:rPr>
    </w:lvl>
    <w:lvl w:ilvl="1">
      <w:start w:val="1"/>
      <w:numFmt w:val="lowerLetter"/>
      <w:lvlText w:val="(%2)"/>
      <w:lvlJc w:val="left"/>
      <w:pPr>
        <w:ind w:left="1080" w:hanging="360"/>
      </w:pPr>
    </w:lvl>
    <w:lvl w:ilvl="2">
      <w:start w:val="1"/>
      <w:numFmt w:val="decimal"/>
      <w:lvlText w:val="%1.%2.%3"/>
      <w:lvlJc w:val="left"/>
      <w:pPr>
        <w:ind w:left="1800" w:hanging="72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880" w:hanging="108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4320" w:hanging="1440"/>
      </w:pPr>
      <w:rPr>
        <w:vertAlign w:val="baseline"/>
      </w:rPr>
    </w:lvl>
    <w:lvl w:ilvl="8">
      <w:start w:val="1"/>
      <w:numFmt w:val="decimal"/>
      <w:lvlText w:val="%1.%2.%3.%4.%5.%6.%7.%8.%9"/>
      <w:lvlJc w:val="left"/>
      <w:pPr>
        <w:ind w:left="4680" w:hanging="1440"/>
      </w:pPr>
      <w:rPr>
        <w:vertAlign w:val="baseline"/>
      </w:rPr>
    </w:lvl>
  </w:abstractNum>
  <w:abstractNum w:abstractNumId="8" w15:restartNumberingAfterBreak="0">
    <w:nsid w:val="19145C4A"/>
    <w:multiLevelType w:val="multilevel"/>
    <w:tmpl w:val="19145C4A"/>
    <w:lvl w:ilvl="0">
      <w:start w:val="1"/>
      <w:numFmt w:val="lowerLetter"/>
      <w:lvlText w:val="(%1)"/>
      <w:lvlJc w:val="left"/>
      <w:pPr>
        <w:ind w:left="720" w:hanging="360"/>
      </w:pPr>
      <w:rPr>
        <w:rFonts w:ascii="Times New Roman" w:eastAsia="Times New Roman" w:hAnsi="Times New Roman" w:cs="Times New Roman"/>
        <w:b w:val="0"/>
        <w:bCs w:val="0"/>
        <w:i w:val="0"/>
        <w:iCs w:val="0"/>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1B7B7C9C"/>
    <w:multiLevelType w:val="multilevel"/>
    <w:tmpl w:val="1B7B7C9C"/>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0" w15:restartNumberingAfterBreak="0">
    <w:nsid w:val="1D155BAD"/>
    <w:multiLevelType w:val="multilevel"/>
    <w:tmpl w:val="1D155BAD"/>
    <w:lvl w:ilvl="0">
      <w:start w:val="1"/>
      <w:numFmt w:val="decimal"/>
      <w:lvlText w:val="%1"/>
      <w:lvlJc w:val="left"/>
      <w:pPr>
        <w:ind w:left="360" w:hanging="360"/>
      </w:pPr>
      <w:rPr>
        <w:vertAlign w:val="baseline"/>
      </w:rPr>
    </w:lvl>
    <w:lvl w:ilvl="1">
      <w:start w:val="1"/>
      <w:numFmt w:val="decimal"/>
      <w:lvlText w:val="%1.%2"/>
      <w:lvlJc w:val="left"/>
      <w:pPr>
        <w:ind w:left="720" w:hanging="360"/>
      </w:pPr>
      <w:rPr>
        <w:b w:val="0"/>
        <w:bCs w:val="0"/>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320" w:hanging="1440"/>
      </w:pPr>
      <w:rPr>
        <w:vertAlign w:val="baseline"/>
      </w:rPr>
    </w:lvl>
  </w:abstractNum>
  <w:abstractNum w:abstractNumId="11" w15:restartNumberingAfterBreak="0">
    <w:nsid w:val="1D4D5C25"/>
    <w:multiLevelType w:val="multilevel"/>
    <w:tmpl w:val="1D4D5C25"/>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2" w15:restartNumberingAfterBreak="0">
    <w:nsid w:val="1D76787B"/>
    <w:multiLevelType w:val="multilevel"/>
    <w:tmpl w:val="1D76787B"/>
    <w:lvl w:ilvl="0">
      <w:start w:val="1"/>
      <w:numFmt w:val="lowerRoman"/>
      <w:lvlText w:val="(%1)"/>
      <w:lvlJc w:val="left"/>
      <w:pPr>
        <w:ind w:left="2729" w:hanging="720"/>
      </w:pPr>
      <w:rPr>
        <w:i w:val="0"/>
        <w:iCs w:val="0"/>
        <w:vertAlign w:val="baseline"/>
      </w:rPr>
    </w:lvl>
    <w:lvl w:ilvl="1">
      <w:start w:val="1"/>
      <w:numFmt w:val="lowerLetter"/>
      <w:lvlText w:val="%2."/>
      <w:lvlJc w:val="left"/>
      <w:pPr>
        <w:ind w:left="3089" w:hanging="360"/>
      </w:pPr>
      <w:rPr>
        <w:b/>
        <w:bCs/>
        <w:vertAlign w:val="baseline"/>
      </w:rPr>
    </w:lvl>
    <w:lvl w:ilvl="2">
      <w:start w:val="1"/>
      <w:numFmt w:val="lowerLetter"/>
      <w:lvlText w:val="(%3)"/>
      <w:lvlJc w:val="left"/>
      <w:pPr>
        <w:ind w:left="3989" w:hanging="360"/>
      </w:pPr>
      <w:rPr>
        <w:b/>
        <w:bCs/>
        <w:vertAlign w:val="baseline"/>
      </w:rPr>
    </w:lvl>
    <w:lvl w:ilvl="3">
      <w:start w:val="1"/>
      <w:numFmt w:val="decimal"/>
      <w:lvlText w:val="%4."/>
      <w:lvlJc w:val="left"/>
      <w:pPr>
        <w:ind w:left="4529" w:hanging="360"/>
      </w:pPr>
      <w:rPr>
        <w:vertAlign w:val="baseline"/>
      </w:rPr>
    </w:lvl>
    <w:lvl w:ilvl="4">
      <w:start w:val="1"/>
      <w:numFmt w:val="lowerLetter"/>
      <w:lvlText w:val="%5."/>
      <w:lvlJc w:val="left"/>
      <w:pPr>
        <w:ind w:left="5249" w:hanging="360"/>
      </w:pPr>
      <w:rPr>
        <w:vertAlign w:val="baseline"/>
      </w:rPr>
    </w:lvl>
    <w:lvl w:ilvl="5">
      <w:start w:val="1"/>
      <w:numFmt w:val="lowerRoman"/>
      <w:lvlText w:val="%6."/>
      <w:lvlJc w:val="right"/>
      <w:pPr>
        <w:ind w:left="5969" w:hanging="180"/>
      </w:pPr>
      <w:rPr>
        <w:vertAlign w:val="baseline"/>
      </w:rPr>
    </w:lvl>
    <w:lvl w:ilvl="6">
      <w:start w:val="1"/>
      <w:numFmt w:val="decimal"/>
      <w:lvlText w:val="%7."/>
      <w:lvlJc w:val="left"/>
      <w:pPr>
        <w:ind w:left="6689" w:hanging="360"/>
      </w:pPr>
      <w:rPr>
        <w:vertAlign w:val="baseline"/>
      </w:rPr>
    </w:lvl>
    <w:lvl w:ilvl="7">
      <w:start w:val="1"/>
      <w:numFmt w:val="lowerLetter"/>
      <w:lvlText w:val="%8."/>
      <w:lvlJc w:val="left"/>
      <w:pPr>
        <w:ind w:left="7409" w:hanging="360"/>
      </w:pPr>
      <w:rPr>
        <w:vertAlign w:val="baseline"/>
      </w:rPr>
    </w:lvl>
    <w:lvl w:ilvl="8">
      <w:start w:val="1"/>
      <w:numFmt w:val="lowerRoman"/>
      <w:lvlText w:val="%9."/>
      <w:lvlJc w:val="right"/>
      <w:pPr>
        <w:ind w:left="8129" w:hanging="180"/>
      </w:pPr>
      <w:rPr>
        <w:vertAlign w:val="baseline"/>
      </w:rPr>
    </w:lvl>
  </w:abstractNum>
  <w:abstractNum w:abstractNumId="13" w15:restartNumberingAfterBreak="0">
    <w:nsid w:val="29BE1A01"/>
    <w:multiLevelType w:val="multilevel"/>
    <w:tmpl w:val="29BE1A01"/>
    <w:lvl w:ilvl="0">
      <w:start w:val="1"/>
      <w:numFmt w:val="decimal"/>
      <w:lvlText w:val="b.%1"/>
      <w:lvlJc w:val="left"/>
      <w:pPr>
        <w:ind w:left="2880" w:hanging="360"/>
      </w:pPr>
      <w:rPr>
        <w:vertAlign w:val="baseline"/>
      </w:rPr>
    </w:lvl>
    <w:lvl w:ilvl="1">
      <w:start w:val="1"/>
      <w:numFmt w:val="bullet"/>
      <w:lvlText w:val="o"/>
      <w:lvlJc w:val="left"/>
      <w:pPr>
        <w:ind w:left="3600" w:hanging="360"/>
      </w:pPr>
      <w:rPr>
        <w:rFonts w:ascii="Courier New" w:eastAsia="Courier New" w:hAnsi="Courier New" w:cs="Courier New"/>
        <w:vertAlign w:val="baseline"/>
      </w:rPr>
    </w:lvl>
    <w:lvl w:ilvl="2">
      <w:start w:val="1"/>
      <w:numFmt w:val="bullet"/>
      <w:lvlText w:val="▪"/>
      <w:lvlJc w:val="left"/>
      <w:pPr>
        <w:ind w:left="4320" w:hanging="360"/>
      </w:pPr>
      <w:rPr>
        <w:rFonts w:ascii="Noto Sans Symbols" w:eastAsia="Noto Sans Symbols" w:hAnsi="Noto Sans Symbols" w:cs="Noto Sans Symbols"/>
        <w:vertAlign w:val="baseline"/>
      </w:rPr>
    </w:lvl>
    <w:lvl w:ilvl="3">
      <w:start w:val="1"/>
      <w:numFmt w:val="bullet"/>
      <w:lvlText w:val="●"/>
      <w:lvlJc w:val="left"/>
      <w:pPr>
        <w:ind w:left="5040" w:hanging="360"/>
      </w:pPr>
      <w:rPr>
        <w:rFonts w:ascii="Noto Sans Symbols" w:eastAsia="Noto Sans Symbols" w:hAnsi="Noto Sans Symbols" w:cs="Noto Sans Symbols"/>
        <w:vertAlign w:val="baseline"/>
      </w:rPr>
    </w:lvl>
    <w:lvl w:ilvl="4">
      <w:start w:val="1"/>
      <w:numFmt w:val="bullet"/>
      <w:lvlText w:val="o"/>
      <w:lvlJc w:val="left"/>
      <w:pPr>
        <w:ind w:left="5760" w:hanging="360"/>
      </w:pPr>
      <w:rPr>
        <w:rFonts w:ascii="Courier New" w:eastAsia="Courier New" w:hAnsi="Courier New" w:cs="Courier New"/>
        <w:vertAlign w:val="baseline"/>
      </w:rPr>
    </w:lvl>
    <w:lvl w:ilvl="5">
      <w:start w:val="1"/>
      <w:numFmt w:val="bullet"/>
      <w:lvlText w:val="▪"/>
      <w:lvlJc w:val="left"/>
      <w:pPr>
        <w:ind w:left="6480" w:hanging="360"/>
      </w:pPr>
      <w:rPr>
        <w:rFonts w:ascii="Noto Sans Symbols" w:eastAsia="Noto Sans Symbols" w:hAnsi="Noto Sans Symbols" w:cs="Noto Sans Symbols"/>
        <w:vertAlign w:val="baseline"/>
      </w:rPr>
    </w:lvl>
    <w:lvl w:ilvl="6">
      <w:start w:val="1"/>
      <w:numFmt w:val="bullet"/>
      <w:lvlText w:val="●"/>
      <w:lvlJc w:val="left"/>
      <w:pPr>
        <w:ind w:left="7200" w:hanging="360"/>
      </w:pPr>
      <w:rPr>
        <w:rFonts w:ascii="Noto Sans Symbols" w:eastAsia="Noto Sans Symbols" w:hAnsi="Noto Sans Symbols" w:cs="Noto Sans Symbols"/>
        <w:vertAlign w:val="baseline"/>
      </w:rPr>
    </w:lvl>
    <w:lvl w:ilvl="7">
      <w:start w:val="1"/>
      <w:numFmt w:val="bullet"/>
      <w:lvlText w:val="o"/>
      <w:lvlJc w:val="left"/>
      <w:pPr>
        <w:ind w:left="7920" w:hanging="360"/>
      </w:pPr>
      <w:rPr>
        <w:rFonts w:ascii="Courier New" w:eastAsia="Courier New" w:hAnsi="Courier New" w:cs="Courier New"/>
        <w:vertAlign w:val="baseline"/>
      </w:rPr>
    </w:lvl>
    <w:lvl w:ilvl="8">
      <w:start w:val="1"/>
      <w:numFmt w:val="bullet"/>
      <w:lvlText w:val="▪"/>
      <w:lvlJc w:val="left"/>
      <w:pPr>
        <w:ind w:left="8640" w:hanging="360"/>
      </w:pPr>
      <w:rPr>
        <w:rFonts w:ascii="Noto Sans Symbols" w:eastAsia="Noto Sans Symbols" w:hAnsi="Noto Sans Symbols" w:cs="Noto Sans Symbols"/>
        <w:vertAlign w:val="baseline"/>
      </w:rPr>
    </w:lvl>
  </w:abstractNum>
  <w:abstractNum w:abstractNumId="14" w15:restartNumberingAfterBreak="0">
    <w:nsid w:val="2D374DA6"/>
    <w:multiLevelType w:val="multilevel"/>
    <w:tmpl w:val="2D374D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FE350C8"/>
    <w:multiLevelType w:val="multilevel"/>
    <w:tmpl w:val="2FE350C8"/>
    <w:lvl w:ilvl="0">
      <w:start w:val="1"/>
      <w:numFmt w:val="decimal"/>
      <w:lvlText w:val="6.%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A24EFC"/>
    <w:multiLevelType w:val="multilevel"/>
    <w:tmpl w:val="31A24EFC"/>
    <w:lvl w:ilvl="0">
      <w:start w:val="1"/>
      <w:numFmt w:val="lowerLetter"/>
      <w:lvlText w:val="%1."/>
      <w:lvlJc w:val="left"/>
      <w:pPr>
        <w:ind w:left="2759" w:hanging="360"/>
      </w:pPr>
      <w:rPr>
        <w:b/>
        <w:bCs/>
        <w:i w:val="0"/>
        <w:iCs w:val="0"/>
        <w:u w:val="none"/>
        <w:vertAlign w:val="baseline"/>
      </w:rPr>
    </w:lvl>
    <w:lvl w:ilvl="1">
      <w:start w:val="1"/>
      <w:numFmt w:val="lowerRoman"/>
      <w:lvlText w:val="%2."/>
      <w:lvlJc w:val="right"/>
      <w:pPr>
        <w:ind w:left="720" w:hanging="360"/>
      </w:pPr>
      <w:rPr>
        <w:u w:val="none"/>
        <w:vertAlign w:val="baseline"/>
      </w:rPr>
    </w:lvl>
    <w:lvl w:ilvl="2">
      <w:start w:val="1"/>
      <w:numFmt w:val="decimal"/>
      <w:lvlText w:val="%3."/>
      <w:lvlJc w:val="left"/>
      <w:pPr>
        <w:ind w:left="1440" w:hanging="360"/>
      </w:pPr>
      <w:rPr>
        <w:b/>
        <w:bCs/>
        <w:u w:val="none"/>
        <w:vertAlign w:val="baseline"/>
      </w:rPr>
    </w:lvl>
    <w:lvl w:ilvl="3">
      <w:start w:val="1"/>
      <w:numFmt w:val="lowerLetter"/>
      <w:lvlText w:val="%4."/>
      <w:lvlJc w:val="left"/>
      <w:pPr>
        <w:ind w:left="2160" w:hanging="360"/>
      </w:pPr>
      <w:rPr>
        <w:u w:val="none"/>
        <w:vertAlign w:val="baseline"/>
      </w:rPr>
    </w:lvl>
    <w:lvl w:ilvl="4">
      <w:start w:val="1"/>
      <w:numFmt w:val="lowerRoman"/>
      <w:lvlText w:val="%5."/>
      <w:lvlJc w:val="right"/>
      <w:pPr>
        <w:ind w:left="2880" w:hanging="360"/>
      </w:pPr>
      <w:rPr>
        <w:u w:val="none"/>
        <w:vertAlign w:val="baseline"/>
      </w:rPr>
    </w:lvl>
    <w:lvl w:ilvl="5">
      <w:start w:val="1"/>
      <w:numFmt w:val="decimal"/>
      <w:lvlText w:val="%6."/>
      <w:lvlJc w:val="left"/>
      <w:pPr>
        <w:ind w:left="3600" w:hanging="360"/>
      </w:pPr>
      <w:rPr>
        <w:u w:val="none"/>
        <w:vertAlign w:val="baseline"/>
      </w:rPr>
    </w:lvl>
    <w:lvl w:ilvl="6">
      <w:start w:val="1"/>
      <w:numFmt w:val="lowerLetter"/>
      <w:lvlText w:val="%7."/>
      <w:lvlJc w:val="left"/>
      <w:pPr>
        <w:ind w:left="4320" w:hanging="360"/>
      </w:pPr>
      <w:rPr>
        <w:u w:val="none"/>
        <w:vertAlign w:val="baseline"/>
      </w:rPr>
    </w:lvl>
    <w:lvl w:ilvl="7">
      <w:start w:val="1"/>
      <w:numFmt w:val="lowerRoman"/>
      <w:lvlText w:val="%8."/>
      <w:lvlJc w:val="right"/>
      <w:pPr>
        <w:ind w:left="5040" w:hanging="360"/>
      </w:pPr>
      <w:rPr>
        <w:u w:val="none"/>
        <w:vertAlign w:val="baseline"/>
      </w:rPr>
    </w:lvl>
    <w:lvl w:ilvl="8">
      <w:start w:val="1"/>
      <w:numFmt w:val="decimal"/>
      <w:lvlText w:val="%9."/>
      <w:lvlJc w:val="left"/>
      <w:pPr>
        <w:ind w:left="5760" w:hanging="360"/>
      </w:pPr>
      <w:rPr>
        <w:u w:val="none"/>
        <w:vertAlign w:val="baseline"/>
      </w:rPr>
    </w:lvl>
  </w:abstractNum>
  <w:abstractNum w:abstractNumId="17" w15:restartNumberingAfterBreak="0">
    <w:nsid w:val="32744476"/>
    <w:multiLevelType w:val="multilevel"/>
    <w:tmpl w:val="327444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3ABE50DF"/>
    <w:multiLevelType w:val="multilevel"/>
    <w:tmpl w:val="3ABE50DF"/>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9" w15:restartNumberingAfterBreak="0">
    <w:nsid w:val="3B591417"/>
    <w:multiLevelType w:val="multilevel"/>
    <w:tmpl w:val="3B591417"/>
    <w:lvl w:ilvl="0">
      <w:start w:val="1"/>
      <w:numFmt w:val="lowerRoman"/>
      <w:lvlText w:val="(%1)"/>
      <w:lvlJc w:val="left"/>
      <w:pPr>
        <w:ind w:left="8132" w:hanging="360"/>
      </w:pPr>
      <w:rPr>
        <w:i w:val="0"/>
        <w:iCs w:val="0"/>
        <w:vertAlign w:val="baseline"/>
      </w:rPr>
    </w:lvl>
    <w:lvl w:ilvl="1">
      <w:start w:val="1"/>
      <w:numFmt w:val="bullet"/>
      <w:lvlText w:val="o"/>
      <w:lvlJc w:val="left"/>
      <w:pPr>
        <w:ind w:left="8852" w:hanging="360"/>
      </w:pPr>
      <w:rPr>
        <w:rFonts w:ascii="Courier New" w:eastAsia="Courier New" w:hAnsi="Courier New" w:cs="Courier New"/>
        <w:vertAlign w:val="baseline"/>
      </w:rPr>
    </w:lvl>
    <w:lvl w:ilvl="2">
      <w:start w:val="1"/>
      <w:numFmt w:val="bullet"/>
      <w:lvlText w:val="▪"/>
      <w:lvlJc w:val="left"/>
      <w:pPr>
        <w:ind w:left="9572" w:hanging="360"/>
      </w:pPr>
      <w:rPr>
        <w:rFonts w:ascii="Noto Sans Symbols" w:eastAsia="Noto Sans Symbols" w:hAnsi="Noto Sans Symbols" w:cs="Noto Sans Symbols"/>
        <w:vertAlign w:val="baseline"/>
      </w:rPr>
    </w:lvl>
    <w:lvl w:ilvl="3">
      <w:start w:val="1"/>
      <w:numFmt w:val="bullet"/>
      <w:lvlText w:val="●"/>
      <w:lvlJc w:val="left"/>
      <w:pPr>
        <w:ind w:left="10292" w:hanging="360"/>
      </w:pPr>
      <w:rPr>
        <w:rFonts w:ascii="Noto Sans Symbols" w:eastAsia="Noto Sans Symbols" w:hAnsi="Noto Sans Symbols" w:cs="Noto Sans Symbols"/>
        <w:vertAlign w:val="baseline"/>
      </w:rPr>
    </w:lvl>
    <w:lvl w:ilvl="4">
      <w:start w:val="1"/>
      <w:numFmt w:val="bullet"/>
      <w:lvlText w:val="o"/>
      <w:lvlJc w:val="left"/>
      <w:pPr>
        <w:ind w:left="11012" w:hanging="360"/>
      </w:pPr>
      <w:rPr>
        <w:rFonts w:ascii="Courier New" w:eastAsia="Courier New" w:hAnsi="Courier New" w:cs="Courier New"/>
        <w:vertAlign w:val="baseline"/>
      </w:rPr>
    </w:lvl>
    <w:lvl w:ilvl="5">
      <w:start w:val="1"/>
      <w:numFmt w:val="bullet"/>
      <w:lvlText w:val="▪"/>
      <w:lvlJc w:val="left"/>
      <w:pPr>
        <w:ind w:left="11732" w:hanging="360"/>
      </w:pPr>
      <w:rPr>
        <w:rFonts w:ascii="Noto Sans Symbols" w:eastAsia="Noto Sans Symbols" w:hAnsi="Noto Sans Symbols" w:cs="Noto Sans Symbols"/>
        <w:vertAlign w:val="baseline"/>
      </w:rPr>
    </w:lvl>
    <w:lvl w:ilvl="6">
      <w:start w:val="1"/>
      <w:numFmt w:val="bullet"/>
      <w:lvlText w:val="●"/>
      <w:lvlJc w:val="left"/>
      <w:pPr>
        <w:ind w:left="12452" w:hanging="360"/>
      </w:pPr>
      <w:rPr>
        <w:rFonts w:ascii="Noto Sans Symbols" w:eastAsia="Noto Sans Symbols" w:hAnsi="Noto Sans Symbols" w:cs="Noto Sans Symbols"/>
        <w:vertAlign w:val="baseline"/>
      </w:rPr>
    </w:lvl>
    <w:lvl w:ilvl="7">
      <w:start w:val="1"/>
      <w:numFmt w:val="bullet"/>
      <w:lvlText w:val="o"/>
      <w:lvlJc w:val="left"/>
      <w:pPr>
        <w:ind w:left="13172" w:hanging="360"/>
      </w:pPr>
      <w:rPr>
        <w:rFonts w:ascii="Courier New" w:eastAsia="Courier New" w:hAnsi="Courier New" w:cs="Courier New"/>
        <w:vertAlign w:val="baseline"/>
      </w:rPr>
    </w:lvl>
    <w:lvl w:ilvl="8">
      <w:start w:val="1"/>
      <w:numFmt w:val="bullet"/>
      <w:lvlText w:val="▪"/>
      <w:lvlJc w:val="left"/>
      <w:pPr>
        <w:ind w:left="13892" w:hanging="360"/>
      </w:pPr>
      <w:rPr>
        <w:rFonts w:ascii="Noto Sans Symbols" w:eastAsia="Noto Sans Symbols" w:hAnsi="Noto Sans Symbols" w:cs="Noto Sans Symbols"/>
        <w:vertAlign w:val="baseline"/>
      </w:rPr>
    </w:lvl>
  </w:abstractNum>
  <w:abstractNum w:abstractNumId="20" w15:restartNumberingAfterBreak="0">
    <w:nsid w:val="3F253697"/>
    <w:multiLevelType w:val="multilevel"/>
    <w:tmpl w:val="3F2536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44E5564C"/>
    <w:multiLevelType w:val="multilevel"/>
    <w:tmpl w:val="44E5564C"/>
    <w:lvl w:ilvl="0">
      <w:start w:val="4"/>
      <w:numFmt w:val="decimal"/>
      <w:lvlText w:val="%1"/>
      <w:lvlJc w:val="left"/>
      <w:pPr>
        <w:ind w:left="360" w:hanging="360"/>
      </w:pPr>
      <w:rPr>
        <w:vertAlign w:val="baseline"/>
      </w:rPr>
    </w:lvl>
    <w:lvl w:ilvl="1">
      <w:start w:val="1"/>
      <w:numFmt w:val="decimal"/>
      <w:lvlText w:val="%1.%2"/>
      <w:lvlJc w:val="left"/>
      <w:pPr>
        <w:ind w:left="360" w:hanging="360"/>
      </w:pPr>
      <w:rPr>
        <w:b w:val="0"/>
        <w:bCs w:val="0"/>
        <w:color w:val="00000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2" w15:restartNumberingAfterBreak="0">
    <w:nsid w:val="4A8A4A46"/>
    <w:multiLevelType w:val="multilevel"/>
    <w:tmpl w:val="4A8A4A46"/>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EBA0C57"/>
    <w:multiLevelType w:val="multilevel"/>
    <w:tmpl w:val="4EBA0C57"/>
    <w:lvl w:ilvl="0">
      <w:start w:val="1"/>
      <w:numFmt w:val="decimal"/>
      <w:lvlText w:val="%1."/>
      <w:lvlJc w:val="left"/>
      <w:pPr>
        <w:ind w:left="720" w:hanging="360"/>
      </w:pPr>
      <w:rPr>
        <w:vertAlign w:val="baseline"/>
      </w:rPr>
    </w:lvl>
    <w:lvl w:ilvl="1">
      <w:start w:val="1"/>
      <w:numFmt w:val="decimal"/>
      <w:lvlText w:val="%1.%2"/>
      <w:lvlJc w:val="left"/>
      <w:pPr>
        <w:ind w:left="720" w:hanging="360"/>
      </w:pPr>
      <w:rPr>
        <w:b/>
        <w:bCs/>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24" w15:restartNumberingAfterBreak="0">
    <w:nsid w:val="50A03D7C"/>
    <w:multiLevelType w:val="multilevel"/>
    <w:tmpl w:val="50A03D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57925673"/>
    <w:multiLevelType w:val="multilevel"/>
    <w:tmpl w:val="57925673"/>
    <w:lvl w:ilvl="0">
      <w:start w:val="1"/>
      <w:numFmt w:val="decimal"/>
      <w:lvlText w:val="5.%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5FF631AD"/>
    <w:multiLevelType w:val="multilevel"/>
    <w:tmpl w:val="5FF631AD"/>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2BA5671"/>
    <w:multiLevelType w:val="multilevel"/>
    <w:tmpl w:val="62BA5671"/>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6EC3040"/>
    <w:multiLevelType w:val="multilevel"/>
    <w:tmpl w:val="66EC3040"/>
    <w:lvl w:ilvl="0">
      <w:start w:val="1"/>
      <w:numFmt w:val="lowerLetter"/>
      <w:lvlText w:val="(%1)"/>
      <w:lvlJc w:val="lef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6AA21A86"/>
    <w:multiLevelType w:val="multilevel"/>
    <w:tmpl w:val="6AA21A86"/>
    <w:lvl w:ilvl="0">
      <w:start w:val="5"/>
      <w:numFmt w:val="decimal"/>
      <w:lvlText w:val="%1"/>
      <w:lvlJc w:val="left"/>
      <w:pPr>
        <w:ind w:left="360" w:hanging="360"/>
      </w:pPr>
      <w:rPr>
        <w:vertAlign w:val="baseline"/>
      </w:rPr>
    </w:lvl>
    <w:lvl w:ilvl="1">
      <w:start w:val="1"/>
      <w:numFmt w:val="decimal"/>
      <w:lvlText w:val="7.%2"/>
      <w:lvlJc w:val="left"/>
      <w:pPr>
        <w:ind w:left="720" w:hanging="360"/>
      </w:pPr>
      <w:rPr>
        <w:b w:val="0"/>
        <w:bCs w:val="0"/>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200" w:hanging="1440"/>
      </w:pPr>
      <w:rPr>
        <w:vertAlign w:val="baseline"/>
      </w:rPr>
    </w:lvl>
  </w:abstractNum>
  <w:abstractNum w:abstractNumId="30" w15:restartNumberingAfterBreak="0">
    <w:nsid w:val="6AC4321A"/>
    <w:multiLevelType w:val="multilevel"/>
    <w:tmpl w:val="6AC4321A"/>
    <w:lvl w:ilvl="0">
      <w:start w:val="9"/>
      <w:numFmt w:val="decimal"/>
      <w:lvlText w:val="%1"/>
      <w:lvlJc w:val="left"/>
      <w:pPr>
        <w:ind w:left="360" w:hanging="360"/>
      </w:pPr>
      <w:rPr>
        <w:vertAlign w:val="baseline"/>
      </w:rPr>
    </w:lvl>
    <w:lvl w:ilvl="1">
      <w:start w:val="1"/>
      <w:numFmt w:val="decimal"/>
      <w:lvlText w:val="%1.%2"/>
      <w:lvlJc w:val="left"/>
      <w:pPr>
        <w:ind w:left="720" w:hanging="360"/>
      </w:pPr>
      <w:rPr>
        <w:b/>
        <w:bCs/>
        <w:vertAlign w:val="baseline"/>
      </w:rPr>
    </w:lvl>
    <w:lvl w:ilvl="2">
      <w:start w:val="1"/>
      <w:numFmt w:val="lowerRoman"/>
      <w:lvlText w:val="(%3)"/>
      <w:lvlJc w:val="left"/>
      <w:pPr>
        <w:ind w:left="1440" w:hanging="720"/>
      </w:pPr>
      <w:rPr>
        <w:rFonts w:ascii="Times New Roman" w:eastAsia="Times New Roman" w:hAnsi="Times New Roman" w:cs="Times New Roman"/>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31" w15:restartNumberingAfterBreak="0">
    <w:nsid w:val="6FA9034F"/>
    <w:multiLevelType w:val="multilevel"/>
    <w:tmpl w:val="6FA9034F"/>
    <w:lvl w:ilvl="0">
      <w:start w:val="1"/>
      <w:numFmt w:val="lowerLetter"/>
      <w:lvlText w:val="(%1)"/>
      <w:lvlJc w:val="left"/>
      <w:pPr>
        <w:ind w:left="1080" w:hanging="360"/>
      </w:pPr>
      <w:rPr>
        <w:b w:val="0"/>
        <w:bCs w:val="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2" w15:restartNumberingAfterBreak="0">
    <w:nsid w:val="70605610"/>
    <w:multiLevelType w:val="multilevel"/>
    <w:tmpl w:val="70605610"/>
    <w:lvl w:ilvl="0">
      <w:start w:val="3"/>
      <w:numFmt w:val="lowerLetter"/>
      <w:lvlText w:val="(%1)"/>
      <w:lvlJc w:val="left"/>
      <w:pPr>
        <w:ind w:left="1080" w:hanging="360"/>
      </w:pPr>
      <w:rPr>
        <w:rFonts w:hint="default"/>
        <w:b w:val="0"/>
        <w:bCs w:val="0"/>
        <w:sz w:val="20"/>
        <w:szCs w:val="20"/>
        <w:vertAlign w:val="baseline"/>
      </w:rPr>
    </w:lvl>
    <w:lvl w:ilvl="1">
      <w:start w:val="1"/>
      <w:numFmt w:val="lowerLetter"/>
      <w:lvlText w:val="(%2)"/>
      <w:lvlJc w:val="left"/>
      <w:pPr>
        <w:ind w:left="1800" w:hanging="360"/>
      </w:pPr>
      <w:rPr>
        <w:rFonts w:ascii="Times New Roman" w:eastAsia="Times New Roman" w:hAnsi="Times New Roman" w:cs="Times New Roman" w:hint="default"/>
        <w:vertAlign w:val="baseline"/>
      </w:rPr>
    </w:lvl>
    <w:lvl w:ilvl="2">
      <w:start w:val="1"/>
      <w:numFmt w:val="lowerRoman"/>
      <w:lvlText w:val="%3."/>
      <w:lvlJc w:val="right"/>
      <w:pPr>
        <w:ind w:left="2520" w:hanging="180"/>
      </w:pPr>
      <w:rPr>
        <w:rFonts w:hint="default"/>
        <w:vertAlign w:val="baseline"/>
      </w:rPr>
    </w:lvl>
    <w:lvl w:ilvl="3">
      <w:start w:val="1"/>
      <w:numFmt w:val="decimal"/>
      <w:lvlText w:val="%4."/>
      <w:lvlJc w:val="left"/>
      <w:pPr>
        <w:ind w:left="3240" w:hanging="360"/>
      </w:pPr>
      <w:rPr>
        <w:rFonts w:hint="default"/>
        <w:vertAlign w:val="baseline"/>
      </w:rPr>
    </w:lvl>
    <w:lvl w:ilvl="4">
      <w:start w:val="1"/>
      <w:numFmt w:val="lowerLetter"/>
      <w:lvlText w:val="%5."/>
      <w:lvlJc w:val="left"/>
      <w:pPr>
        <w:ind w:left="3960" w:hanging="360"/>
      </w:pPr>
      <w:rPr>
        <w:rFonts w:hint="default"/>
        <w:vertAlign w:val="baseline"/>
      </w:rPr>
    </w:lvl>
    <w:lvl w:ilvl="5">
      <w:start w:val="1"/>
      <w:numFmt w:val="lowerRoman"/>
      <w:lvlText w:val="%6."/>
      <w:lvlJc w:val="right"/>
      <w:pPr>
        <w:ind w:left="4680" w:hanging="180"/>
      </w:pPr>
      <w:rPr>
        <w:rFonts w:hint="default"/>
        <w:vertAlign w:val="baseline"/>
      </w:rPr>
    </w:lvl>
    <w:lvl w:ilvl="6">
      <w:start w:val="1"/>
      <w:numFmt w:val="decimal"/>
      <w:lvlText w:val="%7."/>
      <w:lvlJc w:val="left"/>
      <w:pPr>
        <w:ind w:left="5400" w:hanging="360"/>
      </w:pPr>
      <w:rPr>
        <w:rFonts w:hint="default"/>
        <w:vertAlign w:val="baseline"/>
      </w:rPr>
    </w:lvl>
    <w:lvl w:ilvl="7">
      <w:start w:val="1"/>
      <w:numFmt w:val="lowerLetter"/>
      <w:lvlText w:val="%8."/>
      <w:lvlJc w:val="left"/>
      <w:pPr>
        <w:ind w:left="6120" w:hanging="360"/>
      </w:pPr>
      <w:rPr>
        <w:rFonts w:hint="default"/>
        <w:vertAlign w:val="baseline"/>
      </w:rPr>
    </w:lvl>
    <w:lvl w:ilvl="8">
      <w:start w:val="1"/>
      <w:numFmt w:val="lowerRoman"/>
      <w:lvlText w:val="%9."/>
      <w:lvlJc w:val="right"/>
      <w:pPr>
        <w:ind w:left="6840" w:hanging="180"/>
      </w:pPr>
      <w:rPr>
        <w:rFonts w:hint="default"/>
        <w:vertAlign w:val="baseline"/>
      </w:rPr>
    </w:lvl>
  </w:abstractNum>
  <w:abstractNum w:abstractNumId="33" w15:restartNumberingAfterBreak="0">
    <w:nsid w:val="716A45ED"/>
    <w:multiLevelType w:val="multilevel"/>
    <w:tmpl w:val="716A45ED"/>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79BD1EF0"/>
    <w:multiLevelType w:val="multilevel"/>
    <w:tmpl w:val="79BD1EF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9BE3A49"/>
    <w:multiLevelType w:val="multilevel"/>
    <w:tmpl w:val="79BE3A49"/>
    <w:lvl w:ilvl="0">
      <w:start w:val="2"/>
      <w:numFmt w:val="decimal"/>
      <w:lvlText w:val="%1"/>
      <w:lvlJc w:val="left"/>
      <w:pPr>
        <w:ind w:left="360" w:hanging="360"/>
      </w:pPr>
      <w:rPr>
        <w:vertAlign w:val="baseline"/>
      </w:rPr>
    </w:lvl>
    <w:lvl w:ilvl="1">
      <w:start w:val="1"/>
      <w:numFmt w:val="decimal"/>
      <w:lvlText w:val="%1.%2"/>
      <w:lvlJc w:val="left"/>
      <w:pPr>
        <w:ind w:left="360" w:hanging="360"/>
      </w:pPr>
      <w:rPr>
        <w:b w:val="0"/>
        <w:bCs w:val="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36" w15:restartNumberingAfterBreak="0">
    <w:nsid w:val="7A027237"/>
    <w:multiLevelType w:val="multilevel"/>
    <w:tmpl w:val="7A027237"/>
    <w:lvl w:ilvl="0">
      <w:numFmt w:val="bullet"/>
      <w:lvlText w:val="-"/>
      <w:lvlJc w:val="left"/>
      <w:pPr>
        <w:ind w:left="720" w:hanging="360"/>
      </w:pPr>
      <w:rPr>
        <w:rFonts w:ascii="Tahoma" w:eastAsia="Tahoma" w:hAnsi="Tahoma" w:cs="Tahoma"/>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7F5F423A"/>
    <w:multiLevelType w:val="multilevel"/>
    <w:tmpl w:val="7F5F423A"/>
    <w:lvl w:ilvl="0">
      <w:start w:val="1"/>
      <w:numFmt w:val="lowerLetter"/>
      <w:lvlText w:val="(%1)"/>
      <w:lvlJc w:val="left"/>
      <w:pPr>
        <w:ind w:left="1080" w:hanging="360"/>
      </w:pPr>
      <w:rPr>
        <w:b w:val="0"/>
        <w:bCs w:val="0"/>
        <w:sz w:val="20"/>
        <w:szCs w:val="20"/>
        <w:vertAlign w:val="baseline"/>
      </w:rPr>
    </w:lvl>
    <w:lvl w:ilvl="1">
      <w:start w:val="1"/>
      <w:numFmt w:val="lowerLetter"/>
      <w:lvlText w:val="(%2)"/>
      <w:lvlJc w:val="left"/>
      <w:pPr>
        <w:ind w:left="1800" w:hanging="360"/>
      </w:pPr>
      <w:rPr>
        <w:rFonts w:ascii="Times New Roman" w:eastAsia="Times New Roman" w:hAnsi="Times New Roman" w:cs="Times New Roman"/>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16cid:durableId="371732614">
    <w:abstractNumId w:val="36"/>
  </w:num>
  <w:num w:numId="2" w16cid:durableId="1691712698">
    <w:abstractNumId w:val="10"/>
  </w:num>
  <w:num w:numId="3" w16cid:durableId="743721590">
    <w:abstractNumId w:val="35"/>
  </w:num>
  <w:num w:numId="4" w16cid:durableId="1597516397">
    <w:abstractNumId w:val="31"/>
  </w:num>
  <w:num w:numId="5" w16cid:durableId="1647203457">
    <w:abstractNumId w:val="11"/>
  </w:num>
  <w:num w:numId="6" w16cid:durableId="924611021">
    <w:abstractNumId w:val="5"/>
  </w:num>
  <w:num w:numId="7" w16cid:durableId="2054763795">
    <w:abstractNumId w:val="21"/>
  </w:num>
  <w:num w:numId="8" w16cid:durableId="1507355906">
    <w:abstractNumId w:val="22"/>
  </w:num>
  <w:num w:numId="9" w16cid:durableId="1775324681">
    <w:abstractNumId w:val="33"/>
  </w:num>
  <w:num w:numId="10" w16cid:durableId="1252347371">
    <w:abstractNumId w:val="25"/>
  </w:num>
  <w:num w:numId="11" w16cid:durableId="1955332773">
    <w:abstractNumId w:val="2"/>
  </w:num>
  <w:num w:numId="12" w16cid:durableId="1102535909">
    <w:abstractNumId w:val="15"/>
  </w:num>
  <w:num w:numId="13" w16cid:durableId="536087264">
    <w:abstractNumId w:val="17"/>
  </w:num>
  <w:num w:numId="14" w16cid:durableId="730231238">
    <w:abstractNumId w:val="37"/>
  </w:num>
  <w:num w:numId="15" w16cid:durableId="463281256">
    <w:abstractNumId w:val="29"/>
  </w:num>
  <w:num w:numId="16" w16cid:durableId="1116295601">
    <w:abstractNumId w:val="9"/>
  </w:num>
  <w:num w:numId="17" w16cid:durableId="338696496">
    <w:abstractNumId w:val="4"/>
  </w:num>
  <w:num w:numId="18" w16cid:durableId="401875262">
    <w:abstractNumId w:val="3"/>
  </w:num>
  <w:num w:numId="19" w16cid:durableId="62139857">
    <w:abstractNumId w:val="30"/>
  </w:num>
  <w:num w:numId="20" w16cid:durableId="1814633856">
    <w:abstractNumId w:val="18"/>
  </w:num>
  <w:num w:numId="21" w16cid:durableId="497963772">
    <w:abstractNumId w:val="27"/>
  </w:num>
  <w:num w:numId="22" w16cid:durableId="473106221">
    <w:abstractNumId w:val="20"/>
  </w:num>
  <w:num w:numId="23" w16cid:durableId="459494203">
    <w:abstractNumId w:val="34"/>
  </w:num>
  <w:num w:numId="24" w16cid:durableId="220869344">
    <w:abstractNumId w:val="32"/>
  </w:num>
  <w:num w:numId="25" w16cid:durableId="837690156">
    <w:abstractNumId w:val="1"/>
  </w:num>
  <w:num w:numId="26" w16cid:durableId="1378120317">
    <w:abstractNumId w:val="28"/>
  </w:num>
  <w:num w:numId="27" w16cid:durableId="2003198159">
    <w:abstractNumId w:val="16"/>
  </w:num>
  <w:num w:numId="28" w16cid:durableId="564607044">
    <w:abstractNumId w:val="14"/>
  </w:num>
  <w:num w:numId="29" w16cid:durableId="704523252">
    <w:abstractNumId w:val="26"/>
  </w:num>
  <w:num w:numId="30" w16cid:durableId="1798064577">
    <w:abstractNumId w:val="24"/>
  </w:num>
  <w:num w:numId="31" w16cid:durableId="1008411872">
    <w:abstractNumId w:val="7"/>
  </w:num>
  <w:num w:numId="32" w16cid:durableId="238515081">
    <w:abstractNumId w:val="0"/>
  </w:num>
  <w:num w:numId="33" w16cid:durableId="1253121381">
    <w:abstractNumId w:val="23"/>
  </w:num>
  <w:num w:numId="34" w16cid:durableId="1759521238">
    <w:abstractNumId w:val="8"/>
  </w:num>
  <w:num w:numId="35" w16cid:durableId="1451896781">
    <w:abstractNumId w:val="12"/>
  </w:num>
  <w:num w:numId="36" w16cid:durableId="1495367116">
    <w:abstractNumId w:val="13"/>
  </w:num>
  <w:num w:numId="37" w16cid:durableId="709842930">
    <w:abstractNumId w:val="19"/>
  </w:num>
  <w:num w:numId="38" w16cid:durableId="75205246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strator">
    <w15:presenceInfo w15:providerId="None" w15:userId="Administrator"/>
  </w15:person>
  <w15:person w15:author="vuthomk58@gmail.com">
    <w15:presenceInfo w15:providerId="Windows Live" w15:userId="2fef7fecf06b83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67F"/>
    <w:rsid w:val="0000427A"/>
    <w:rsid w:val="00023485"/>
    <w:rsid w:val="00027371"/>
    <w:rsid w:val="0003579C"/>
    <w:rsid w:val="00061F10"/>
    <w:rsid w:val="00090AF4"/>
    <w:rsid w:val="000E4861"/>
    <w:rsid w:val="000F154B"/>
    <w:rsid w:val="000F391E"/>
    <w:rsid w:val="00104065"/>
    <w:rsid w:val="00184D18"/>
    <w:rsid w:val="001C6CAB"/>
    <w:rsid w:val="001D6530"/>
    <w:rsid w:val="00263061"/>
    <w:rsid w:val="00364070"/>
    <w:rsid w:val="003E7B65"/>
    <w:rsid w:val="003F1C69"/>
    <w:rsid w:val="00464560"/>
    <w:rsid w:val="004C3B36"/>
    <w:rsid w:val="004D6162"/>
    <w:rsid w:val="006061D6"/>
    <w:rsid w:val="00631293"/>
    <w:rsid w:val="00641416"/>
    <w:rsid w:val="0064476D"/>
    <w:rsid w:val="00661A0D"/>
    <w:rsid w:val="006865F5"/>
    <w:rsid w:val="00703C4E"/>
    <w:rsid w:val="007164B4"/>
    <w:rsid w:val="007571CF"/>
    <w:rsid w:val="007632CB"/>
    <w:rsid w:val="007858A3"/>
    <w:rsid w:val="007B1032"/>
    <w:rsid w:val="007D1421"/>
    <w:rsid w:val="007E1EE3"/>
    <w:rsid w:val="007F4923"/>
    <w:rsid w:val="00826DE3"/>
    <w:rsid w:val="00842ABB"/>
    <w:rsid w:val="00846697"/>
    <w:rsid w:val="0087188D"/>
    <w:rsid w:val="00892A58"/>
    <w:rsid w:val="00894CF0"/>
    <w:rsid w:val="008A58E8"/>
    <w:rsid w:val="008B3ACE"/>
    <w:rsid w:val="009900E5"/>
    <w:rsid w:val="009B28C5"/>
    <w:rsid w:val="00A50D51"/>
    <w:rsid w:val="00A941ED"/>
    <w:rsid w:val="00A94516"/>
    <w:rsid w:val="00B10955"/>
    <w:rsid w:val="00B126E2"/>
    <w:rsid w:val="00B7026A"/>
    <w:rsid w:val="00BB4D18"/>
    <w:rsid w:val="00C21354"/>
    <w:rsid w:val="00C56296"/>
    <w:rsid w:val="00C72117"/>
    <w:rsid w:val="00C83C49"/>
    <w:rsid w:val="00C911D4"/>
    <w:rsid w:val="00C94831"/>
    <w:rsid w:val="00CA067F"/>
    <w:rsid w:val="00D01176"/>
    <w:rsid w:val="00D0533B"/>
    <w:rsid w:val="00D6645B"/>
    <w:rsid w:val="00DA47FE"/>
    <w:rsid w:val="00DC076E"/>
    <w:rsid w:val="00DC21A5"/>
    <w:rsid w:val="00DE5004"/>
    <w:rsid w:val="00E56ECE"/>
    <w:rsid w:val="00E92D75"/>
    <w:rsid w:val="00F30E0D"/>
    <w:rsid w:val="00F87ACD"/>
    <w:rsid w:val="024F56D9"/>
    <w:rsid w:val="03DD60DE"/>
    <w:rsid w:val="1014474D"/>
    <w:rsid w:val="4C794DB7"/>
    <w:rsid w:val="612E52FA"/>
    <w:rsid w:val="732A3E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D1C7"/>
  <w15:docId w15:val="{047CD26B-3962-4B5F-84BA-6BBD5D2A3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240" w:after="60"/>
      <w:ind w:left="10"/>
      <w:jc w:val="both"/>
      <w:outlineLvl w:val="1"/>
    </w:pPr>
    <w:rPr>
      <w:rFonts w:ascii="Verdana" w:eastAsia="Verdana" w:hAnsi="Verdana" w:cs="Verdana"/>
      <w:b/>
      <w:bCs/>
      <w:color w:val="000000"/>
      <w:sz w:val="18"/>
      <w:szCs w:val="1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8" w:type="dxa"/>
        <w:bottom w:w="0" w:type="dxa"/>
        <w:right w:w="108" w:type="dxa"/>
      </w:tblCellMar>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tblCellMar>
        <w:top w:w="0" w:type="dxa"/>
        <w:left w:w="108" w:type="dxa"/>
        <w:bottom w:w="0" w:type="dxa"/>
        <w:right w:w="108" w:type="dxa"/>
      </w:tblCellMar>
    </w:tblPr>
  </w:style>
  <w:style w:type="table" w:customStyle="1" w:styleId="Style23">
    <w:name w:val="_Style 23"/>
    <w:basedOn w:val="TableNormal0"/>
    <w:qFormat/>
    <w:tblPr>
      <w:tblCellMar>
        <w:top w:w="15" w:type="dxa"/>
        <w:left w:w="15" w:type="dxa"/>
        <w:bottom w:w="15" w:type="dxa"/>
        <w:right w:w="15" w:type="dxa"/>
      </w:tblCellMar>
    </w:tblPr>
  </w:style>
  <w:style w:type="table" w:customStyle="1" w:styleId="Style24">
    <w:name w:val="_Style 24"/>
    <w:basedOn w:val="TableNormal0"/>
    <w:qFormat/>
    <w:tblPr>
      <w:tblCellMar>
        <w:top w:w="15" w:type="dxa"/>
        <w:left w:w="15" w:type="dxa"/>
        <w:bottom w:w="15" w:type="dxa"/>
        <w:right w:w="15" w:type="dxa"/>
      </w:tblCellMar>
    </w:tblPr>
  </w:style>
  <w:style w:type="table" w:customStyle="1" w:styleId="Style25">
    <w:name w:val="_Style 25"/>
    <w:basedOn w:val="TableNormal0"/>
    <w:qFormat/>
    <w:tblPr>
      <w:tblCellMar>
        <w:top w:w="0" w:type="dxa"/>
        <w:left w:w="108" w:type="dxa"/>
        <w:bottom w:w="0" w:type="dxa"/>
        <w:right w:w="108" w:type="dxa"/>
      </w:tblCellMar>
    </w:tblPr>
  </w:style>
  <w:style w:type="table" w:customStyle="1" w:styleId="Style26">
    <w:name w:val="_Style 26"/>
    <w:basedOn w:val="TableNormal0"/>
    <w:qFormat/>
    <w:tblPr>
      <w:tblCellMar>
        <w:top w:w="0" w:type="dxa"/>
        <w:left w:w="108" w:type="dxa"/>
        <w:bottom w:w="0" w:type="dxa"/>
        <w:right w:w="108" w:type="dxa"/>
      </w:tblCellMar>
    </w:tblPr>
  </w:style>
  <w:style w:type="table" w:customStyle="1" w:styleId="Style27">
    <w:name w:val="_Style 27"/>
    <w:basedOn w:val="TableNormal0"/>
    <w:qFormat/>
    <w:tblPr>
      <w:tblCellMar>
        <w:top w:w="0" w:type="dxa"/>
        <w:left w:w="108" w:type="dxa"/>
        <w:bottom w:w="0" w:type="dxa"/>
        <w:right w:w="108" w:type="dxa"/>
      </w:tblCellMar>
    </w:tbl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semiHidden/>
    <w:qFormat/>
    <w:rPr>
      <w:sz w:val="24"/>
      <w:szCs w:val="24"/>
      <w:lang w:val="e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Revision">
    <w:name w:val="Revision"/>
    <w:hidden/>
    <w:uiPriority w:val="99"/>
    <w:unhideWhenUsed/>
    <w:rsid w:val="00F87ACD"/>
    <w:rPr>
      <w:sz w:val="24"/>
      <w:szCs w:val="24"/>
      <w:lang w:val="en"/>
    </w:rPr>
  </w:style>
  <w:style w:type="character" w:styleId="UnresolvedMention">
    <w:name w:val="Unresolved Mention"/>
    <w:basedOn w:val="DefaultParagraphFont"/>
    <w:uiPriority w:val="99"/>
    <w:semiHidden/>
    <w:unhideWhenUsed/>
    <w:rsid w:val="00F87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hachhang.ghn.vn/" TargetMode="External"/><Relationship Id="rId13" Type="http://schemas.openxmlformats.org/officeDocument/2006/relationships/hyperlink" Target="https://ghn.vn/pages/quy-dinh-ve-khieu-nai-cua-ghn"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hn.vn/pages/quy-trinh-gui-hang"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ghn.vn/pages/chinh-sach-boi-thuong-cua-gh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hn.vn/"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https://ghn.vn/pages/hang-hoa-ghn-khong-nhan-van-chuyen" TargetMode="External"/><Relationship Id="rId19" Type="http://schemas.openxmlformats.org/officeDocument/2006/relationships/hyperlink" Target="https://ghn.vn/" TargetMode="External"/><Relationship Id="rId4" Type="http://schemas.openxmlformats.org/officeDocument/2006/relationships/settings" Target="settings.xml"/><Relationship Id="rId9" Type="http://schemas.openxmlformats.org/officeDocument/2006/relationships/hyperlink" Target="https://ghn.vn/pages/chinh-sach-bao-mat" TargetMode="External"/><Relationship Id="rId14" Type="http://schemas.openxmlformats.org/officeDocument/2006/relationships/header" Target="header1.xml"/><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D3FEA-6B05-477F-ACCF-C3C4E104B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6209</Words>
  <Characters>35394</Characters>
  <Application>Microsoft Office Word</Application>
  <DocSecurity>0</DocSecurity>
  <Lines>294</Lines>
  <Paragraphs>83</Paragraphs>
  <ScaleCrop>false</ScaleCrop>
  <Company/>
  <LinksUpToDate>false</LinksUpToDate>
  <CharactersWithSpaces>41520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vuthomk58@gmail.com</cp:lastModifiedBy>
  <cp:revision>2</cp:revision>
  <dcterms:created xsi:type="dcterms:W3CDTF">2026-06-01T07:17:00Z</dcterms:created>
  <dcterms:modified xsi:type="dcterms:W3CDTF">2026-06-01T07:17:00Z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0B978497DD0F4662B41CA8A8ABAD100C_13</vt:lpwstr>
  </property>
  <property fmtid="{D5CDD505-2E9C-101B-9397-08002B2CF9AE}" pid="4" name="_DocHome">
    <vt:lpwstr>1658944176</vt:lpwstr>
  </property>
  <property fmtid="{D5CDD505-2E9C-101B-9397-08002B2CF9AE}" pid="5" name="KSOTemplateDocerSaveRecord">
    <vt:lpwstr>eyJoZGlkIjoiYTg2YWRmZGU0MDUxMGY0NWQyMTNhNjJiOTc3NzFiMjIiLCJ1c2VySWQiOiIxMzkxOTM1NDMzMjIxIn0=</vt:lpwstr>
  </property>
</Properties>
</file>